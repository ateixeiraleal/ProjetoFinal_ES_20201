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5496D63" w14:textId="77777777" w:rsidR="00C12931" w:rsidRPr="00FF6AC4" w:rsidRDefault="00980B52">
      <w:pPr>
        <w:pBdr>
          <w:top w:val="nil"/>
          <w:left w:val="nil"/>
          <w:bottom w:val="nil"/>
          <w:right w:val="nil"/>
          <w:between w:val="nil"/>
        </w:pBdr>
        <w:rPr>
          <w:rFonts w:eastAsia="Arial" w:cs="Arial"/>
          <w:b/>
          <w:color w:val="000000"/>
        </w:rPr>
      </w:pPr>
      <w:r w:rsidRPr="00FF6AC4">
        <w:rPr>
          <w:rFonts w:eastAsia="Arial" w:cs="Arial"/>
          <w:b/>
          <w:noProof/>
        </w:rPr>
        <mc:AlternateContent>
          <mc:Choice Requires="wps">
            <w:drawing>
              <wp:anchor distT="0" distB="0" distL="114300" distR="114300" simplePos="0" relativeHeight="251658240" behindDoc="0" locked="0" layoutInCell="1" hidden="0" allowOverlap="1" wp14:anchorId="1D031193" wp14:editId="19C5E389">
                <wp:simplePos x="0" y="0"/>
                <wp:positionH relativeFrom="margin">
                  <wp:align>center</wp:align>
                </wp:positionH>
                <wp:positionV relativeFrom="margin">
                  <wp:align>top</wp:align>
                </wp:positionV>
                <wp:extent cx="5752465" cy="9255125"/>
                <wp:effectExtent l="0" t="0" r="0" b="0"/>
                <wp:wrapNone/>
                <wp:docPr id="1" name="Retângulo 1"/>
                <wp:cNvGraphicFramePr/>
                <a:graphic xmlns:a="http://schemas.openxmlformats.org/drawingml/2006/main">
                  <a:graphicData uri="http://schemas.microsoft.com/office/word/2010/wordprocessingShape">
                    <wps:wsp>
                      <wps:cNvSpPr/>
                      <wps:spPr>
                        <a:xfrm>
                          <a:off x="2479293" y="0"/>
                          <a:ext cx="5733415" cy="7560000"/>
                        </a:xfrm>
                        <a:prstGeom prst="rect">
                          <a:avLst/>
                        </a:prstGeom>
                        <a:noFill/>
                        <a:ln>
                          <a:noFill/>
                        </a:ln>
                      </wps:spPr>
                      <wps:txbx>
                        <w:txbxContent>
                          <w:p w14:paraId="44F6A854" w14:textId="77777777" w:rsidR="008017D4" w:rsidRPr="00FF6AC4" w:rsidRDefault="008017D4">
                            <w:pPr>
                              <w:spacing w:before="5760" w:after="6280"/>
                              <w:jc w:val="center"/>
                              <w:textDirection w:val="btLr"/>
                              <w:rPr>
                                <w:rFonts w:cs="Arial"/>
                              </w:rPr>
                            </w:pPr>
                            <w:r w:rsidRPr="00FF6AC4">
                              <w:rPr>
                                <w:rFonts w:eastAsia="Arial" w:cs="Arial"/>
                                <w:b/>
                                <w:color w:val="0000FF"/>
                                <w:sz w:val="56"/>
                              </w:rPr>
                              <w:t>Documento de Requisitos</w:t>
                            </w:r>
                            <w:r w:rsidRPr="00FF6AC4">
                              <w:rPr>
                                <w:rFonts w:eastAsia="Arial" w:cs="Arial"/>
                                <w:b/>
                                <w:color w:val="0000FF"/>
                                <w:sz w:val="56"/>
                              </w:rPr>
                              <w:br/>
                              <w:t>&lt;Pet for Friends&gt;</w:t>
                            </w:r>
                          </w:p>
                          <w:p w14:paraId="45A467DF" w14:textId="3E5F5C2F" w:rsidR="008017D4" w:rsidRPr="00FF6AC4" w:rsidRDefault="008017D4">
                            <w:pPr>
                              <w:jc w:val="center"/>
                              <w:textDirection w:val="btLr"/>
                              <w:rPr>
                                <w:rFonts w:cs="Arial"/>
                              </w:rPr>
                            </w:pPr>
                            <w:r w:rsidRPr="00FF6AC4">
                              <w:rPr>
                                <w:rFonts w:eastAsia="Arial" w:cs="Arial"/>
                                <w:color w:val="000000"/>
                                <w:sz w:val="24"/>
                              </w:rPr>
                              <w:t xml:space="preserve">Versão 1.0 – </w:t>
                            </w:r>
                            <w:r w:rsidR="000C1CA3" w:rsidRPr="00FF6AC4">
                              <w:rPr>
                                <w:rFonts w:eastAsia="Arial" w:cs="Arial"/>
                                <w:color w:val="000000"/>
                                <w:sz w:val="24"/>
                              </w:rPr>
                              <w:t>julho</w:t>
                            </w:r>
                            <w:r w:rsidRPr="00FF6AC4">
                              <w:rPr>
                                <w:rFonts w:eastAsia="Arial" w:cs="Arial"/>
                                <w:color w:val="000000"/>
                                <w:sz w:val="24"/>
                              </w:rPr>
                              <w:t xml:space="preserve"> de 2020</w:t>
                            </w:r>
                          </w:p>
                          <w:p w14:paraId="4F31A92E" w14:textId="77777777" w:rsidR="008017D4" w:rsidRPr="00FF6AC4" w:rsidRDefault="008017D4">
                            <w:pPr>
                              <w:textDirection w:val="btLr"/>
                              <w:rPr>
                                <w:rFonts w:cs="Arial"/>
                              </w:rPr>
                            </w:pPr>
                          </w:p>
                        </w:txbxContent>
                      </wps:txbx>
                      <wps:bodyPr spcFirstLastPara="1" wrap="square" lIns="91425" tIns="45700" rIns="91425" bIns="45700" anchor="t" anchorCtr="0">
                        <a:noAutofit/>
                      </wps:bodyPr>
                    </wps:wsp>
                  </a:graphicData>
                </a:graphic>
              </wp:anchor>
            </w:drawing>
          </mc:Choice>
          <mc:Fallback>
            <w:pict>
              <v:rect w14:anchorId="1D031193" id="Retângulo 1" o:spid="_x0000_s1026" style="position:absolute;margin-left:0;margin-top:0;width:452.95pt;height:728.75pt;z-index:251658240;visibility:visible;mso-wrap-style:square;mso-wrap-distance-left:9pt;mso-wrap-distance-top:0;mso-wrap-distance-right:9pt;mso-wrap-distance-bottom:0;mso-position-horizontal:center;mso-position-horizontal-relative:margin;mso-position-vertical:top;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" filled="f" stroked="f">
                <v:textbox inset="2.53958mm,1.2694mm,2.53958mm,1.2694mm">
                  <w:txbxContent>
                    <w:p w14:paraId="44F6A854" w14:textId="77777777" w:rsidR="008017D4" w:rsidRPr="00FF6AC4" w:rsidRDefault="008017D4">
                      <w:pPr>
                        <w:spacing w:before="5760" w:after="6280"/>
                        <w:jc w:val="center"/>
                        <w:textDirection w:val="btLr"/>
                        <w:rPr>
                          <w:rFonts w:cs="Arial"/>
                        </w:rPr>
                      </w:pPr>
                      <w:r w:rsidRPr="00FF6AC4">
                        <w:rPr>
                          <w:rFonts w:eastAsia="Arial" w:cs="Arial"/>
                          <w:b/>
                          <w:color w:val="0000FF"/>
                          <w:sz w:val="56"/>
                        </w:rPr>
                        <w:t>Documento de Requisitos</w:t>
                      </w:r>
                      <w:r w:rsidRPr="00FF6AC4">
                        <w:rPr>
                          <w:rFonts w:eastAsia="Arial" w:cs="Arial"/>
                          <w:b/>
                          <w:color w:val="0000FF"/>
                          <w:sz w:val="56"/>
                        </w:rPr>
                        <w:br/>
                        <w:t>&lt;Pet for Friends&gt;</w:t>
                      </w:r>
                    </w:p>
                    <w:p w14:paraId="45A467DF" w14:textId="3E5F5C2F" w:rsidR="008017D4" w:rsidRPr="00FF6AC4" w:rsidRDefault="008017D4">
                      <w:pPr>
                        <w:jc w:val="center"/>
                        <w:textDirection w:val="btLr"/>
                        <w:rPr>
                          <w:rFonts w:cs="Arial"/>
                        </w:rPr>
                      </w:pPr>
                      <w:r w:rsidRPr="00FF6AC4">
                        <w:rPr>
                          <w:rFonts w:eastAsia="Arial" w:cs="Arial"/>
                          <w:color w:val="000000"/>
                          <w:sz w:val="24"/>
                        </w:rPr>
                        <w:t xml:space="preserve">Versão 1.0 – </w:t>
                      </w:r>
                      <w:r w:rsidR="000C1CA3" w:rsidRPr="00FF6AC4">
                        <w:rPr>
                          <w:rFonts w:eastAsia="Arial" w:cs="Arial"/>
                          <w:color w:val="000000"/>
                          <w:sz w:val="24"/>
                        </w:rPr>
                        <w:t>julho</w:t>
                      </w:r>
                      <w:r w:rsidRPr="00FF6AC4">
                        <w:rPr>
                          <w:rFonts w:eastAsia="Arial" w:cs="Arial"/>
                          <w:color w:val="000000"/>
                          <w:sz w:val="24"/>
                        </w:rPr>
                        <w:t xml:space="preserve"> de 2020</w:t>
                      </w:r>
                    </w:p>
                    <w:p w14:paraId="4F31A92E" w14:textId="77777777" w:rsidR="008017D4" w:rsidRPr="00FF6AC4" w:rsidRDefault="008017D4">
                      <w:pPr>
                        <w:textDirection w:val="btLr"/>
                        <w:rPr>
                          <w:rFonts w:cs="Arial"/>
                        </w:rPr>
                      </w:pPr>
                    </w:p>
                  </w:txbxContent>
                </v:textbox>
                <w10:wrap anchorx="margin" anchory="margin"/>
              </v:rect>
            </w:pict>
          </mc:Fallback>
        </mc:AlternateContent>
      </w:r>
    </w:p>
    <w:p w14:paraId="6CF610AE" w14:textId="77777777" w:rsidR="00C12931" w:rsidRPr="00FF6AC4" w:rsidRDefault="00C12931">
      <w:pPr>
        <w:pBdr>
          <w:top w:val="nil"/>
          <w:left w:val="nil"/>
          <w:bottom w:val="nil"/>
          <w:right w:val="nil"/>
          <w:between w:val="nil"/>
        </w:pBdr>
        <w:rPr>
          <w:rFonts w:eastAsia="Arial" w:cs="Arial"/>
          <w:color w:val="000000"/>
          <w:sz w:val="16"/>
          <w:szCs w:val="16"/>
        </w:rPr>
      </w:pPr>
    </w:p>
    <w:p w14:paraId="36EAD960" w14:textId="77777777" w:rsidR="00C12931" w:rsidRPr="00FF6AC4" w:rsidRDefault="00C12931">
      <w:pPr>
        <w:jc w:val="center"/>
        <w:rPr>
          <w:rFonts w:eastAsia="Arial" w:cs="Arial"/>
        </w:rPr>
        <w:sectPr w:rsidR="00C12931" w:rsidRPr="00FF6AC4">
          <w:headerReference w:type="even" r:id="rId8"/>
          <w:pgSz w:w="11909" w:h="16834"/>
          <w:pgMar w:top="864" w:right="1440" w:bottom="864" w:left="1440" w:header="720" w:footer="864" w:gutter="0"/>
          <w:pgNumType w:start="1"/>
          <w:cols w:space="720" w:equalWidth="0">
            <w:col w:w="8838"/>
          </w:cols>
        </w:sectPr>
      </w:pPr>
      <w:bookmarkStart w:id="0" w:name="_gjdgxs" w:colFirst="0" w:colLast="0"/>
      <w:bookmarkEnd w:id="0"/>
    </w:p>
    <w:p w14:paraId="6AA1FC95" w14:textId="77777777" w:rsidR="00C12931" w:rsidRPr="00FF6AC4" w:rsidRDefault="00980B52">
      <w:pPr>
        <w:pStyle w:val="Ttulo2"/>
      </w:pPr>
      <w:bookmarkStart w:id="1" w:name="_Toc47637817"/>
      <w:r w:rsidRPr="00FF6AC4">
        <w:lastRenderedPageBreak/>
        <w:t>Ficha Técnica</w:t>
      </w:r>
      <w:bookmarkEnd w:id="1"/>
    </w:p>
    <w:p w14:paraId="6363CF9F" w14:textId="77777777" w:rsidR="00C12931" w:rsidRPr="00FF6AC4" w:rsidRDefault="00980B52">
      <w:pPr>
        <w:pBdr>
          <w:top w:val="single" w:sz="6" w:space="4" w:color="000000"/>
          <w:left w:val="nil"/>
          <w:bottom w:val="nil"/>
          <w:right w:val="nil"/>
          <w:between w:val="nil"/>
        </w:pBdr>
        <w:spacing w:before="120"/>
        <w:rPr>
          <w:rFonts w:eastAsia="Arial" w:cs="Arial"/>
          <w:b/>
          <w:color w:val="000000"/>
          <w:szCs w:val="22"/>
        </w:rPr>
      </w:pPr>
      <w:r w:rsidRPr="00FF6AC4">
        <w:rPr>
          <w:rFonts w:eastAsia="Arial" w:cs="Arial"/>
          <w:b/>
          <w:color w:val="000000"/>
          <w:szCs w:val="22"/>
        </w:rPr>
        <w:t>Equipe Responsável pela Elaboração</w:t>
      </w:r>
    </w:p>
    <w:p w14:paraId="0720EB65" w14:textId="77777777" w:rsidR="00C12931" w:rsidRPr="00FF6AC4" w:rsidRDefault="00980B52">
      <w:pPr>
        <w:pBdr>
          <w:top w:val="nil"/>
          <w:left w:val="nil"/>
          <w:bottom w:val="nil"/>
          <w:right w:val="nil"/>
          <w:between w:val="nil"/>
        </w:pBdr>
        <w:ind w:left="576"/>
        <w:rPr>
          <w:rFonts w:cs="Arial"/>
          <w:szCs w:val="22"/>
        </w:rPr>
      </w:pPr>
      <w:r w:rsidRPr="00FF6AC4">
        <w:rPr>
          <w:rFonts w:cs="Arial"/>
          <w:szCs w:val="22"/>
        </w:rPr>
        <w:t>Anderson Teixeira Leal</w:t>
      </w:r>
      <w:r w:rsidRPr="00FF6AC4">
        <w:rPr>
          <w:rFonts w:cs="Arial"/>
          <w:szCs w:val="22"/>
        </w:rPr>
        <w:tab/>
      </w:r>
      <w:r w:rsidRPr="00FF6AC4">
        <w:rPr>
          <w:rFonts w:cs="Arial"/>
          <w:szCs w:val="22"/>
        </w:rPr>
        <w:tab/>
        <w:t>&lt;Desenvolvedor&gt;</w:t>
      </w:r>
    </w:p>
    <w:p w14:paraId="14F332FF" w14:textId="483C392A" w:rsidR="00C12931" w:rsidRPr="00FF6AC4" w:rsidRDefault="00980B52">
      <w:pPr>
        <w:pBdr>
          <w:top w:val="nil"/>
          <w:left w:val="nil"/>
          <w:bottom w:val="nil"/>
          <w:right w:val="nil"/>
          <w:between w:val="nil"/>
        </w:pBdr>
        <w:ind w:left="576"/>
        <w:rPr>
          <w:rFonts w:cs="Arial"/>
          <w:szCs w:val="22"/>
        </w:rPr>
      </w:pPr>
      <w:r w:rsidRPr="00FF6AC4">
        <w:rPr>
          <w:rFonts w:cs="Arial"/>
          <w:szCs w:val="22"/>
        </w:rPr>
        <w:t>Luccas Aparecido Pedroso</w:t>
      </w:r>
      <w:r w:rsidRPr="00FF6AC4">
        <w:rPr>
          <w:rFonts w:cs="Arial"/>
          <w:szCs w:val="22"/>
        </w:rPr>
        <w:tab/>
        <w:t>&lt;Desenvolvedor&gt;</w:t>
      </w:r>
    </w:p>
    <w:p w14:paraId="50F8280B" w14:textId="77777777" w:rsidR="00C12931" w:rsidRPr="00FF6AC4" w:rsidRDefault="00980B52">
      <w:pPr>
        <w:pBdr>
          <w:top w:val="single" w:sz="6" w:space="4" w:color="000000"/>
          <w:left w:val="nil"/>
          <w:bottom w:val="nil"/>
          <w:right w:val="nil"/>
          <w:between w:val="nil"/>
        </w:pBdr>
        <w:spacing w:before="120"/>
        <w:rPr>
          <w:rFonts w:eastAsia="Arial" w:cs="Arial"/>
          <w:b/>
          <w:color w:val="000000"/>
          <w:szCs w:val="22"/>
        </w:rPr>
      </w:pPr>
      <w:r w:rsidRPr="00FF6AC4">
        <w:rPr>
          <w:rFonts w:eastAsia="Arial" w:cs="Arial"/>
          <w:b/>
          <w:color w:val="000000"/>
          <w:szCs w:val="22"/>
        </w:rPr>
        <w:t>Público Alvo</w:t>
      </w:r>
    </w:p>
    <w:p w14:paraId="5B250BCE" w14:textId="38FEFBF0" w:rsidR="00C12931" w:rsidRPr="00FF6AC4" w:rsidRDefault="00980B52">
      <w:pPr>
        <w:pBdr>
          <w:top w:val="nil"/>
          <w:left w:val="nil"/>
          <w:bottom w:val="nil"/>
          <w:right w:val="nil"/>
          <w:between w:val="nil"/>
        </w:pBdr>
        <w:ind w:left="576"/>
        <w:jc w:val="both"/>
        <w:rPr>
          <w:rFonts w:cs="Arial"/>
          <w:color w:val="000000"/>
          <w:szCs w:val="22"/>
        </w:rPr>
      </w:pPr>
      <w:r w:rsidRPr="00FF6AC4">
        <w:rPr>
          <w:rFonts w:cs="Arial"/>
          <w:szCs w:val="22"/>
        </w:rPr>
        <w:t>Este manual destina-se ao Prof. Dr. Antônio Maria Pereira Rezende, da Universidade Federal de Lavras e tem a finalidade educacional avaliativa, como parte das exigências da Disciplina de Engenharia de Software, do Curso de Bacharelado em Sistemas de Informação. Destina-se ainda aos desenvolvedores, os usuários finais e aos demais interessados em conhecer nosso sistema e suas funcionalidades. Por meio deste documento serão especificados os requisitos para o sistema Pet for Friend, assim como as tecnologia</w:t>
      </w:r>
      <w:r w:rsidR="00126148" w:rsidRPr="00FF6AC4">
        <w:rPr>
          <w:rFonts w:cs="Arial"/>
          <w:szCs w:val="22"/>
        </w:rPr>
        <w:t>s</w:t>
      </w:r>
      <w:r w:rsidRPr="00FF6AC4">
        <w:rPr>
          <w:rFonts w:cs="Arial"/>
          <w:szCs w:val="22"/>
        </w:rPr>
        <w:t xml:space="preserve"> envolvidas para elaboração do mesmo.</w:t>
      </w:r>
    </w:p>
    <w:p w14:paraId="3742C790" w14:textId="77777777" w:rsidR="00C12931" w:rsidRPr="00FF6AC4" w:rsidRDefault="00C12931">
      <w:pPr>
        <w:ind w:right="-427"/>
        <w:rPr>
          <w:rFonts w:cs="Arial"/>
        </w:rPr>
      </w:pPr>
    </w:p>
    <w:p w14:paraId="17EE9E1B" w14:textId="77777777" w:rsidR="00C12931" w:rsidRPr="00FF6AC4" w:rsidRDefault="00980B52">
      <w:pPr>
        <w:pStyle w:val="Ttulo2"/>
        <w:ind w:right="-427"/>
      </w:pPr>
      <w:r w:rsidRPr="00FF6AC4">
        <w:br w:type="page"/>
      </w:r>
      <w:bookmarkStart w:id="2" w:name="_Toc47637818"/>
      <w:r w:rsidRPr="00FF6AC4">
        <w:lastRenderedPageBreak/>
        <w:t>Sumário</w:t>
      </w:r>
      <w:bookmarkEnd w:id="2"/>
    </w:p>
    <w:sdt>
      <w:sdtPr>
        <w:rPr>
          <w:rFonts w:ascii="Arial" w:hAnsi="Arial" w:cs="Arial"/>
        </w:rPr>
        <w:id w:val="1704671476"/>
        <w:docPartObj>
          <w:docPartGallery w:val="Table of Contents"/>
          <w:docPartUnique/>
        </w:docPartObj>
      </w:sdtPr>
      <w:sdtEndPr>
        <w:rPr>
          <w:sz w:val="22"/>
          <w:szCs w:val="22"/>
        </w:rPr>
      </w:sdtEndPr>
      <w:sdtContent>
        <w:p w14:paraId="2CB7D187" w14:textId="16EA63C8" w:rsidR="008017D4" w:rsidRPr="00FF6AC4" w:rsidRDefault="00980B52">
          <w:pPr>
            <w:pStyle w:val="Sumrio2"/>
            <w:tabs>
              <w:tab w:val="right" w:pos="8828"/>
            </w:tabs>
            <w:rPr>
              <w:rFonts w:ascii="Arial" w:eastAsiaTheme="minorEastAsia" w:hAnsi="Arial" w:cs="Arial"/>
              <w:noProof/>
              <w:sz w:val="22"/>
              <w:szCs w:val="22"/>
            </w:rPr>
          </w:pPr>
          <w:r w:rsidRPr="00FF6AC4">
            <w:rPr>
              <w:rFonts w:ascii="Arial" w:hAnsi="Arial" w:cs="Arial"/>
              <w:sz w:val="22"/>
              <w:szCs w:val="22"/>
            </w:rPr>
            <w:fldChar w:fldCharType="begin"/>
          </w:r>
          <w:r w:rsidRPr="00FF6AC4">
            <w:rPr>
              <w:rFonts w:ascii="Arial" w:hAnsi="Arial" w:cs="Arial"/>
              <w:sz w:val="22"/>
              <w:szCs w:val="22"/>
            </w:rPr>
            <w:instrText xml:space="preserve"> TOC \h \u \z </w:instrText>
          </w:r>
          <w:r w:rsidRPr="00FF6AC4">
            <w:rPr>
              <w:rFonts w:ascii="Arial" w:hAnsi="Arial" w:cs="Arial"/>
              <w:sz w:val="22"/>
              <w:szCs w:val="22"/>
            </w:rPr>
            <w:fldChar w:fldCharType="separate"/>
          </w:r>
          <w:hyperlink w:anchor="_Toc47637817" w:history="1">
            <w:r w:rsidR="008017D4" w:rsidRPr="00FF6AC4">
              <w:rPr>
                <w:rStyle w:val="Hyperlink"/>
                <w:rFonts w:ascii="Arial" w:hAnsi="Arial" w:cs="Arial"/>
                <w:noProof/>
                <w:sz w:val="22"/>
                <w:szCs w:val="22"/>
              </w:rPr>
              <w:t>Ficha Técnica</w:t>
            </w:r>
            <w:r w:rsidR="008017D4" w:rsidRPr="00FF6AC4">
              <w:rPr>
                <w:rFonts w:ascii="Arial" w:hAnsi="Arial" w:cs="Arial"/>
                <w:noProof/>
                <w:webHidden/>
                <w:sz w:val="22"/>
                <w:szCs w:val="22"/>
              </w:rPr>
              <w:tab/>
            </w:r>
            <w:r w:rsidR="008017D4" w:rsidRPr="00FF6AC4">
              <w:rPr>
                <w:rFonts w:ascii="Arial" w:hAnsi="Arial" w:cs="Arial"/>
                <w:noProof/>
                <w:webHidden/>
                <w:sz w:val="22"/>
                <w:szCs w:val="22"/>
              </w:rPr>
              <w:fldChar w:fldCharType="begin"/>
            </w:r>
            <w:r w:rsidR="008017D4" w:rsidRPr="00FF6AC4">
              <w:rPr>
                <w:rFonts w:ascii="Arial" w:hAnsi="Arial" w:cs="Arial"/>
                <w:noProof/>
                <w:webHidden/>
                <w:sz w:val="22"/>
                <w:szCs w:val="22"/>
              </w:rPr>
              <w:instrText xml:space="preserve"> PAGEREF _Toc47637817 \h </w:instrText>
            </w:r>
            <w:r w:rsidR="008017D4" w:rsidRPr="00FF6AC4">
              <w:rPr>
                <w:rFonts w:ascii="Arial" w:hAnsi="Arial" w:cs="Arial"/>
                <w:noProof/>
                <w:webHidden/>
                <w:sz w:val="22"/>
                <w:szCs w:val="22"/>
              </w:rPr>
            </w:r>
            <w:r w:rsidR="008017D4" w:rsidRPr="00FF6AC4">
              <w:rPr>
                <w:rFonts w:ascii="Arial" w:hAnsi="Arial" w:cs="Arial"/>
                <w:noProof/>
                <w:webHidden/>
                <w:sz w:val="22"/>
                <w:szCs w:val="22"/>
              </w:rPr>
              <w:fldChar w:fldCharType="separate"/>
            </w:r>
            <w:r w:rsidR="008017D4" w:rsidRPr="00FF6AC4">
              <w:rPr>
                <w:rFonts w:ascii="Arial" w:hAnsi="Arial" w:cs="Arial"/>
                <w:noProof/>
                <w:webHidden/>
                <w:sz w:val="22"/>
                <w:szCs w:val="22"/>
              </w:rPr>
              <w:t>2</w:t>
            </w:r>
            <w:r w:rsidR="008017D4" w:rsidRPr="00FF6AC4">
              <w:rPr>
                <w:rFonts w:ascii="Arial" w:hAnsi="Arial" w:cs="Arial"/>
                <w:noProof/>
                <w:webHidden/>
                <w:sz w:val="22"/>
                <w:szCs w:val="22"/>
              </w:rPr>
              <w:fldChar w:fldCharType="end"/>
            </w:r>
          </w:hyperlink>
        </w:p>
        <w:p w14:paraId="22EDE064" w14:textId="7C33EB22" w:rsidR="008017D4" w:rsidRPr="00FF6AC4" w:rsidRDefault="008017D4">
          <w:pPr>
            <w:pStyle w:val="Sumrio2"/>
            <w:tabs>
              <w:tab w:val="right" w:pos="8828"/>
            </w:tabs>
            <w:rPr>
              <w:rFonts w:ascii="Arial" w:eastAsiaTheme="minorEastAsia" w:hAnsi="Arial" w:cs="Arial"/>
              <w:noProof/>
              <w:sz w:val="22"/>
              <w:szCs w:val="22"/>
            </w:rPr>
          </w:pPr>
          <w:hyperlink w:anchor="_Toc47637818" w:history="1">
            <w:r w:rsidRPr="00FF6AC4">
              <w:rPr>
                <w:rStyle w:val="Hyperlink"/>
                <w:rFonts w:ascii="Arial" w:hAnsi="Arial" w:cs="Arial"/>
                <w:noProof/>
                <w:sz w:val="22"/>
                <w:szCs w:val="22"/>
              </w:rPr>
              <w:t>Sumário</w:t>
            </w:r>
            <w:r w:rsidRPr="00FF6AC4">
              <w:rPr>
                <w:rFonts w:ascii="Arial" w:hAnsi="Arial" w:cs="Arial"/>
                <w:noProof/>
                <w:webHidden/>
                <w:sz w:val="22"/>
                <w:szCs w:val="22"/>
              </w:rPr>
              <w:tab/>
            </w:r>
            <w:r w:rsidRPr="00FF6AC4">
              <w:rPr>
                <w:rFonts w:ascii="Arial" w:hAnsi="Arial" w:cs="Arial"/>
                <w:noProof/>
                <w:webHidden/>
                <w:sz w:val="22"/>
                <w:szCs w:val="22"/>
              </w:rPr>
              <w:fldChar w:fldCharType="begin"/>
            </w:r>
            <w:r w:rsidRPr="00FF6AC4">
              <w:rPr>
                <w:rFonts w:ascii="Arial" w:hAnsi="Arial" w:cs="Arial"/>
                <w:noProof/>
                <w:webHidden/>
                <w:sz w:val="22"/>
                <w:szCs w:val="22"/>
              </w:rPr>
              <w:instrText xml:space="preserve"> PAGEREF _Toc47637818 \h </w:instrText>
            </w:r>
            <w:r w:rsidRPr="00FF6AC4">
              <w:rPr>
                <w:rFonts w:ascii="Arial" w:hAnsi="Arial" w:cs="Arial"/>
                <w:noProof/>
                <w:webHidden/>
                <w:sz w:val="22"/>
                <w:szCs w:val="22"/>
              </w:rPr>
            </w:r>
            <w:r w:rsidRPr="00FF6AC4">
              <w:rPr>
                <w:rFonts w:ascii="Arial" w:hAnsi="Arial" w:cs="Arial"/>
                <w:noProof/>
                <w:webHidden/>
                <w:sz w:val="22"/>
                <w:szCs w:val="22"/>
              </w:rPr>
              <w:fldChar w:fldCharType="separate"/>
            </w:r>
            <w:r w:rsidRPr="00FF6AC4">
              <w:rPr>
                <w:rFonts w:ascii="Arial" w:hAnsi="Arial" w:cs="Arial"/>
                <w:noProof/>
                <w:webHidden/>
                <w:sz w:val="22"/>
                <w:szCs w:val="22"/>
              </w:rPr>
              <w:t>3</w:t>
            </w:r>
            <w:r w:rsidRPr="00FF6AC4">
              <w:rPr>
                <w:rFonts w:ascii="Arial" w:hAnsi="Arial" w:cs="Arial"/>
                <w:noProof/>
                <w:webHidden/>
                <w:sz w:val="22"/>
                <w:szCs w:val="22"/>
              </w:rPr>
              <w:fldChar w:fldCharType="end"/>
            </w:r>
          </w:hyperlink>
        </w:p>
        <w:p w14:paraId="1AC62696" w14:textId="6054C2CA" w:rsidR="008017D4" w:rsidRPr="00FF6AC4" w:rsidRDefault="008017D4">
          <w:pPr>
            <w:pStyle w:val="Sumrio3"/>
            <w:tabs>
              <w:tab w:val="right" w:pos="8828"/>
            </w:tabs>
            <w:rPr>
              <w:rFonts w:ascii="Arial" w:eastAsiaTheme="minorEastAsia" w:hAnsi="Arial" w:cs="Arial"/>
              <w:noProof/>
              <w:sz w:val="22"/>
              <w:szCs w:val="22"/>
            </w:rPr>
          </w:pPr>
          <w:hyperlink w:anchor="_Toc47637819" w:history="1">
            <w:r w:rsidRPr="00FF6AC4">
              <w:rPr>
                <w:rStyle w:val="Hyperlink"/>
                <w:rFonts w:ascii="Arial" w:hAnsi="Arial" w:cs="Arial"/>
                <w:noProof/>
                <w:sz w:val="22"/>
                <w:szCs w:val="22"/>
              </w:rPr>
              <w:t>Visão geral deste documento</w:t>
            </w:r>
            <w:r w:rsidRPr="00FF6AC4">
              <w:rPr>
                <w:rFonts w:ascii="Arial" w:hAnsi="Arial" w:cs="Arial"/>
                <w:noProof/>
                <w:webHidden/>
                <w:sz w:val="22"/>
                <w:szCs w:val="22"/>
              </w:rPr>
              <w:tab/>
            </w:r>
            <w:r w:rsidRPr="00FF6AC4">
              <w:rPr>
                <w:rFonts w:ascii="Arial" w:hAnsi="Arial" w:cs="Arial"/>
                <w:noProof/>
                <w:webHidden/>
                <w:sz w:val="22"/>
                <w:szCs w:val="22"/>
              </w:rPr>
              <w:fldChar w:fldCharType="begin"/>
            </w:r>
            <w:r w:rsidRPr="00FF6AC4">
              <w:rPr>
                <w:rFonts w:ascii="Arial" w:hAnsi="Arial" w:cs="Arial"/>
                <w:noProof/>
                <w:webHidden/>
                <w:sz w:val="22"/>
                <w:szCs w:val="22"/>
              </w:rPr>
              <w:instrText xml:space="preserve"> PAGEREF _Toc47637819 \h </w:instrText>
            </w:r>
            <w:r w:rsidRPr="00FF6AC4">
              <w:rPr>
                <w:rFonts w:ascii="Arial" w:hAnsi="Arial" w:cs="Arial"/>
                <w:noProof/>
                <w:webHidden/>
                <w:sz w:val="22"/>
                <w:szCs w:val="22"/>
              </w:rPr>
            </w:r>
            <w:r w:rsidRPr="00FF6AC4">
              <w:rPr>
                <w:rFonts w:ascii="Arial" w:hAnsi="Arial" w:cs="Arial"/>
                <w:noProof/>
                <w:webHidden/>
                <w:sz w:val="22"/>
                <w:szCs w:val="22"/>
              </w:rPr>
              <w:fldChar w:fldCharType="separate"/>
            </w:r>
            <w:r w:rsidRPr="00FF6AC4">
              <w:rPr>
                <w:rFonts w:ascii="Arial" w:hAnsi="Arial" w:cs="Arial"/>
                <w:noProof/>
                <w:webHidden/>
                <w:sz w:val="22"/>
                <w:szCs w:val="22"/>
              </w:rPr>
              <w:t>1</w:t>
            </w:r>
            <w:r w:rsidRPr="00FF6AC4">
              <w:rPr>
                <w:rFonts w:ascii="Arial" w:hAnsi="Arial" w:cs="Arial"/>
                <w:noProof/>
                <w:webHidden/>
                <w:sz w:val="22"/>
                <w:szCs w:val="22"/>
              </w:rPr>
              <w:fldChar w:fldCharType="end"/>
            </w:r>
          </w:hyperlink>
        </w:p>
        <w:p w14:paraId="3EC2FC31" w14:textId="29274605" w:rsidR="008017D4" w:rsidRPr="00FF6AC4" w:rsidRDefault="008017D4">
          <w:pPr>
            <w:pStyle w:val="Sumrio3"/>
            <w:tabs>
              <w:tab w:val="right" w:pos="8828"/>
            </w:tabs>
            <w:rPr>
              <w:rFonts w:ascii="Arial" w:eastAsiaTheme="minorEastAsia" w:hAnsi="Arial" w:cs="Arial"/>
              <w:noProof/>
              <w:sz w:val="22"/>
              <w:szCs w:val="22"/>
            </w:rPr>
          </w:pPr>
          <w:hyperlink w:anchor="_Toc47637820" w:history="1">
            <w:r w:rsidRPr="00FF6AC4">
              <w:rPr>
                <w:rStyle w:val="Hyperlink"/>
                <w:rFonts w:ascii="Arial" w:hAnsi="Arial" w:cs="Arial"/>
                <w:noProof/>
                <w:sz w:val="22"/>
                <w:szCs w:val="22"/>
              </w:rPr>
              <w:t>Glossário, Siglas e Acrogramas</w:t>
            </w:r>
            <w:r w:rsidRPr="00FF6AC4">
              <w:rPr>
                <w:rFonts w:ascii="Arial" w:hAnsi="Arial" w:cs="Arial"/>
                <w:noProof/>
                <w:webHidden/>
                <w:sz w:val="22"/>
                <w:szCs w:val="22"/>
              </w:rPr>
              <w:tab/>
            </w:r>
            <w:r w:rsidRPr="00FF6AC4">
              <w:rPr>
                <w:rFonts w:ascii="Arial" w:hAnsi="Arial" w:cs="Arial"/>
                <w:noProof/>
                <w:webHidden/>
                <w:sz w:val="22"/>
                <w:szCs w:val="22"/>
              </w:rPr>
              <w:fldChar w:fldCharType="begin"/>
            </w:r>
            <w:r w:rsidRPr="00FF6AC4">
              <w:rPr>
                <w:rFonts w:ascii="Arial" w:hAnsi="Arial" w:cs="Arial"/>
                <w:noProof/>
                <w:webHidden/>
                <w:sz w:val="22"/>
                <w:szCs w:val="22"/>
              </w:rPr>
              <w:instrText xml:space="preserve"> PAGEREF _Toc47637820 \h </w:instrText>
            </w:r>
            <w:r w:rsidRPr="00FF6AC4">
              <w:rPr>
                <w:rFonts w:ascii="Arial" w:hAnsi="Arial" w:cs="Arial"/>
                <w:noProof/>
                <w:webHidden/>
                <w:sz w:val="22"/>
                <w:szCs w:val="22"/>
              </w:rPr>
            </w:r>
            <w:r w:rsidRPr="00FF6AC4">
              <w:rPr>
                <w:rFonts w:ascii="Arial" w:hAnsi="Arial" w:cs="Arial"/>
                <w:noProof/>
                <w:webHidden/>
                <w:sz w:val="22"/>
                <w:szCs w:val="22"/>
              </w:rPr>
              <w:fldChar w:fldCharType="separate"/>
            </w:r>
            <w:r w:rsidRPr="00FF6AC4">
              <w:rPr>
                <w:rFonts w:ascii="Arial" w:hAnsi="Arial" w:cs="Arial"/>
                <w:noProof/>
                <w:webHidden/>
                <w:sz w:val="22"/>
                <w:szCs w:val="22"/>
              </w:rPr>
              <w:t>1</w:t>
            </w:r>
            <w:r w:rsidRPr="00FF6AC4">
              <w:rPr>
                <w:rFonts w:ascii="Arial" w:hAnsi="Arial" w:cs="Arial"/>
                <w:noProof/>
                <w:webHidden/>
                <w:sz w:val="22"/>
                <w:szCs w:val="22"/>
              </w:rPr>
              <w:fldChar w:fldCharType="end"/>
            </w:r>
          </w:hyperlink>
        </w:p>
        <w:p w14:paraId="5951CA60" w14:textId="455C875D" w:rsidR="008017D4" w:rsidRPr="00FF6AC4" w:rsidRDefault="008017D4">
          <w:pPr>
            <w:pStyle w:val="Sumrio3"/>
            <w:tabs>
              <w:tab w:val="right" w:pos="8828"/>
            </w:tabs>
            <w:rPr>
              <w:rFonts w:ascii="Arial" w:eastAsiaTheme="minorEastAsia" w:hAnsi="Arial" w:cs="Arial"/>
              <w:noProof/>
              <w:sz w:val="22"/>
              <w:szCs w:val="22"/>
            </w:rPr>
          </w:pPr>
          <w:hyperlink w:anchor="_Toc47637821" w:history="1">
            <w:r w:rsidRPr="00FF6AC4">
              <w:rPr>
                <w:rStyle w:val="Hyperlink"/>
                <w:rFonts w:ascii="Arial" w:hAnsi="Arial" w:cs="Arial"/>
                <w:noProof/>
                <w:sz w:val="22"/>
                <w:szCs w:val="22"/>
              </w:rPr>
              <w:t>Definições e Atributos de Requisitos</w:t>
            </w:r>
            <w:r w:rsidRPr="00FF6AC4">
              <w:rPr>
                <w:rFonts w:ascii="Arial" w:hAnsi="Arial" w:cs="Arial"/>
                <w:noProof/>
                <w:webHidden/>
                <w:sz w:val="22"/>
                <w:szCs w:val="22"/>
              </w:rPr>
              <w:tab/>
            </w:r>
            <w:r w:rsidRPr="00FF6AC4">
              <w:rPr>
                <w:rFonts w:ascii="Arial" w:hAnsi="Arial" w:cs="Arial"/>
                <w:noProof/>
                <w:webHidden/>
                <w:sz w:val="22"/>
                <w:szCs w:val="22"/>
              </w:rPr>
              <w:fldChar w:fldCharType="begin"/>
            </w:r>
            <w:r w:rsidRPr="00FF6AC4">
              <w:rPr>
                <w:rFonts w:ascii="Arial" w:hAnsi="Arial" w:cs="Arial"/>
                <w:noProof/>
                <w:webHidden/>
                <w:sz w:val="22"/>
                <w:szCs w:val="22"/>
              </w:rPr>
              <w:instrText xml:space="preserve"> PAGEREF _Toc47637821 \h </w:instrText>
            </w:r>
            <w:r w:rsidRPr="00FF6AC4">
              <w:rPr>
                <w:rFonts w:ascii="Arial" w:hAnsi="Arial" w:cs="Arial"/>
                <w:noProof/>
                <w:webHidden/>
                <w:sz w:val="22"/>
                <w:szCs w:val="22"/>
              </w:rPr>
            </w:r>
            <w:r w:rsidRPr="00FF6AC4">
              <w:rPr>
                <w:rFonts w:ascii="Arial" w:hAnsi="Arial" w:cs="Arial"/>
                <w:noProof/>
                <w:webHidden/>
                <w:sz w:val="22"/>
                <w:szCs w:val="22"/>
              </w:rPr>
              <w:fldChar w:fldCharType="separate"/>
            </w:r>
            <w:r w:rsidRPr="00FF6AC4">
              <w:rPr>
                <w:rFonts w:ascii="Arial" w:hAnsi="Arial" w:cs="Arial"/>
                <w:noProof/>
                <w:webHidden/>
                <w:sz w:val="22"/>
                <w:szCs w:val="22"/>
              </w:rPr>
              <w:t>2</w:t>
            </w:r>
            <w:r w:rsidRPr="00FF6AC4">
              <w:rPr>
                <w:rFonts w:ascii="Arial" w:hAnsi="Arial" w:cs="Arial"/>
                <w:noProof/>
                <w:webHidden/>
                <w:sz w:val="22"/>
                <w:szCs w:val="22"/>
              </w:rPr>
              <w:fldChar w:fldCharType="end"/>
            </w:r>
          </w:hyperlink>
        </w:p>
        <w:p w14:paraId="31CDB844" w14:textId="0D30389F" w:rsidR="008017D4" w:rsidRPr="00FF6AC4" w:rsidRDefault="008017D4">
          <w:pPr>
            <w:pStyle w:val="Sumrio3"/>
            <w:tabs>
              <w:tab w:val="right" w:pos="8828"/>
            </w:tabs>
            <w:rPr>
              <w:rFonts w:ascii="Arial" w:eastAsiaTheme="minorEastAsia" w:hAnsi="Arial" w:cs="Arial"/>
              <w:noProof/>
              <w:sz w:val="22"/>
              <w:szCs w:val="22"/>
            </w:rPr>
          </w:pPr>
          <w:hyperlink w:anchor="_Toc47637822" w:history="1">
            <w:r w:rsidRPr="00FF6AC4">
              <w:rPr>
                <w:rStyle w:val="Hyperlink"/>
                <w:rFonts w:ascii="Arial" w:hAnsi="Arial" w:cs="Arial"/>
                <w:noProof/>
                <w:sz w:val="22"/>
                <w:szCs w:val="22"/>
              </w:rPr>
              <w:t>Formulários coletados</w:t>
            </w:r>
            <w:r w:rsidRPr="00FF6AC4">
              <w:rPr>
                <w:rFonts w:ascii="Arial" w:hAnsi="Arial" w:cs="Arial"/>
                <w:noProof/>
                <w:webHidden/>
                <w:sz w:val="22"/>
                <w:szCs w:val="22"/>
              </w:rPr>
              <w:tab/>
            </w:r>
            <w:r w:rsidRPr="00FF6AC4">
              <w:rPr>
                <w:rFonts w:ascii="Arial" w:hAnsi="Arial" w:cs="Arial"/>
                <w:noProof/>
                <w:webHidden/>
                <w:sz w:val="22"/>
                <w:szCs w:val="22"/>
              </w:rPr>
              <w:fldChar w:fldCharType="begin"/>
            </w:r>
            <w:r w:rsidRPr="00FF6AC4">
              <w:rPr>
                <w:rFonts w:ascii="Arial" w:hAnsi="Arial" w:cs="Arial"/>
                <w:noProof/>
                <w:webHidden/>
                <w:sz w:val="22"/>
                <w:szCs w:val="22"/>
              </w:rPr>
              <w:instrText xml:space="preserve"> PAGEREF _Toc47637822 \h </w:instrText>
            </w:r>
            <w:r w:rsidRPr="00FF6AC4">
              <w:rPr>
                <w:rFonts w:ascii="Arial" w:hAnsi="Arial" w:cs="Arial"/>
                <w:noProof/>
                <w:webHidden/>
                <w:sz w:val="22"/>
                <w:szCs w:val="22"/>
              </w:rPr>
            </w:r>
            <w:r w:rsidRPr="00FF6AC4">
              <w:rPr>
                <w:rFonts w:ascii="Arial" w:hAnsi="Arial" w:cs="Arial"/>
                <w:noProof/>
                <w:webHidden/>
                <w:sz w:val="22"/>
                <w:szCs w:val="22"/>
              </w:rPr>
              <w:fldChar w:fldCharType="separate"/>
            </w:r>
            <w:r w:rsidRPr="00FF6AC4">
              <w:rPr>
                <w:rFonts w:ascii="Arial" w:hAnsi="Arial" w:cs="Arial"/>
                <w:noProof/>
                <w:webHidden/>
                <w:sz w:val="22"/>
                <w:szCs w:val="22"/>
              </w:rPr>
              <w:t>2</w:t>
            </w:r>
            <w:r w:rsidRPr="00FF6AC4">
              <w:rPr>
                <w:rFonts w:ascii="Arial" w:hAnsi="Arial" w:cs="Arial"/>
                <w:noProof/>
                <w:webHidden/>
                <w:sz w:val="22"/>
                <w:szCs w:val="22"/>
              </w:rPr>
              <w:fldChar w:fldCharType="end"/>
            </w:r>
          </w:hyperlink>
        </w:p>
        <w:p w14:paraId="3C22D80E" w14:textId="034CABE5" w:rsidR="008017D4" w:rsidRPr="00FF6AC4" w:rsidRDefault="008017D4">
          <w:pPr>
            <w:pStyle w:val="Sumrio1"/>
            <w:tabs>
              <w:tab w:val="right" w:pos="8828"/>
            </w:tabs>
            <w:rPr>
              <w:rFonts w:ascii="Arial" w:eastAsiaTheme="minorEastAsia" w:hAnsi="Arial" w:cs="Arial"/>
              <w:noProof/>
              <w:sz w:val="22"/>
              <w:szCs w:val="22"/>
            </w:rPr>
          </w:pPr>
          <w:hyperlink w:anchor="_Toc47637823" w:history="1">
            <w:r w:rsidRPr="00FF6AC4">
              <w:rPr>
                <w:rStyle w:val="Hyperlink"/>
                <w:rFonts w:ascii="Arial" w:eastAsia="Arial" w:hAnsi="Arial" w:cs="Arial"/>
                <w:noProof/>
                <w:sz w:val="22"/>
                <w:szCs w:val="22"/>
              </w:rPr>
              <w:t>Capítulo 1</w:t>
            </w:r>
            <w:r w:rsidRPr="00FF6AC4">
              <w:rPr>
                <w:rFonts w:ascii="Arial" w:hAnsi="Arial" w:cs="Arial"/>
                <w:noProof/>
                <w:webHidden/>
                <w:sz w:val="22"/>
                <w:szCs w:val="22"/>
              </w:rPr>
              <w:tab/>
            </w:r>
            <w:r w:rsidRPr="00FF6AC4">
              <w:rPr>
                <w:rFonts w:ascii="Arial" w:hAnsi="Arial" w:cs="Arial"/>
                <w:noProof/>
                <w:webHidden/>
                <w:sz w:val="22"/>
                <w:szCs w:val="22"/>
              </w:rPr>
              <w:fldChar w:fldCharType="begin"/>
            </w:r>
            <w:r w:rsidRPr="00FF6AC4">
              <w:rPr>
                <w:rFonts w:ascii="Arial" w:hAnsi="Arial" w:cs="Arial"/>
                <w:noProof/>
                <w:webHidden/>
                <w:sz w:val="22"/>
                <w:szCs w:val="22"/>
              </w:rPr>
              <w:instrText xml:space="preserve"> PAGEREF _Toc47637823 \h </w:instrText>
            </w:r>
            <w:r w:rsidRPr="00FF6AC4">
              <w:rPr>
                <w:rFonts w:ascii="Arial" w:hAnsi="Arial" w:cs="Arial"/>
                <w:noProof/>
                <w:webHidden/>
                <w:sz w:val="22"/>
                <w:szCs w:val="22"/>
              </w:rPr>
            </w:r>
            <w:r w:rsidRPr="00FF6AC4">
              <w:rPr>
                <w:rFonts w:ascii="Arial" w:hAnsi="Arial" w:cs="Arial"/>
                <w:noProof/>
                <w:webHidden/>
                <w:sz w:val="22"/>
                <w:szCs w:val="22"/>
              </w:rPr>
              <w:fldChar w:fldCharType="separate"/>
            </w:r>
            <w:r w:rsidRPr="00FF6AC4">
              <w:rPr>
                <w:rFonts w:ascii="Arial" w:hAnsi="Arial" w:cs="Arial"/>
                <w:noProof/>
                <w:webHidden/>
                <w:sz w:val="22"/>
                <w:szCs w:val="22"/>
              </w:rPr>
              <w:t>1</w:t>
            </w:r>
            <w:r w:rsidRPr="00FF6AC4">
              <w:rPr>
                <w:rFonts w:ascii="Arial" w:hAnsi="Arial" w:cs="Arial"/>
                <w:noProof/>
                <w:webHidden/>
                <w:sz w:val="22"/>
                <w:szCs w:val="22"/>
              </w:rPr>
              <w:fldChar w:fldCharType="end"/>
            </w:r>
          </w:hyperlink>
        </w:p>
        <w:p w14:paraId="1FC75247" w14:textId="55CEF503" w:rsidR="008017D4" w:rsidRPr="00FF6AC4" w:rsidRDefault="008017D4">
          <w:pPr>
            <w:pStyle w:val="Sumrio2"/>
            <w:tabs>
              <w:tab w:val="right" w:pos="8828"/>
            </w:tabs>
            <w:rPr>
              <w:rFonts w:ascii="Arial" w:eastAsiaTheme="minorEastAsia" w:hAnsi="Arial" w:cs="Arial"/>
              <w:noProof/>
              <w:sz w:val="22"/>
              <w:szCs w:val="22"/>
            </w:rPr>
          </w:pPr>
          <w:hyperlink w:anchor="_Toc47637824" w:history="1">
            <w:r w:rsidRPr="00FF6AC4">
              <w:rPr>
                <w:rStyle w:val="Hyperlink"/>
                <w:rFonts w:ascii="Arial" w:hAnsi="Arial" w:cs="Arial"/>
                <w:noProof/>
                <w:sz w:val="22"/>
                <w:szCs w:val="22"/>
              </w:rPr>
              <w:t>Descrição geral do sistema</w:t>
            </w:r>
            <w:r w:rsidRPr="00FF6AC4">
              <w:rPr>
                <w:rFonts w:ascii="Arial" w:hAnsi="Arial" w:cs="Arial"/>
                <w:noProof/>
                <w:webHidden/>
                <w:sz w:val="22"/>
                <w:szCs w:val="22"/>
              </w:rPr>
              <w:tab/>
            </w:r>
            <w:r w:rsidRPr="00FF6AC4">
              <w:rPr>
                <w:rFonts w:ascii="Arial" w:hAnsi="Arial" w:cs="Arial"/>
                <w:noProof/>
                <w:webHidden/>
                <w:sz w:val="22"/>
                <w:szCs w:val="22"/>
              </w:rPr>
              <w:fldChar w:fldCharType="begin"/>
            </w:r>
            <w:r w:rsidRPr="00FF6AC4">
              <w:rPr>
                <w:rFonts w:ascii="Arial" w:hAnsi="Arial" w:cs="Arial"/>
                <w:noProof/>
                <w:webHidden/>
                <w:sz w:val="22"/>
                <w:szCs w:val="22"/>
              </w:rPr>
              <w:instrText xml:space="preserve"> PAGEREF _Toc47637824 \h </w:instrText>
            </w:r>
            <w:r w:rsidRPr="00FF6AC4">
              <w:rPr>
                <w:rFonts w:ascii="Arial" w:hAnsi="Arial" w:cs="Arial"/>
                <w:noProof/>
                <w:webHidden/>
                <w:sz w:val="22"/>
                <w:szCs w:val="22"/>
              </w:rPr>
            </w:r>
            <w:r w:rsidRPr="00FF6AC4">
              <w:rPr>
                <w:rFonts w:ascii="Arial" w:hAnsi="Arial" w:cs="Arial"/>
                <w:noProof/>
                <w:webHidden/>
                <w:sz w:val="22"/>
                <w:szCs w:val="22"/>
              </w:rPr>
              <w:fldChar w:fldCharType="separate"/>
            </w:r>
            <w:r w:rsidRPr="00FF6AC4">
              <w:rPr>
                <w:rFonts w:ascii="Arial" w:hAnsi="Arial" w:cs="Arial"/>
                <w:noProof/>
                <w:webHidden/>
                <w:sz w:val="22"/>
                <w:szCs w:val="22"/>
              </w:rPr>
              <w:t>1</w:t>
            </w:r>
            <w:r w:rsidRPr="00FF6AC4">
              <w:rPr>
                <w:rFonts w:ascii="Arial" w:hAnsi="Arial" w:cs="Arial"/>
                <w:noProof/>
                <w:webHidden/>
                <w:sz w:val="22"/>
                <w:szCs w:val="22"/>
              </w:rPr>
              <w:fldChar w:fldCharType="end"/>
            </w:r>
          </w:hyperlink>
        </w:p>
        <w:p w14:paraId="3CAC2251" w14:textId="04F69449" w:rsidR="008017D4" w:rsidRPr="00FF6AC4" w:rsidRDefault="008017D4">
          <w:pPr>
            <w:pStyle w:val="Sumrio3"/>
            <w:tabs>
              <w:tab w:val="right" w:pos="8828"/>
            </w:tabs>
            <w:rPr>
              <w:rFonts w:ascii="Arial" w:eastAsiaTheme="minorEastAsia" w:hAnsi="Arial" w:cs="Arial"/>
              <w:noProof/>
              <w:sz w:val="22"/>
              <w:szCs w:val="22"/>
            </w:rPr>
          </w:pPr>
          <w:hyperlink w:anchor="_Toc47637825" w:history="1">
            <w:r w:rsidRPr="00FF6AC4">
              <w:rPr>
                <w:rStyle w:val="Hyperlink"/>
                <w:rFonts w:ascii="Arial" w:hAnsi="Arial" w:cs="Arial"/>
                <w:noProof/>
                <w:sz w:val="22"/>
                <w:szCs w:val="22"/>
              </w:rPr>
              <w:t>Abrangência e sistemas relacionados</w:t>
            </w:r>
            <w:r w:rsidRPr="00FF6AC4">
              <w:rPr>
                <w:rFonts w:ascii="Arial" w:hAnsi="Arial" w:cs="Arial"/>
                <w:noProof/>
                <w:webHidden/>
                <w:sz w:val="22"/>
                <w:szCs w:val="22"/>
              </w:rPr>
              <w:tab/>
            </w:r>
            <w:r w:rsidRPr="00FF6AC4">
              <w:rPr>
                <w:rFonts w:ascii="Arial" w:hAnsi="Arial" w:cs="Arial"/>
                <w:noProof/>
                <w:webHidden/>
                <w:sz w:val="22"/>
                <w:szCs w:val="22"/>
              </w:rPr>
              <w:fldChar w:fldCharType="begin"/>
            </w:r>
            <w:r w:rsidRPr="00FF6AC4">
              <w:rPr>
                <w:rFonts w:ascii="Arial" w:hAnsi="Arial" w:cs="Arial"/>
                <w:noProof/>
                <w:webHidden/>
                <w:sz w:val="22"/>
                <w:szCs w:val="22"/>
              </w:rPr>
              <w:instrText xml:space="preserve"> PAGEREF _Toc47637825 \h </w:instrText>
            </w:r>
            <w:r w:rsidRPr="00FF6AC4">
              <w:rPr>
                <w:rFonts w:ascii="Arial" w:hAnsi="Arial" w:cs="Arial"/>
                <w:noProof/>
                <w:webHidden/>
                <w:sz w:val="22"/>
                <w:szCs w:val="22"/>
              </w:rPr>
            </w:r>
            <w:r w:rsidRPr="00FF6AC4">
              <w:rPr>
                <w:rFonts w:ascii="Arial" w:hAnsi="Arial" w:cs="Arial"/>
                <w:noProof/>
                <w:webHidden/>
                <w:sz w:val="22"/>
                <w:szCs w:val="22"/>
              </w:rPr>
              <w:fldChar w:fldCharType="separate"/>
            </w:r>
            <w:r w:rsidRPr="00FF6AC4">
              <w:rPr>
                <w:rFonts w:ascii="Arial" w:hAnsi="Arial" w:cs="Arial"/>
                <w:noProof/>
                <w:webHidden/>
                <w:sz w:val="22"/>
                <w:szCs w:val="22"/>
              </w:rPr>
              <w:t>1</w:t>
            </w:r>
            <w:r w:rsidRPr="00FF6AC4">
              <w:rPr>
                <w:rFonts w:ascii="Arial" w:hAnsi="Arial" w:cs="Arial"/>
                <w:noProof/>
                <w:webHidden/>
                <w:sz w:val="22"/>
                <w:szCs w:val="22"/>
              </w:rPr>
              <w:fldChar w:fldCharType="end"/>
            </w:r>
          </w:hyperlink>
        </w:p>
        <w:p w14:paraId="32AD63EE" w14:textId="6D931594" w:rsidR="008017D4" w:rsidRPr="00FF6AC4" w:rsidRDefault="008017D4">
          <w:pPr>
            <w:pStyle w:val="Sumrio4"/>
            <w:tabs>
              <w:tab w:val="right" w:pos="8828"/>
            </w:tabs>
            <w:rPr>
              <w:rFonts w:ascii="Arial" w:eastAsiaTheme="minorEastAsia" w:hAnsi="Arial" w:cs="Arial"/>
              <w:noProof/>
              <w:sz w:val="22"/>
              <w:szCs w:val="22"/>
            </w:rPr>
          </w:pPr>
          <w:hyperlink w:anchor="_Toc47637826" w:history="1">
            <w:r w:rsidRPr="00FF6AC4">
              <w:rPr>
                <w:rStyle w:val="Hyperlink"/>
                <w:rFonts w:ascii="Arial" w:hAnsi="Arial" w:cs="Arial"/>
                <w:noProof/>
                <w:sz w:val="22"/>
                <w:szCs w:val="22"/>
              </w:rPr>
              <w:t>UR01 - O sistema deve permitir que um novo usuário visite algumas páginas até realizar o cadastro;</w:t>
            </w:r>
            <w:r w:rsidRPr="00FF6AC4">
              <w:rPr>
                <w:rFonts w:ascii="Arial" w:hAnsi="Arial" w:cs="Arial"/>
                <w:noProof/>
                <w:webHidden/>
                <w:sz w:val="22"/>
                <w:szCs w:val="22"/>
              </w:rPr>
              <w:tab/>
            </w:r>
            <w:r w:rsidRPr="00FF6AC4">
              <w:rPr>
                <w:rFonts w:ascii="Arial" w:hAnsi="Arial" w:cs="Arial"/>
                <w:noProof/>
                <w:webHidden/>
                <w:sz w:val="22"/>
                <w:szCs w:val="22"/>
              </w:rPr>
              <w:fldChar w:fldCharType="begin"/>
            </w:r>
            <w:r w:rsidRPr="00FF6AC4">
              <w:rPr>
                <w:rFonts w:ascii="Arial" w:hAnsi="Arial" w:cs="Arial"/>
                <w:noProof/>
                <w:webHidden/>
                <w:sz w:val="22"/>
                <w:szCs w:val="22"/>
              </w:rPr>
              <w:instrText xml:space="preserve"> PAGEREF _Toc47637826 \h </w:instrText>
            </w:r>
            <w:r w:rsidRPr="00FF6AC4">
              <w:rPr>
                <w:rFonts w:ascii="Arial" w:hAnsi="Arial" w:cs="Arial"/>
                <w:noProof/>
                <w:webHidden/>
                <w:sz w:val="22"/>
                <w:szCs w:val="22"/>
              </w:rPr>
            </w:r>
            <w:r w:rsidRPr="00FF6AC4">
              <w:rPr>
                <w:rFonts w:ascii="Arial" w:hAnsi="Arial" w:cs="Arial"/>
                <w:noProof/>
                <w:webHidden/>
                <w:sz w:val="22"/>
                <w:szCs w:val="22"/>
              </w:rPr>
              <w:fldChar w:fldCharType="separate"/>
            </w:r>
            <w:r w:rsidRPr="00FF6AC4">
              <w:rPr>
                <w:rFonts w:ascii="Arial" w:hAnsi="Arial" w:cs="Arial"/>
                <w:noProof/>
                <w:webHidden/>
                <w:sz w:val="22"/>
                <w:szCs w:val="22"/>
              </w:rPr>
              <w:t>2</w:t>
            </w:r>
            <w:r w:rsidRPr="00FF6AC4">
              <w:rPr>
                <w:rFonts w:ascii="Arial" w:hAnsi="Arial" w:cs="Arial"/>
                <w:noProof/>
                <w:webHidden/>
                <w:sz w:val="22"/>
                <w:szCs w:val="22"/>
              </w:rPr>
              <w:fldChar w:fldCharType="end"/>
            </w:r>
          </w:hyperlink>
        </w:p>
        <w:p w14:paraId="40DF6785" w14:textId="09CAF9EB" w:rsidR="008017D4" w:rsidRPr="00FF6AC4" w:rsidRDefault="008017D4">
          <w:pPr>
            <w:pStyle w:val="Sumrio4"/>
            <w:tabs>
              <w:tab w:val="right" w:pos="8828"/>
            </w:tabs>
            <w:rPr>
              <w:rFonts w:ascii="Arial" w:eastAsiaTheme="minorEastAsia" w:hAnsi="Arial" w:cs="Arial"/>
              <w:noProof/>
              <w:sz w:val="22"/>
              <w:szCs w:val="22"/>
            </w:rPr>
          </w:pPr>
          <w:hyperlink w:anchor="_Toc47637827" w:history="1">
            <w:r w:rsidRPr="00FF6AC4">
              <w:rPr>
                <w:rStyle w:val="Hyperlink"/>
                <w:rFonts w:ascii="Arial" w:hAnsi="Arial" w:cs="Arial"/>
                <w:noProof/>
                <w:sz w:val="22"/>
                <w:szCs w:val="22"/>
              </w:rPr>
              <w:t>UR02 - O sistema deve permitir o cadastro de novo usuário;</w:t>
            </w:r>
            <w:r w:rsidRPr="00FF6AC4">
              <w:rPr>
                <w:rFonts w:ascii="Arial" w:hAnsi="Arial" w:cs="Arial"/>
                <w:noProof/>
                <w:webHidden/>
                <w:sz w:val="22"/>
                <w:szCs w:val="22"/>
              </w:rPr>
              <w:tab/>
            </w:r>
            <w:r w:rsidRPr="00FF6AC4">
              <w:rPr>
                <w:rFonts w:ascii="Arial" w:hAnsi="Arial" w:cs="Arial"/>
                <w:noProof/>
                <w:webHidden/>
                <w:sz w:val="22"/>
                <w:szCs w:val="22"/>
              </w:rPr>
              <w:fldChar w:fldCharType="begin"/>
            </w:r>
            <w:r w:rsidRPr="00FF6AC4">
              <w:rPr>
                <w:rFonts w:ascii="Arial" w:hAnsi="Arial" w:cs="Arial"/>
                <w:noProof/>
                <w:webHidden/>
                <w:sz w:val="22"/>
                <w:szCs w:val="22"/>
              </w:rPr>
              <w:instrText xml:space="preserve"> PAGEREF _Toc47637827 \h </w:instrText>
            </w:r>
            <w:r w:rsidRPr="00FF6AC4">
              <w:rPr>
                <w:rFonts w:ascii="Arial" w:hAnsi="Arial" w:cs="Arial"/>
                <w:noProof/>
                <w:webHidden/>
                <w:sz w:val="22"/>
                <w:szCs w:val="22"/>
              </w:rPr>
            </w:r>
            <w:r w:rsidRPr="00FF6AC4">
              <w:rPr>
                <w:rFonts w:ascii="Arial" w:hAnsi="Arial" w:cs="Arial"/>
                <w:noProof/>
                <w:webHidden/>
                <w:sz w:val="22"/>
                <w:szCs w:val="22"/>
              </w:rPr>
              <w:fldChar w:fldCharType="separate"/>
            </w:r>
            <w:r w:rsidRPr="00FF6AC4">
              <w:rPr>
                <w:rFonts w:ascii="Arial" w:hAnsi="Arial" w:cs="Arial"/>
                <w:noProof/>
                <w:webHidden/>
                <w:sz w:val="22"/>
                <w:szCs w:val="22"/>
              </w:rPr>
              <w:t>2</w:t>
            </w:r>
            <w:r w:rsidRPr="00FF6AC4">
              <w:rPr>
                <w:rFonts w:ascii="Arial" w:hAnsi="Arial" w:cs="Arial"/>
                <w:noProof/>
                <w:webHidden/>
                <w:sz w:val="22"/>
                <w:szCs w:val="22"/>
              </w:rPr>
              <w:fldChar w:fldCharType="end"/>
            </w:r>
          </w:hyperlink>
        </w:p>
        <w:p w14:paraId="55932CC9" w14:textId="6C544056" w:rsidR="008017D4" w:rsidRPr="00FF6AC4" w:rsidRDefault="008017D4">
          <w:pPr>
            <w:pStyle w:val="Sumrio4"/>
            <w:tabs>
              <w:tab w:val="right" w:pos="8828"/>
            </w:tabs>
            <w:rPr>
              <w:rFonts w:ascii="Arial" w:eastAsiaTheme="minorEastAsia" w:hAnsi="Arial" w:cs="Arial"/>
              <w:noProof/>
              <w:sz w:val="22"/>
              <w:szCs w:val="22"/>
            </w:rPr>
          </w:pPr>
          <w:hyperlink w:anchor="_Toc47637828" w:history="1">
            <w:r w:rsidRPr="00FF6AC4">
              <w:rPr>
                <w:rStyle w:val="Hyperlink"/>
                <w:rFonts w:ascii="Arial" w:hAnsi="Arial" w:cs="Arial"/>
                <w:noProof/>
                <w:sz w:val="22"/>
                <w:szCs w:val="22"/>
              </w:rPr>
              <w:t>UR03- O sistema deve permitir o cadastro de novo animal;</w:t>
            </w:r>
            <w:r w:rsidRPr="00FF6AC4">
              <w:rPr>
                <w:rFonts w:ascii="Arial" w:hAnsi="Arial" w:cs="Arial"/>
                <w:noProof/>
                <w:webHidden/>
                <w:sz w:val="22"/>
                <w:szCs w:val="22"/>
              </w:rPr>
              <w:tab/>
            </w:r>
            <w:r w:rsidRPr="00FF6AC4">
              <w:rPr>
                <w:rFonts w:ascii="Arial" w:hAnsi="Arial" w:cs="Arial"/>
                <w:noProof/>
                <w:webHidden/>
                <w:sz w:val="22"/>
                <w:szCs w:val="22"/>
              </w:rPr>
              <w:fldChar w:fldCharType="begin"/>
            </w:r>
            <w:r w:rsidRPr="00FF6AC4">
              <w:rPr>
                <w:rFonts w:ascii="Arial" w:hAnsi="Arial" w:cs="Arial"/>
                <w:noProof/>
                <w:webHidden/>
                <w:sz w:val="22"/>
                <w:szCs w:val="22"/>
              </w:rPr>
              <w:instrText xml:space="preserve"> PAGEREF _Toc47637828 \h </w:instrText>
            </w:r>
            <w:r w:rsidRPr="00FF6AC4">
              <w:rPr>
                <w:rFonts w:ascii="Arial" w:hAnsi="Arial" w:cs="Arial"/>
                <w:noProof/>
                <w:webHidden/>
                <w:sz w:val="22"/>
                <w:szCs w:val="22"/>
              </w:rPr>
            </w:r>
            <w:r w:rsidRPr="00FF6AC4">
              <w:rPr>
                <w:rFonts w:ascii="Arial" w:hAnsi="Arial" w:cs="Arial"/>
                <w:noProof/>
                <w:webHidden/>
                <w:sz w:val="22"/>
                <w:szCs w:val="22"/>
              </w:rPr>
              <w:fldChar w:fldCharType="separate"/>
            </w:r>
            <w:r w:rsidRPr="00FF6AC4">
              <w:rPr>
                <w:rFonts w:ascii="Arial" w:hAnsi="Arial" w:cs="Arial"/>
                <w:noProof/>
                <w:webHidden/>
                <w:sz w:val="22"/>
                <w:szCs w:val="22"/>
              </w:rPr>
              <w:t>2</w:t>
            </w:r>
            <w:r w:rsidRPr="00FF6AC4">
              <w:rPr>
                <w:rFonts w:ascii="Arial" w:hAnsi="Arial" w:cs="Arial"/>
                <w:noProof/>
                <w:webHidden/>
                <w:sz w:val="22"/>
                <w:szCs w:val="22"/>
              </w:rPr>
              <w:fldChar w:fldCharType="end"/>
            </w:r>
          </w:hyperlink>
        </w:p>
        <w:p w14:paraId="0A2A0233" w14:textId="215CAA65" w:rsidR="008017D4" w:rsidRPr="00FF6AC4" w:rsidRDefault="008017D4">
          <w:pPr>
            <w:pStyle w:val="Sumrio4"/>
            <w:tabs>
              <w:tab w:val="right" w:pos="8828"/>
            </w:tabs>
            <w:rPr>
              <w:rFonts w:ascii="Arial" w:eastAsiaTheme="minorEastAsia" w:hAnsi="Arial" w:cs="Arial"/>
              <w:noProof/>
              <w:sz w:val="22"/>
              <w:szCs w:val="22"/>
            </w:rPr>
          </w:pPr>
          <w:hyperlink w:anchor="_Toc47637829" w:history="1">
            <w:r w:rsidRPr="00FF6AC4">
              <w:rPr>
                <w:rStyle w:val="Hyperlink"/>
                <w:rFonts w:ascii="Arial" w:hAnsi="Arial" w:cs="Arial"/>
                <w:noProof/>
                <w:sz w:val="22"/>
                <w:szCs w:val="22"/>
              </w:rPr>
              <w:t>UR04- O sistema deve permitir o cadastro de um novo colaborador;</w:t>
            </w:r>
            <w:r w:rsidRPr="00FF6AC4">
              <w:rPr>
                <w:rFonts w:ascii="Arial" w:hAnsi="Arial" w:cs="Arial"/>
                <w:noProof/>
                <w:webHidden/>
                <w:sz w:val="22"/>
                <w:szCs w:val="22"/>
              </w:rPr>
              <w:tab/>
            </w:r>
            <w:r w:rsidRPr="00FF6AC4">
              <w:rPr>
                <w:rFonts w:ascii="Arial" w:hAnsi="Arial" w:cs="Arial"/>
                <w:noProof/>
                <w:webHidden/>
                <w:sz w:val="22"/>
                <w:szCs w:val="22"/>
              </w:rPr>
              <w:fldChar w:fldCharType="begin"/>
            </w:r>
            <w:r w:rsidRPr="00FF6AC4">
              <w:rPr>
                <w:rFonts w:ascii="Arial" w:hAnsi="Arial" w:cs="Arial"/>
                <w:noProof/>
                <w:webHidden/>
                <w:sz w:val="22"/>
                <w:szCs w:val="22"/>
              </w:rPr>
              <w:instrText xml:space="preserve"> PAGEREF _Toc47637829 \h </w:instrText>
            </w:r>
            <w:r w:rsidRPr="00FF6AC4">
              <w:rPr>
                <w:rFonts w:ascii="Arial" w:hAnsi="Arial" w:cs="Arial"/>
                <w:noProof/>
                <w:webHidden/>
                <w:sz w:val="22"/>
                <w:szCs w:val="22"/>
              </w:rPr>
            </w:r>
            <w:r w:rsidRPr="00FF6AC4">
              <w:rPr>
                <w:rFonts w:ascii="Arial" w:hAnsi="Arial" w:cs="Arial"/>
                <w:noProof/>
                <w:webHidden/>
                <w:sz w:val="22"/>
                <w:szCs w:val="22"/>
              </w:rPr>
              <w:fldChar w:fldCharType="separate"/>
            </w:r>
            <w:r w:rsidRPr="00FF6AC4">
              <w:rPr>
                <w:rFonts w:ascii="Arial" w:hAnsi="Arial" w:cs="Arial"/>
                <w:noProof/>
                <w:webHidden/>
                <w:sz w:val="22"/>
                <w:szCs w:val="22"/>
              </w:rPr>
              <w:t>2</w:t>
            </w:r>
            <w:r w:rsidRPr="00FF6AC4">
              <w:rPr>
                <w:rFonts w:ascii="Arial" w:hAnsi="Arial" w:cs="Arial"/>
                <w:noProof/>
                <w:webHidden/>
                <w:sz w:val="22"/>
                <w:szCs w:val="22"/>
              </w:rPr>
              <w:fldChar w:fldCharType="end"/>
            </w:r>
          </w:hyperlink>
        </w:p>
        <w:p w14:paraId="08A31694" w14:textId="12151089" w:rsidR="008017D4" w:rsidRPr="00FF6AC4" w:rsidRDefault="008017D4">
          <w:pPr>
            <w:pStyle w:val="Sumrio4"/>
            <w:tabs>
              <w:tab w:val="right" w:pos="8828"/>
            </w:tabs>
            <w:rPr>
              <w:rFonts w:ascii="Arial" w:eastAsiaTheme="minorEastAsia" w:hAnsi="Arial" w:cs="Arial"/>
              <w:noProof/>
              <w:sz w:val="22"/>
              <w:szCs w:val="22"/>
            </w:rPr>
          </w:pPr>
          <w:hyperlink w:anchor="_Toc47637830" w:history="1">
            <w:r w:rsidRPr="00FF6AC4">
              <w:rPr>
                <w:rStyle w:val="Hyperlink"/>
                <w:rFonts w:ascii="Arial" w:hAnsi="Arial" w:cs="Arial"/>
                <w:noProof/>
                <w:sz w:val="22"/>
                <w:szCs w:val="22"/>
              </w:rPr>
              <w:t>UR05- O sistema deve permitir o cadastro de um novo parceiro;</w:t>
            </w:r>
            <w:r w:rsidRPr="00FF6AC4">
              <w:rPr>
                <w:rFonts w:ascii="Arial" w:hAnsi="Arial" w:cs="Arial"/>
                <w:noProof/>
                <w:webHidden/>
                <w:sz w:val="22"/>
                <w:szCs w:val="22"/>
              </w:rPr>
              <w:tab/>
            </w:r>
            <w:r w:rsidRPr="00FF6AC4">
              <w:rPr>
                <w:rFonts w:ascii="Arial" w:hAnsi="Arial" w:cs="Arial"/>
                <w:noProof/>
                <w:webHidden/>
                <w:sz w:val="22"/>
                <w:szCs w:val="22"/>
              </w:rPr>
              <w:fldChar w:fldCharType="begin"/>
            </w:r>
            <w:r w:rsidRPr="00FF6AC4">
              <w:rPr>
                <w:rFonts w:ascii="Arial" w:hAnsi="Arial" w:cs="Arial"/>
                <w:noProof/>
                <w:webHidden/>
                <w:sz w:val="22"/>
                <w:szCs w:val="22"/>
              </w:rPr>
              <w:instrText xml:space="preserve"> PAGEREF _Toc47637830 \h </w:instrText>
            </w:r>
            <w:r w:rsidRPr="00FF6AC4">
              <w:rPr>
                <w:rFonts w:ascii="Arial" w:hAnsi="Arial" w:cs="Arial"/>
                <w:noProof/>
                <w:webHidden/>
                <w:sz w:val="22"/>
                <w:szCs w:val="22"/>
              </w:rPr>
            </w:r>
            <w:r w:rsidRPr="00FF6AC4">
              <w:rPr>
                <w:rFonts w:ascii="Arial" w:hAnsi="Arial" w:cs="Arial"/>
                <w:noProof/>
                <w:webHidden/>
                <w:sz w:val="22"/>
                <w:szCs w:val="22"/>
              </w:rPr>
              <w:fldChar w:fldCharType="separate"/>
            </w:r>
            <w:r w:rsidRPr="00FF6AC4">
              <w:rPr>
                <w:rFonts w:ascii="Arial" w:hAnsi="Arial" w:cs="Arial"/>
                <w:noProof/>
                <w:webHidden/>
                <w:sz w:val="22"/>
                <w:szCs w:val="22"/>
              </w:rPr>
              <w:t>2</w:t>
            </w:r>
            <w:r w:rsidRPr="00FF6AC4">
              <w:rPr>
                <w:rFonts w:ascii="Arial" w:hAnsi="Arial" w:cs="Arial"/>
                <w:noProof/>
                <w:webHidden/>
                <w:sz w:val="22"/>
                <w:szCs w:val="22"/>
              </w:rPr>
              <w:fldChar w:fldCharType="end"/>
            </w:r>
          </w:hyperlink>
        </w:p>
        <w:p w14:paraId="73A5DA25" w14:textId="6674FF54" w:rsidR="008017D4" w:rsidRPr="00FF6AC4" w:rsidRDefault="008017D4">
          <w:pPr>
            <w:pStyle w:val="Sumrio4"/>
            <w:tabs>
              <w:tab w:val="right" w:pos="8828"/>
            </w:tabs>
            <w:rPr>
              <w:rFonts w:ascii="Arial" w:eastAsiaTheme="minorEastAsia" w:hAnsi="Arial" w:cs="Arial"/>
              <w:noProof/>
              <w:sz w:val="22"/>
              <w:szCs w:val="22"/>
            </w:rPr>
          </w:pPr>
          <w:hyperlink w:anchor="_Toc47637831" w:history="1">
            <w:r w:rsidRPr="00FF6AC4">
              <w:rPr>
                <w:rStyle w:val="Hyperlink"/>
                <w:rFonts w:ascii="Arial" w:hAnsi="Arial" w:cs="Arial"/>
                <w:noProof/>
                <w:sz w:val="22"/>
                <w:szCs w:val="22"/>
              </w:rPr>
              <w:t>UR06- O sistema deve permitir que animais sejam adotados;</w:t>
            </w:r>
            <w:r w:rsidRPr="00FF6AC4">
              <w:rPr>
                <w:rFonts w:ascii="Arial" w:hAnsi="Arial" w:cs="Arial"/>
                <w:noProof/>
                <w:webHidden/>
                <w:sz w:val="22"/>
                <w:szCs w:val="22"/>
              </w:rPr>
              <w:tab/>
            </w:r>
            <w:r w:rsidRPr="00FF6AC4">
              <w:rPr>
                <w:rFonts w:ascii="Arial" w:hAnsi="Arial" w:cs="Arial"/>
                <w:noProof/>
                <w:webHidden/>
                <w:sz w:val="22"/>
                <w:szCs w:val="22"/>
              </w:rPr>
              <w:fldChar w:fldCharType="begin"/>
            </w:r>
            <w:r w:rsidRPr="00FF6AC4">
              <w:rPr>
                <w:rFonts w:ascii="Arial" w:hAnsi="Arial" w:cs="Arial"/>
                <w:noProof/>
                <w:webHidden/>
                <w:sz w:val="22"/>
                <w:szCs w:val="22"/>
              </w:rPr>
              <w:instrText xml:space="preserve"> PAGEREF _Toc47637831 \h </w:instrText>
            </w:r>
            <w:r w:rsidRPr="00FF6AC4">
              <w:rPr>
                <w:rFonts w:ascii="Arial" w:hAnsi="Arial" w:cs="Arial"/>
                <w:noProof/>
                <w:webHidden/>
                <w:sz w:val="22"/>
                <w:szCs w:val="22"/>
              </w:rPr>
            </w:r>
            <w:r w:rsidRPr="00FF6AC4">
              <w:rPr>
                <w:rFonts w:ascii="Arial" w:hAnsi="Arial" w:cs="Arial"/>
                <w:noProof/>
                <w:webHidden/>
                <w:sz w:val="22"/>
                <w:szCs w:val="22"/>
              </w:rPr>
              <w:fldChar w:fldCharType="separate"/>
            </w:r>
            <w:r w:rsidRPr="00FF6AC4">
              <w:rPr>
                <w:rFonts w:ascii="Arial" w:hAnsi="Arial" w:cs="Arial"/>
                <w:noProof/>
                <w:webHidden/>
                <w:sz w:val="22"/>
                <w:szCs w:val="22"/>
              </w:rPr>
              <w:t>2</w:t>
            </w:r>
            <w:r w:rsidRPr="00FF6AC4">
              <w:rPr>
                <w:rFonts w:ascii="Arial" w:hAnsi="Arial" w:cs="Arial"/>
                <w:noProof/>
                <w:webHidden/>
                <w:sz w:val="22"/>
                <w:szCs w:val="22"/>
              </w:rPr>
              <w:fldChar w:fldCharType="end"/>
            </w:r>
          </w:hyperlink>
        </w:p>
        <w:p w14:paraId="3CAEA7FD" w14:textId="64A82C23" w:rsidR="008017D4" w:rsidRPr="00FF6AC4" w:rsidRDefault="008017D4">
          <w:pPr>
            <w:pStyle w:val="Sumrio4"/>
            <w:tabs>
              <w:tab w:val="right" w:pos="8828"/>
            </w:tabs>
            <w:rPr>
              <w:rFonts w:ascii="Arial" w:eastAsiaTheme="minorEastAsia" w:hAnsi="Arial" w:cs="Arial"/>
              <w:noProof/>
              <w:sz w:val="22"/>
              <w:szCs w:val="22"/>
            </w:rPr>
          </w:pPr>
          <w:hyperlink w:anchor="_Toc47637832" w:history="1">
            <w:r w:rsidRPr="00FF6AC4">
              <w:rPr>
                <w:rStyle w:val="Hyperlink"/>
                <w:rFonts w:ascii="Arial" w:hAnsi="Arial" w:cs="Arial"/>
                <w:noProof/>
                <w:sz w:val="22"/>
                <w:szCs w:val="22"/>
              </w:rPr>
              <w:t>UR07- O sistema deve permitir que animais sejam apadrinhados;</w:t>
            </w:r>
            <w:r w:rsidRPr="00FF6AC4">
              <w:rPr>
                <w:rFonts w:ascii="Arial" w:hAnsi="Arial" w:cs="Arial"/>
                <w:noProof/>
                <w:webHidden/>
                <w:sz w:val="22"/>
                <w:szCs w:val="22"/>
              </w:rPr>
              <w:tab/>
            </w:r>
            <w:r w:rsidRPr="00FF6AC4">
              <w:rPr>
                <w:rFonts w:ascii="Arial" w:hAnsi="Arial" w:cs="Arial"/>
                <w:noProof/>
                <w:webHidden/>
                <w:sz w:val="22"/>
                <w:szCs w:val="22"/>
              </w:rPr>
              <w:fldChar w:fldCharType="begin"/>
            </w:r>
            <w:r w:rsidRPr="00FF6AC4">
              <w:rPr>
                <w:rFonts w:ascii="Arial" w:hAnsi="Arial" w:cs="Arial"/>
                <w:noProof/>
                <w:webHidden/>
                <w:sz w:val="22"/>
                <w:szCs w:val="22"/>
              </w:rPr>
              <w:instrText xml:space="preserve"> PAGEREF _Toc47637832 \h </w:instrText>
            </w:r>
            <w:r w:rsidRPr="00FF6AC4">
              <w:rPr>
                <w:rFonts w:ascii="Arial" w:hAnsi="Arial" w:cs="Arial"/>
                <w:noProof/>
                <w:webHidden/>
                <w:sz w:val="22"/>
                <w:szCs w:val="22"/>
              </w:rPr>
            </w:r>
            <w:r w:rsidRPr="00FF6AC4">
              <w:rPr>
                <w:rFonts w:ascii="Arial" w:hAnsi="Arial" w:cs="Arial"/>
                <w:noProof/>
                <w:webHidden/>
                <w:sz w:val="22"/>
                <w:szCs w:val="22"/>
              </w:rPr>
              <w:fldChar w:fldCharType="separate"/>
            </w:r>
            <w:r w:rsidRPr="00FF6AC4">
              <w:rPr>
                <w:rFonts w:ascii="Arial" w:hAnsi="Arial" w:cs="Arial"/>
                <w:noProof/>
                <w:webHidden/>
                <w:sz w:val="22"/>
                <w:szCs w:val="22"/>
              </w:rPr>
              <w:t>2</w:t>
            </w:r>
            <w:r w:rsidRPr="00FF6AC4">
              <w:rPr>
                <w:rFonts w:ascii="Arial" w:hAnsi="Arial" w:cs="Arial"/>
                <w:noProof/>
                <w:webHidden/>
                <w:sz w:val="22"/>
                <w:szCs w:val="22"/>
              </w:rPr>
              <w:fldChar w:fldCharType="end"/>
            </w:r>
          </w:hyperlink>
        </w:p>
        <w:p w14:paraId="136F7A24" w14:textId="61F45E80" w:rsidR="008017D4" w:rsidRPr="00FF6AC4" w:rsidRDefault="008017D4">
          <w:pPr>
            <w:pStyle w:val="Sumrio4"/>
            <w:tabs>
              <w:tab w:val="right" w:pos="8828"/>
            </w:tabs>
            <w:rPr>
              <w:rFonts w:ascii="Arial" w:eastAsiaTheme="minorEastAsia" w:hAnsi="Arial" w:cs="Arial"/>
              <w:noProof/>
              <w:sz w:val="22"/>
              <w:szCs w:val="22"/>
            </w:rPr>
          </w:pPr>
          <w:hyperlink w:anchor="_Toc47637833" w:history="1">
            <w:r w:rsidRPr="00FF6AC4">
              <w:rPr>
                <w:rStyle w:val="Hyperlink"/>
                <w:rFonts w:ascii="Arial" w:hAnsi="Arial" w:cs="Arial"/>
                <w:noProof/>
                <w:sz w:val="22"/>
                <w:szCs w:val="22"/>
              </w:rPr>
              <w:t>UR08- O sistema deve permitir disponibilizar animais para adoção;</w:t>
            </w:r>
            <w:r w:rsidRPr="00FF6AC4">
              <w:rPr>
                <w:rFonts w:ascii="Arial" w:hAnsi="Arial" w:cs="Arial"/>
                <w:noProof/>
                <w:webHidden/>
                <w:sz w:val="22"/>
                <w:szCs w:val="22"/>
              </w:rPr>
              <w:tab/>
            </w:r>
            <w:r w:rsidRPr="00FF6AC4">
              <w:rPr>
                <w:rFonts w:ascii="Arial" w:hAnsi="Arial" w:cs="Arial"/>
                <w:noProof/>
                <w:webHidden/>
                <w:sz w:val="22"/>
                <w:szCs w:val="22"/>
              </w:rPr>
              <w:fldChar w:fldCharType="begin"/>
            </w:r>
            <w:r w:rsidRPr="00FF6AC4">
              <w:rPr>
                <w:rFonts w:ascii="Arial" w:hAnsi="Arial" w:cs="Arial"/>
                <w:noProof/>
                <w:webHidden/>
                <w:sz w:val="22"/>
                <w:szCs w:val="22"/>
              </w:rPr>
              <w:instrText xml:space="preserve"> PAGEREF _Toc47637833 \h </w:instrText>
            </w:r>
            <w:r w:rsidRPr="00FF6AC4">
              <w:rPr>
                <w:rFonts w:ascii="Arial" w:hAnsi="Arial" w:cs="Arial"/>
                <w:noProof/>
                <w:webHidden/>
                <w:sz w:val="22"/>
                <w:szCs w:val="22"/>
              </w:rPr>
            </w:r>
            <w:r w:rsidRPr="00FF6AC4">
              <w:rPr>
                <w:rFonts w:ascii="Arial" w:hAnsi="Arial" w:cs="Arial"/>
                <w:noProof/>
                <w:webHidden/>
                <w:sz w:val="22"/>
                <w:szCs w:val="22"/>
              </w:rPr>
              <w:fldChar w:fldCharType="separate"/>
            </w:r>
            <w:r w:rsidRPr="00FF6AC4">
              <w:rPr>
                <w:rFonts w:ascii="Arial" w:hAnsi="Arial" w:cs="Arial"/>
                <w:noProof/>
                <w:webHidden/>
                <w:sz w:val="22"/>
                <w:szCs w:val="22"/>
              </w:rPr>
              <w:t>2</w:t>
            </w:r>
            <w:r w:rsidRPr="00FF6AC4">
              <w:rPr>
                <w:rFonts w:ascii="Arial" w:hAnsi="Arial" w:cs="Arial"/>
                <w:noProof/>
                <w:webHidden/>
                <w:sz w:val="22"/>
                <w:szCs w:val="22"/>
              </w:rPr>
              <w:fldChar w:fldCharType="end"/>
            </w:r>
          </w:hyperlink>
        </w:p>
        <w:p w14:paraId="36AD79C4" w14:textId="47567C1B" w:rsidR="008017D4" w:rsidRPr="00FF6AC4" w:rsidRDefault="008017D4">
          <w:pPr>
            <w:pStyle w:val="Sumrio4"/>
            <w:tabs>
              <w:tab w:val="right" w:pos="8828"/>
            </w:tabs>
            <w:rPr>
              <w:rFonts w:ascii="Arial" w:eastAsiaTheme="minorEastAsia" w:hAnsi="Arial" w:cs="Arial"/>
              <w:noProof/>
              <w:sz w:val="22"/>
              <w:szCs w:val="22"/>
            </w:rPr>
          </w:pPr>
          <w:hyperlink w:anchor="_Toc47637834" w:history="1">
            <w:r w:rsidRPr="00FF6AC4">
              <w:rPr>
                <w:rStyle w:val="Hyperlink"/>
                <w:rFonts w:ascii="Arial" w:hAnsi="Arial" w:cs="Arial"/>
                <w:noProof/>
                <w:sz w:val="22"/>
                <w:szCs w:val="22"/>
              </w:rPr>
              <w:t>UR09- O sistema deve permitir visualizar os animais disponíveis;</w:t>
            </w:r>
            <w:r w:rsidRPr="00FF6AC4">
              <w:rPr>
                <w:rFonts w:ascii="Arial" w:hAnsi="Arial" w:cs="Arial"/>
                <w:noProof/>
                <w:webHidden/>
                <w:sz w:val="22"/>
                <w:szCs w:val="22"/>
              </w:rPr>
              <w:tab/>
            </w:r>
            <w:r w:rsidRPr="00FF6AC4">
              <w:rPr>
                <w:rFonts w:ascii="Arial" w:hAnsi="Arial" w:cs="Arial"/>
                <w:noProof/>
                <w:webHidden/>
                <w:sz w:val="22"/>
                <w:szCs w:val="22"/>
              </w:rPr>
              <w:fldChar w:fldCharType="begin"/>
            </w:r>
            <w:r w:rsidRPr="00FF6AC4">
              <w:rPr>
                <w:rFonts w:ascii="Arial" w:hAnsi="Arial" w:cs="Arial"/>
                <w:noProof/>
                <w:webHidden/>
                <w:sz w:val="22"/>
                <w:szCs w:val="22"/>
              </w:rPr>
              <w:instrText xml:space="preserve"> PAGEREF _Toc47637834 \h </w:instrText>
            </w:r>
            <w:r w:rsidRPr="00FF6AC4">
              <w:rPr>
                <w:rFonts w:ascii="Arial" w:hAnsi="Arial" w:cs="Arial"/>
                <w:noProof/>
                <w:webHidden/>
                <w:sz w:val="22"/>
                <w:szCs w:val="22"/>
              </w:rPr>
            </w:r>
            <w:r w:rsidRPr="00FF6AC4">
              <w:rPr>
                <w:rFonts w:ascii="Arial" w:hAnsi="Arial" w:cs="Arial"/>
                <w:noProof/>
                <w:webHidden/>
                <w:sz w:val="22"/>
                <w:szCs w:val="22"/>
              </w:rPr>
              <w:fldChar w:fldCharType="separate"/>
            </w:r>
            <w:r w:rsidRPr="00FF6AC4">
              <w:rPr>
                <w:rFonts w:ascii="Arial" w:hAnsi="Arial" w:cs="Arial"/>
                <w:noProof/>
                <w:webHidden/>
                <w:sz w:val="22"/>
                <w:szCs w:val="22"/>
              </w:rPr>
              <w:t>2</w:t>
            </w:r>
            <w:r w:rsidRPr="00FF6AC4">
              <w:rPr>
                <w:rFonts w:ascii="Arial" w:hAnsi="Arial" w:cs="Arial"/>
                <w:noProof/>
                <w:webHidden/>
                <w:sz w:val="22"/>
                <w:szCs w:val="22"/>
              </w:rPr>
              <w:fldChar w:fldCharType="end"/>
            </w:r>
          </w:hyperlink>
        </w:p>
        <w:p w14:paraId="38252101" w14:textId="7DB6752A" w:rsidR="008017D4" w:rsidRPr="00FF6AC4" w:rsidRDefault="008017D4">
          <w:pPr>
            <w:pStyle w:val="Sumrio4"/>
            <w:tabs>
              <w:tab w:val="right" w:pos="8828"/>
            </w:tabs>
            <w:rPr>
              <w:rFonts w:ascii="Arial" w:eastAsiaTheme="minorEastAsia" w:hAnsi="Arial" w:cs="Arial"/>
              <w:noProof/>
              <w:sz w:val="22"/>
              <w:szCs w:val="22"/>
            </w:rPr>
          </w:pPr>
          <w:hyperlink w:anchor="_Toc47637835" w:history="1">
            <w:r w:rsidRPr="00FF6AC4">
              <w:rPr>
                <w:rStyle w:val="Hyperlink"/>
                <w:rFonts w:ascii="Arial" w:hAnsi="Arial" w:cs="Arial"/>
                <w:noProof/>
                <w:sz w:val="22"/>
                <w:szCs w:val="22"/>
              </w:rPr>
              <w:t>UR10- O sistema deve permitir que usuários entrem em contato entre eles;</w:t>
            </w:r>
            <w:r w:rsidRPr="00FF6AC4">
              <w:rPr>
                <w:rFonts w:ascii="Arial" w:hAnsi="Arial" w:cs="Arial"/>
                <w:noProof/>
                <w:webHidden/>
                <w:sz w:val="22"/>
                <w:szCs w:val="22"/>
              </w:rPr>
              <w:tab/>
            </w:r>
            <w:r w:rsidRPr="00FF6AC4">
              <w:rPr>
                <w:rFonts w:ascii="Arial" w:hAnsi="Arial" w:cs="Arial"/>
                <w:noProof/>
                <w:webHidden/>
                <w:sz w:val="22"/>
                <w:szCs w:val="22"/>
              </w:rPr>
              <w:fldChar w:fldCharType="begin"/>
            </w:r>
            <w:r w:rsidRPr="00FF6AC4">
              <w:rPr>
                <w:rFonts w:ascii="Arial" w:hAnsi="Arial" w:cs="Arial"/>
                <w:noProof/>
                <w:webHidden/>
                <w:sz w:val="22"/>
                <w:szCs w:val="22"/>
              </w:rPr>
              <w:instrText xml:space="preserve"> PAGEREF _Toc47637835 \h </w:instrText>
            </w:r>
            <w:r w:rsidRPr="00FF6AC4">
              <w:rPr>
                <w:rFonts w:ascii="Arial" w:hAnsi="Arial" w:cs="Arial"/>
                <w:noProof/>
                <w:webHidden/>
                <w:sz w:val="22"/>
                <w:szCs w:val="22"/>
              </w:rPr>
            </w:r>
            <w:r w:rsidRPr="00FF6AC4">
              <w:rPr>
                <w:rFonts w:ascii="Arial" w:hAnsi="Arial" w:cs="Arial"/>
                <w:noProof/>
                <w:webHidden/>
                <w:sz w:val="22"/>
                <w:szCs w:val="22"/>
              </w:rPr>
              <w:fldChar w:fldCharType="separate"/>
            </w:r>
            <w:r w:rsidRPr="00FF6AC4">
              <w:rPr>
                <w:rFonts w:ascii="Arial" w:hAnsi="Arial" w:cs="Arial"/>
                <w:noProof/>
                <w:webHidden/>
                <w:sz w:val="22"/>
                <w:szCs w:val="22"/>
              </w:rPr>
              <w:t>2</w:t>
            </w:r>
            <w:r w:rsidRPr="00FF6AC4">
              <w:rPr>
                <w:rFonts w:ascii="Arial" w:hAnsi="Arial" w:cs="Arial"/>
                <w:noProof/>
                <w:webHidden/>
                <w:sz w:val="22"/>
                <w:szCs w:val="22"/>
              </w:rPr>
              <w:fldChar w:fldCharType="end"/>
            </w:r>
          </w:hyperlink>
        </w:p>
        <w:p w14:paraId="0370042D" w14:textId="2D491183" w:rsidR="008017D4" w:rsidRPr="00FF6AC4" w:rsidRDefault="008017D4">
          <w:pPr>
            <w:pStyle w:val="Sumrio4"/>
            <w:tabs>
              <w:tab w:val="right" w:pos="8828"/>
            </w:tabs>
            <w:rPr>
              <w:rFonts w:ascii="Arial" w:eastAsiaTheme="minorEastAsia" w:hAnsi="Arial" w:cs="Arial"/>
              <w:noProof/>
              <w:sz w:val="22"/>
              <w:szCs w:val="22"/>
            </w:rPr>
          </w:pPr>
          <w:hyperlink w:anchor="_Toc47637836" w:history="1">
            <w:r w:rsidRPr="00FF6AC4">
              <w:rPr>
                <w:rStyle w:val="Hyperlink"/>
                <w:rFonts w:ascii="Arial" w:hAnsi="Arial" w:cs="Arial"/>
                <w:noProof/>
                <w:sz w:val="22"/>
                <w:szCs w:val="22"/>
              </w:rPr>
              <w:t>UR11- O sistema deve cuidar sozinho da autenticação do usuário;</w:t>
            </w:r>
            <w:r w:rsidRPr="00FF6AC4">
              <w:rPr>
                <w:rFonts w:ascii="Arial" w:hAnsi="Arial" w:cs="Arial"/>
                <w:noProof/>
                <w:webHidden/>
                <w:sz w:val="22"/>
                <w:szCs w:val="22"/>
              </w:rPr>
              <w:tab/>
            </w:r>
            <w:r w:rsidRPr="00FF6AC4">
              <w:rPr>
                <w:rFonts w:ascii="Arial" w:hAnsi="Arial" w:cs="Arial"/>
                <w:noProof/>
                <w:webHidden/>
                <w:sz w:val="22"/>
                <w:szCs w:val="22"/>
              </w:rPr>
              <w:fldChar w:fldCharType="begin"/>
            </w:r>
            <w:r w:rsidRPr="00FF6AC4">
              <w:rPr>
                <w:rFonts w:ascii="Arial" w:hAnsi="Arial" w:cs="Arial"/>
                <w:noProof/>
                <w:webHidden/>
                <w:sz w:val="22"/>
                <w:szCs w:val="22"/>
              </w:rPr>
              <w:instrText xml:space="preserve"> PAGEREF _Toc47637836 \h </w:instrText>
            </w:r>
            <w:r w:rsidRPr="00FF6AC4">
              <w:rPr>
                <w:rFonts w:ascii="Arial" w:hAnsi="Arial" w:cs="Arial"/>
                <w:noProof/>
                <w:webHidden/>
                <w:sz w:val="22"/>
                <w:szCs w:val="22"/>
              </w:rPr>
            </w:r>
            <w:r w:rsidRPr="00FF6AC4">
              <w:rPr>
                <w:rFonts w:ascii="Arial" w:hAnsi="Arial" w:cs="Arial"/>
                <w:noProof/>
                <w:webHidden/>
                <w:sz w:val="22"/>
                <w:szCs w:val="22"/>
              </w:rPr>
              <w:fldChar w:fldCharType="separate"/>
            </w:r>
            <w:r w:rsidRPr="00FF6AC4">
              <w:rPr>
                <w:rFonts w:ascii="Arial" w:hAnsi="Arial" w:cs="Arial"/>
                <w:noProof/>
                <w:webHidden/>
                <w:sz w:val="22"/>
                <w:szCs w:val="22"/>
              </w:rPr>
              <w:t>2</w:t>
            </w:r>
            <w:r w:rsidRPr="00FF6AC4">
              <w:rPr>
                <w:rFonts w:ascii="Arial" w:hAnsi="Arial" w:cs="Arial"/>
                <w:noProof/>
                <w:webHidden/>
                <w:sz w:val="22"/>
                <w:szCs w:val="22"/>
              </w:rPr>
              <w:fldChar w:fldCharType="end"/>
            </w:r>
          </w:hyperlink>
        </w:p>
        <w:p w14:paraId="7B5CD988" w14:textId="27AB1E94" w:rsidR="008017D4" w:rsidRPr="00FF6AC4" w:rsidRDefault="008017D4">
          <w:pPr>
            <w:pStyle w:val="Sumrio4"/>
            <w:tabs>
              <w:tab w:val="right" w:pos="8828"/>
            </w:tabs>
            <w:rPr>
              <w:rFonts w:ascii="Arial" w:eastAsiaTheme="minorEastAsia" w:hAnsi="Arial" w:cs="Arial"/>
              <w:noProof/>
              <w:sz w:val="22"/>
              <w:szCs w:val="22"/>
            </w:rPr>
          </w:pPr>
          <w:hyperlink w:anchor="_Toc47637837" w:history="1">
            <w:r w:rsidRPr="00FF6AC4">
              <w:rPr>
                <w:rStyle w:val="Hyperlink"/>
                <w:rFonts w:ascii="Arial" w:hAnsi="Arial" w:cs="Arial"/>
                <w:noProof/>
                <w:sz w:val="22"/>
                <w:szCs w:val="22"/>
              </w:rPr>
              <w:t>UR12- O sistema não deve permitir que um usuário tipo friend exclua um animal;</w:t>
            </w:r>
            <w:r w:rsidRPr="00FF6AC4">
              <w:rPr>
                <w:rFonts w:ascii="Arial" w:hAnsi="Arial" w:cs="Arial"/>
                <w:noProof/>
                <w:webHidden/>
                <w:sz w:val="22"/>
                <w:szCs w:val="22"/>
              </w:rPr>
              <w:tab/>
            </w:r>
            <w:r w:rsidRPr="00FF6AC4">
              <w:rPr>
                <w:rFonts w:ascii="Arial" w:hAnsi="Arial" w:cs="Arial"/>
                <w:noProof/>
                <w:webHidden/>
                <w:sz w:val="22"/>
                <w:szCs w:val="22"/>
              </w:rPr>
              <w:fldChar w:fldCharType="begin"/>
            </w:r>
            <w:r w:rsidRPr="00FF6AC4">
              <w:rPr>
                <w:rFonts w:ascii="Arial" w:hAnsi="Arial" w:cs="Arial"/>
                <w:noProof/>
                <w:webHidden/>
                <w:sz w:val="22"/>
                <w:szCs w:val="22"/>
              </w:rPr>
              <w:instrText xml:space="preserve"> PAGEREF _Toc47637837 \h </w:instrText>
            </w:r>
            <w:r w:rsidRPr="00FF6AC4">
              <w:rPr>
                <w:rFonts w:ascii="Arial" w:hAnsi="Arial" w:cs="Arial"/>
                <w:noProof/>
                <w:webHidden/>
                <w:sz w:val="22"/>
                <w:szCs w:val="22"/>
              </w:rPr>
            </w:r>
            <w:r w:rsidRPr="00FF6AC4">
              <w:rPr>
                <w:rFonts w:ascii="Arial" w:hAnsi="Arial" w:cs="Arial"/>
                <w:noProof/>
                <w:webHidden/>
                <w:sz w:val="22"/>
                <w:szCs w:val="22"/>
              </w:rPr>
              <w:fldChar w:fldCharType="separate"/>
            </w:r>
            <w:r w:rsidRPr="00FF6AC4">
              <w:rPr>
                <w:rFonts w:ascii="Arial" w:hAnsi="Arial" w:cs="Arial"/>
                <w:noProof/>
                <w:webHidden/>
                <w:sz w:val="22"/>
                <w:szCs w:val="22"/>
              </w:rPr>
              <w:t>2</w:t>
            </w:r>
            <w:r w:rsidRPr="00FF6AC4">
              <w:rPr>
                <w:rFonts w:ascii="Arial" w:hAnsi="Arial" w:cs="Arial"/>
                <w:noProof/>
                <w:webHidden/>
                <w:sz w:val="22"/>
                <w:szCs w:val="22"/>
              </w:rPr>
              <w:fldChar w:fldCharType="end"/>
            </w:r>
          </w:hyperlink>
        </w:p>
        <w:p w14:paraId="34123689" w14:textId="6AB95389" w:rsidR="008017D4" w:rsidRPr="00FF6AC4" w:rsidRDefault="008017D4">
          <w:pPr>
            <w:pStyle w:val="Sumrio4"/>
            <w:tabs>
              <w:tab w:val="right" w:pos="8828"/>
            </w:tabs>
            <w:rPr>
              <w:rFonts w:ascii="Arial" w:eastAsiaTheme="minorEastAsia" w:hAnsi="Arial" w:cs="Arial"/>
              <w:noProof/>
              <w:sz w:val="22"/>
              <w:szCs w:val="22"/>
            </w:rPr>
          </w:pPr>
          <w:hyperlink w:anchor="_Toc47637838" w:history="1">
            <w:r w:rsidRPr="00FF6AC4">
              <w:rPr>
                <w:rStyle w:val="Hyperlink"/>
                <w:rFonts w:ascii="Arial" w:hAnsi="Arial" w:cs="Arial"/>
                <w:noProof/>
                <w:sz w:val="22"/>
                <w:szCs w:val="22"/>
              </w:rPr>
              <w:t>UR13- O sistema não deve permitir o acesso a algumas funções sem estar logado;</w:t>
            </w:r>
            <w:r w:rsidRPr="00FF6AC4">
              <w:rPr>
                <w:rFonts w:ascii="Arial" w:hAnsi="Arial" w:cs="Arial"/>
                <w:noProof/>
                <w:webHidden/>
                <w:sz w:val="22"/>
                <w:szCs w:val="22"/>
              </w:rPr>
              <w:tab/>
            </w:r>
            <w:r w:rsidRPr="00FF6AC4">
              <w:rPr>
                <w:rFonts w:ascii="Arial" w:hAnsi="Arial" w:cs="Arial"/>
                <w:noProof/>
                <w:webHidden/>
                <w:sz w:val="22"/>
                <w:szCs w:val="22"/>
              </w:rPr>
              <w:fldChar w:fldCharType="begin"/>
            </w:r>
            <w:r w:rsidRPr="00FF6AC4">
              <w:rPr>
                <w:rFonts w:ascii="Arial" w:hAnsi="Arial" w:cs="Arial"/>
                <w:noProof/>
                <w:webHidden/>
                <w:sz w:val="22"/>
                <w:szCs w:val="22"/>
              </w:rPr>
              <w:instrText xml:space="preserve"> PAGEREF _Toc47637838 \h </w:instrText>
            </w:r>
            <w:r w:rsidRPr="00FF6AC4">
              <w:rPr>
                <w:rFonts w:ascii="Arial" w:hAnsi="Arial" w:cs="Arial"/>
                <w:noProof/>
                <w:webHidden/>
                <w:sz w:val="22"/>
                <w:szCs w:val="22"/>
              </w:rPr>
            </w:r>
            <w:r w:rsidRPr="00FF6AC4">
              <w:rPr>
                <w:rFonts w:ascii="Arial" w:hAnsi="Arial" w:cs="Arial"/>
                <w:noProof/>
                <w:webHidden/>
                <w:sz w:val="22"/>
                <w:szCs w:val="22"/>
              </w:rPr>
              <w:fldChar w:fldCharType="separate"/>
            </w:r>
            <w:r w:rsidRPr="00FF6AC4">
              <w:rPr>
                <w:rFonts w:ascii="Arial" w:hAnsi="Arial" w:cs="Arial"/>
                <w:noProof/>
                <w:webHidden/>
                <w:sz w:val="22"/>
                <w:szCs w:val="22"/>
              </w:rPr>
              <w:t>2</w:t>
            </w:r>
            <w:r w:rsidRPr="00FF6AC4">
              <w:rPr>
                <w:rFonts w:ascii="Arial" w:hAnsi="Arial" w:cs="Arial"/>
                <w:noProof/>
                <w:webHidden/>
                <w:sz w:val="22"/>
                <w:szCs w:val="22"/>
              </w:rPr>
              <w:fldChar w:fldCharType="end"/>
            </w:r>
          </w:hyperlink>
        </w:p>
        <w:p w14:paraId="39C2F0A0" w14:textId="1E3717EA" w:rsidR="008017D4" w:rsidRPr="00FF6AC4" w:rsidRDefault="008017D4">
          <w:pPr>
            <w:pStyle w:val="Sumrio4"/>
            <w:tabs>
              <w:tab w:val="right" w:pos="8828"/>
            </w:tabs>
            <w:rPr>
              <w:rFonts w:ascii="Arial" w:eastAsiaTheme="minorEastAsia" w:hAnsi="Arial" w:cs="Arial"/>
              <w:noProof/>
              <w:sz w:val="22"/>
              <w:szCs w:val="22"/>
            </w:rPr>
          </w:pPr>
          <w:hyperlink w:anchor="_Toc47637839" w:history="1">
            <w:r w:rsidRPr="00FF6AC4">
              <w:rPr>
                <w:rStyle w:val="Hyperlink"/>
                <w:rFonts w:ascii="Arial" w:hAnsi="Arial" w:cs="Arial"/>
                <w:noProof/>
                <w:sz w:val="22"/>
                <w:szCs w:val="22"/>
              </w:rPr>
              <w:t>UR14- O sistema deve ser independente; (será implementado em versões futuras)</w:t>
            </w:r>
            <w:r w:rsidRPr="00FF6AC4">
              <w:rPr>
                <w:rFonts w:ascii="Arial" w:hAnsi="Arial" w:cs="Arial"/>
                <w:noProof/>
                <w:webHidden/>
                <w:sz w:val="22"/>
                <w:szCs w:val="22"/>
              </w:rPr>
              <w:tab/>
            </w:r>
            <w:r w:rsidRPr="00FF6AC4">
              <w:rPr>
                <w:rFonts w:ascii="Arial" w:hAnsi="Arial" w:cs="Arial"/>
                <w:noProof/>
                <w:webHidden/>
                <w:sz w:val="22"/>
                <w:szCs w:val="22"/>
              </w:rPr>
              <w:fldChar w:fldCharType="begin"/>
            </w:r>
            <w:r w:rsidRPr="00FF6AC4">
              <w:rPr>
                <w:rFonts w:ascii="Arial" w:hAnsi="Arial" w:cs="Arial"/>
                <w:noProof/>
                <w:webHidden/>
                <w:sz w:val="22"/>
                <w:szCs w:val="22"/>
              </w:rPr>
              <w:instrText xml:space="preserve"> PAGEREF _Toc47637839 \h </w:instrText>
            </w:r>
            <w:r w:rsidRPr="00FF6AC4">
              <w:rPr>
                <w:rFonts w:ascii="Arial" w:hAnsi="Arial" w:cs="Arial"/>
                <w:noProof/>
                <w:webHidden/>
                <w:sz w:val="22"/>
                <w:szCs w:val="22"/>
              </w:rPr>
            </w:r>
            <w:r w:rsidRPr="00FF6AC4">
              <w:rPr>
                <w:rFonts w:ascii="Arial" w:hAnsi="Arial" w:cs="Arial"/>
                <w:noProof/>
                <w:webHidden/>
                <w:sz w:val="22"/>
                <w:szCs w:val="22"/>
              </w:rPr>
              <w:fldChar w:fldCharType="separate"/>
            </w:r>
            <w:r w:rsidRPr="00FF6AC4">
              <w:rPr>
                <w:rFonts w:ascii="Arial" w:hAnsi="Arial" w:cs="Arial"/>
                <w:noProof/>
                <w:webHidden/>
                <w:sz w:val="22"/>
                <w:szCs w:val="22"/>
              </w:rPr>
              <w:t>2</w:t>
            </w:r>
            <w:r w:rsidRPr="00FF6AC4">
              <w:rPr>
                <w:rFonts w:ascii="Arial" w:hAnsi="Arial" w:cs="Arial"/>
                <w:noProof/>
                <w:webHidden/>
                <w:sz w:val="22"/>
                <w:szCs w:val="22"/>
              </w:rPr>
              <w:fldChar w:fldCharType="end"/>
            </w:r>
          </w:hyperlink>
        </w:p>
        <w:p w14:paraId="0695EF36" w14:textId="4C4249A1" w:rsidR="008017D4" w:rsidRPr="00FF6AC4" w:rsidRDefault="008017D4">
          <w:pPr>
            <w:pStyle w:val="Sumrio4"/>
            <w:tabs>
              <w:tab w:val="right" w:pos="8828"/>
            </w:tabs>
            <w:rPr>
              <w:rFonts w:ascii="Arial" w:eastAsiaTheme="minorEastAsia" w:hAnsi="Arial" w:cs="Arial"/>
              <w:noProof/>
              <w:sz w:val="22"/>
              <w:szCs w:val="22"/>
            </w:rPr>
          </w:pPr>
          <w:hyperlink w:anchor="_Toc47637840" w:history="1">
            <w:r w:rsidRPr="00FF6AC4">
              <w:rPr>
                <w:rStyle w:val="Hyperlink"/>
                <w:rFonts w:ascii="Arial" w:hAnsi="Arial" w:cs="Arial"/>
                <w:noProof/>
                <w:sz w:val="22"/>
                <w:szCs w:val="22"/>
              </w:rPr>
              <w:t>UR15- O sistema deve ser integrado à um navegador web Google Chrome;</w:t>
            </w:r>
            <w:r w:rsidRPr="00FF6AC4">
              <w:rPr>
                <w:rFonts w:ascii="Arial" w:hAnsi="Arial" w:cs="Arial"/>
                <w:noProof/>
                <w:webHidden/>
                <w:sz w:val="22"/>
                <w:szCs w:val="22"/>
              </w:rPr>
              <w:tab/>
            </w:r>
            <w:r w:rsidRPr="00FF6AC4">
              <w:rPr>
                <w:rFonts w:ascii="Arial" w:hAnsi="Arial" w:cs="Arial"/>
                <w:noProof/>
                <w:webHidden/>
                <w:sz w:val="22"/>
                <w:szCs w:val="22"/>
              </w:rPr>
              <w:fldChar w:fldCharType="begin"/>
            </w:r>
            <w:r w:rsidRPr="00FF6AC4">
              <w:rPr>
                <w:rFonts w:ascii="Arial" w:hAnsi="Arial" w:cs="Arial"/>
                <w:noProof/>
                <w:webHidden/>
                <w:sz w:val="22"/>
                <w:szCs w:val="22"/>
              </w:rPr>
              <w:instrText xml:space="preserve"> PAGEREF _Toc47637840 \h </w:instrText>
            </w:r>
            <w:r w:rsidRPr="00FF6AC4">
              <w:rPr>
                <w:rFonts w:ascii="Arial" w:hAnsi="Arial" w:cs="Arial"/>
                <w:noProof/>
                <w:webHidden/>
                <w:sz w:val="22"/>
                <w:szCs w:val="22"/>
              </w:rPr>
            </w:r>
            <w:r w:rsidRPr="00FF6AC4">
              <w:rPr>
                <w:rFonts w:ascii="Arial" w:hAnsi="Arial" w:cs="Arial"/>
                <w:noProof/>
                <w:webHidden/>
                <w:sz w:val="22"/>
                <w:szCs w:val="22"/>
              </w:rPr>
              <w:fldChar w:fldCharType="separate"/>
            </w:r>
            <w:r w:rsidRPr="00FF6AC4">
              <w:rPr>
                <w:rFonts w:ascii="Arial" w:hAnsi="Arial" w:cs="Arial"/>
                <w:noProof/>
                <w:webHidden/>
                <w:sz w:val="22"/>
                <w:szCs w:val="22"/>
              </w:rPr>
              <w:t>2</w:t>
            </w:r>
            <w:r w:rsidRPr="00FF6AC4">
              <w:rPr>
                <w:rFonts w:ascii="Arial" w:hAnsi="Arial" w:cs="Arial"/>
                <w:noProof/>
                <w:webHidden/>
                <w:sz w:val="22"/>
                <w:szCs w:val="22"/>
              </w:rPr>
              <w:fldChar w:fldCharType="end"/>
            </w:r>
          </w:hyperlink>
        </w:p>
        <w:p w14:paraId="4106B03A" w14:textId="186FF2D9" w:rsidR="008017D4" w:rsidRPr="00FF6AC4" w:rsidRDefault="008017D4">
          <w:pPr>
            <w:pStyle w:val="Sumrio4"/>
            <w:tabs>
              <w:tab w:val="right" w:pos="8828"/>
            </w:tabs>
            <w:rPr>
              <w:rFonts w:ascii="Arial" w:eastAsiaTheme="minorEastAsia" w:hAnsi="Arial" w:cs="Arial"/>
              <w:noProof/>
              <w:sz w:val="22"/>
              <w:szCs w:val="22"/>
            </w:rPr>
          </w:pPr>
          <w:hyperlink w:anchor="_Toc47637841" w:history="1">
            <w:r w:rsidRPr="00FF6AC4">
              <w:rPr>
                <w:rStyle w:val="Hyperlink"/>
                <w:rFonts w:ascii="Arial" w:hAnsi="Arial" w:cs="Arial"/>
                <w:noProof/>
                <w:sz w:val="22"/>
                <w:szCs w:val="22"/>
              </w:rPr>
              <w:t>UR16- O sistema integrado deve suportar css;</w:t>
            </w:r>
            <w:r w:rsidRPr="00FF6AC4">
              <w:rPr>
                <w:rFonts w:ascii="Arial" w:hAnsi="Arial" w:cs="Arial"/>
                <w:noProof/>
                <w:webHidden/>
                <w:sz w:val="22"/>
                <w:szCs w:val="22"/>
              </w:rPr>
              <w:tab/>
            </w:r>
            <w:r w:rsidRPr="00FF6AC4">
              <w:rPr>
                <w:rFonts w:ascii="Arial" w:hAnsi="Arial" w:cs="Arial"/>
                <w:noProof/>
                <w:webHidden/>
                <w:sz w:val="22"/>
                <w:szCs w:val="22"/>
              </w:rPr>
              <w:fldChar w:fldCharType="begin"/>
            </w:r>
            <w:r w:rsidRPr="00FF6AC4">
              <w:rPr>
                <w:rFonts w:ascii="Arial" w:hAnsi="Arial" w:cs="Arial"/>
                <w:noProof/>
                <w:webHidden/>
                <w:sz w:val="22"/>
                <w:szCs w:val="22"/>
              </w:rPr>
              <w:instrText xml:space="preserve"> PAGEREF _Toc47637841 \h </w:instrText>
            </w:r>
            <w:r w:rsidRPr="00FF6AC4">
              <w:rPr>
                <w:rFonts w:ascii="Arial" w:hAnsi="Arial" w:cs="Arial"/>
                <w:noProof/>
                <w:webHidden/>
                <w:sz w:val="22"/>
                <w:szCs w:val="22"/>
              </w:rPr>
            </w:r>
            <w:r w:rsidRPr="00FF6AC4">
              <w:rPr>
                <w:rFonts w:ascii="Arial" w:hAnsi="Arial" w:cs="Arial"/>
                <w:noProof/>
                <w:webHidden/>
                <w:sz w:val="22"/>
                <w:szCs w:val="22"/>
              </w:rPr>
              <w:fldChar w:fldCharType="separate"/>
            </w:r>
            <w:r w:rsidRPr="00FF6AC4">
              <w:rPr>
                <w:rFonts w:ascii="Arial" w:hAnsi="Arial" w:cs="Arial"/>
                <w:noProof/>
                <w:webHidden/>
                <w:sz w:val="22"/>
                <w:szCs w:val="22"/>
              </w:rPr>
              <w:t>2</w:t>
            </w:r>
            <w:r w:rsidRPr="00FF6AC4">
              <w:rPr>
                <w:rFonts w:ascii="Arial" w:hAnsi="Arial" w:cs="Arial"/>
                <w:noProof/>
                <w:webHidden/>
                <w:sz w:val="22"/>
                <w:szCs w:val="22"/>
              </w:rPr>
              <w:fldChar w:fldCharType="end"/>
            </w:r>
          </w:hyperlink>
        </w:p>
        <w:p w14:paraId="38A37118" w14:textId="6A453FD2" w:rsidR="008017D4" w:rsidRPr="00FF6AC4" w:rsidRDefault="008017D4">
          <w:pPr>
            <w:pStyle w:val="Sumrio4"/>
            <w:tabs>
              <w:tab w:val="right" w:pos="8828"/>
            </w:tabs>
            <w:rPr>
              <w:rFonts w:ascii="Arial" w:eastAsiaTheme="minorEastAsia" w:hAnsi="Arial" w:cs="Arial"/>
              <w:noProof/>
              <w:sz w:val="22"/>
              <w:szCs w:val="22"/>
            </w:rPr>
          </w:pPr>
          <w:hyperlink w:anchor="_Toc47637842" w:history="1">
            <w:r w:rsidRPr="00FF6AC4">
              <w:rPr>
                <w:rStyle w:val="Hyperlink"/>
                <w:rFonts w:ascii="Arial" w:hAnsi="Arial" w:cs="Arial"/>
                <w:noProof/>
                <w:sz w:val="22"/>
                <w:szCs w:val="22"/>
              </w:rPr>
              <w:t>UR17- O sistema deve permitir que o usuário parceiro altere informações do animal;</w:t>
            </w:r>
            <w:r w:rsidRPr="00FF6AC4">
              <w:rPr>
                <w:rFonts w:ascii="Arial" w:hAnsi="Arial" w:cs="Arial"/>
                <w:noProof/>
                <w:webHidden/>
                <w:sz w:val="22"/>
                <w:szCs w:val="22"/>
              </w:rPr>
              <w:tab/>
            </w:r>
            <w:r w:rsidRPr="00FF6AC4">
              <w:rPr>
                <w:rFonts w:ascii="Arial" w:hAnsi="Arial" w:cs="Arial"/>
                <w:noProof/>
                <w:webHidden/>
                <w:sz w:val="22"/>
                <w:szCs w:val="22"/>
              </w:rPr>
              <w:fldChar w:fldCharType="begin"/>
            </w:r>
            <w:r w:rsidRPr="00FF6AC4">
              <w:rPr>
                <w:rFonts w:ascii="Arial" w:hAnsi="Arial" w:cs="Arial"/>
                <w:noProof/>
                <w:webHidden/>
                <w:sz w:val="22"/>
                <w:szCs w:val="22"/>
              </w:rPr>
              <w:instrText xml:space="preserve"> PAGEREF _Toc47637842 \h </w:instrText>
            </w:r>
            <w:r w:rsidRPr="00FF6AC4">
              <w:rPr>
                <w:rFonts w:ascii="Arial" w:hAnsi="Arial" w:cs="Arial"/>
                <w:noProof/>
                <w:webHidden/>
                <w:sz w:val="22"/>
                <w:szCs w:val="22"/>
              </w:rPr>
            </w:r>
            <w:r w:rsidRPr="00FF6AC4">
              <w:rPr>
                <w:rFonts w:ascii="Arial" w:hAnsi="Arial" w:cs="Arial"/>
                <w:noProof/>
                <w:webHidden/>
                <w:sz w:val="22"/>
                <w:szCs w:val="22"/>
              </w:rPr>
              <w:fldChar w:fldCharType="separate"/>
            </w:r>
            <w:r w:rsidRPr="00FF6AC4">
              <w:rPr>
                <w:rFonts w:ascii="Arial" w:hAnsi="Arial" w:cs="Arial"/>
                <w:noProof/>
                <w:webHidden/>
                <w:sz w:val="22"/>
                <w:szCs w:val="22"/>
              </w:rPr>
              <w:t>2</w:t>
            </w:r>
            <w:r w:rsidRPr="00FF6AC4">
              <w:rPr>
                <w:rFonts w:ascii="Arial" w:hAnsi="Arial" w:cs="Arial"/>
                <w:noProof/>
                <w:webHidden/>
                <w:sz w:val="22"/>
                <w:szCs w:val="22"/>
              </w:rPr>
              <w:fldChar w:fldCharType="end"/>
            </w:r>
          </w:hyperlink>
        </w:p>
        <w:p w14:paraId="71367F41" w14:textId="42FF0FA7" w:rsidR="008017D4" w:rsidRPr="00FF6AC4" w:rsidRDefault="008017D4">
          <w:pPr>
            <w:pStyle w:val="Sumrio3"/>
            <w:tabs>
              <w:tab w:val="right" w:pos="8828"/>
            </w:tabs>
            <w:rPr>
              <w:rFonts w:ascii="Arial" w:eastAsiaTheme="minorEastAsia" w:hAnsi="Arial" w:cs="Arial"/>
              <w:noProof/>
              <w:sz w:val="22"/>
              <w:szCs w:val="22"/>
            </w:rPr>
          </w:pPr>
          <w:hyperlink w:anchor="_Toc47637843" w:history="1">
            <w:r w:rsidRPr="00FF6AC4">
              <w:rPr>
                <w:rStyle w:val="Hyperlink"/>
                <w:rFonts w:ascii="Arial" w:hAnsi="Arial" w:cs="Arial"/>
                <w:noProof/>
                <w:sz w:val="22"/>
                <w:szCs w:val="22"/>
              </w:rPr>
              <w:t>Diagrama de Caso de Uso – Visão do Usuário</w:t>
            </w:r>
            <w:r w:rsidRPr="00FF6AC4">
              <w:rPr>
                <w:rFonts w:ascii="Arial" w:hAnsi="Arial" w:cs="Arial"/>
                <w:noProof/>
                <w:webHidden/>
                <w:sz w:val="22"/>
                <w:szCs w:val="22"/>
              </w:rPr>
              <w:tab/>
            </w:r>
            <w:r w:rsidRPr="00FF6AC4">
              <w:rPr>
                <w:rFonts w:ascii="Arial" w:hAnsi="Arial" w:cs="Arial"/>
                <w:noProof/>
                <w:webHidden/>
                <w:sz w:val="22"/>
                <w:szCs w:val="22"/>
              </w:rPr>
              <w:fldChar w:fldCharType="begin"/>
            </w:r>
            <w:r w:rsidRPr="00FF6AC4">
              <w:rPr>
                <w:rFonts w:ascii="Arial" w:hAnsi="Arial" w:cs="Arial"/>
                <w:noProof/>
                <w:webHidden/>
                <w:sz w:val="22"/>
                <w:szCs w:val="22"/>
              </w:rPr>
              <w:instrText xml:space="preserve"> PAGEREF _Toc47637843 \h </w:instrText>
            </w:r>
            <w:r w:rsidRPr="00FF6AC4">
              <w:rPr>
                <w:rFonts w:ascii="Arial" w:hAnsi="Arial" w:cs="Arial"/>
                <w:noProof/>
                <w:webHidden/>
                <w:sz w:val="22"/>
                <w:szCs w:val="22"/>
              </w:rPr>
            </w:r>
            <w:r w:rsidRPr="00FF6AC4">
              <w:rPr>
                <w:rFonts w:ascii="Arial" w:hAnsi="Arial" w:cs="Arial"/>
                <w:noProof/>
                <w:webHidden/>
                <w:sz w:val="22"/>
                <w:szCs w:val="22"/>
              </w:rPr>
              <w:fldChar w:fldCharType="separate"/>
            </w:r>
            <w:r w:rsidRPr="00FF6AC4">
              <w:rPr>
                <w:rFonts w:ascii="Arial" w:hAnsi="Arial" w:cs="Arial"/>
                <w:noProof/>
                <w:webHidden/>
                <w:sz w:val="22"/>
                <w:szCs w:val="22"/>
              </w:rPr>
              <w:t>4</w:t>
            </w:r>
            <w:r w:rsidRPr="00FF6AC4">
              <w:rPr>
                <w:rFonts w:ascii="Arial" w:hAnsi="Arial" w:cs="Arial"/>
                <w:noProof/>
                <w:webHidden/>
                <w:sz w:val="22"/>
                <w:szCs w:val="22"/>
              </w:rPr>
              <w:fldChar w:fldCharType="end"/>
            </w:r>
          </w:hyperlink>
        </w:p>
        <w:p w14:paraId="52BCE323" w14:textId="38ED433B" w:rsidR="008017D4" w:rsidRPr="00FF6AC4" w:rsidRDefault="008017D4">
          <w:pPr>
            <w:pStyle w:val="Sumrio4"/>
            <w:tabs>
              <w:tab w:val="right" w:pos="8828"/>
            </w:tabs>
            <w:rPr>
              <w:rFonts w:ascii="Arial" w:eastAsiaTheme="minorEastAsia" w:hAnsi="Arial" w:cs="Arial"/>
              <w:noProof/>
              <w:sz w:val="22"/>
              <w:szCs w:val="22"/>
            </w:rPr>
          </w:pPr>
          <w:hyperlink w:anchor="_Toc47637844" w:history="1">
            <w:r w:rsidRPr="00FF6AC4">
              <w:rPr>
                <w:rStyle w:val="Hyperlink"/>
                <w:rFonts w:ascii="Arial" w:hAnsi="Arial" w:cs="Arial"/>
                <w:noProof/>
                <w:sz w:val="22"/>
                <w:szCs w:val="22"/>
              </w:rPr>
              <w:t>Visão Geral do Sistema</w:t>
            </w:r>
            <w:r w:rsidRPr="00FF6AC4">
              <w:rPr>
                <w:rFonts w:ascii="Arial" w:hAnsi="Arial" w:cs="Arial"/>
                <w:noProof/>
                <w:webHidden/>
                <w:sz w:val="22"/>
                <w:szCs w:val="22"/>
              </w:rPr>
              <w:tab/>
            </w:r>
            <w:r w:rsidRPr="00FF6AC4">
              <w:rPr>
                <w:rFonts w:ascii="Arial" w:hAnsi="Arial" w:cs="Arial"/>
                <w:noProof/>
                <w:webHidden/>
                <w:sz w:val="22"/>
                <w:szCs w:val="22"/>
              </w:rPr>
              <w:fldChar w:fldCharType="begin"/>
            </w:r>
            <w:r w:rsidRPr="00FF6AC4">
              <w:rPr>
                <w:rFonts w:ascii="Arial" w:hAnsi="Arial" w:cs="Arial"/>
                <w:noProof/>
                <w:webHidden/>
                <w:sz w:val="22"/>
                <w:szCs w:val="22"/>
              </w:rPr>
              <w:instrText xml:space="preserve"> PAGEREF _Toc47637844 \h </w:instrText>
            </w:r>
            <w:r w:rsidRPr="00FF6AC4">
              <w:rPr>
                <w:rFonts w:ascii="Arial" w:hAnsi="Arial" w:cs="Arial"/>
                <w:noProof/>
                <w:webHidden/>
                <w:sz w:val="22"/>
                <w:szCs w:val="22"/>
              </w:rPr>
            </w:r>
            <w:r w:rsidRPr="00FF6AC4">
              <w:rPr>
                <w:rFonts w:ascii="Arial" w:hAnsi="Arial" w:cs="Arial"/>
                <w:noProof/>
                <w:webHidden/>
                <w:sz w:val="22"/>
                <w:szCs w:val="22"/>
              </w:rPr>
              <w:fldChar w:fldCharType="separate"/>
            </w:r>
            <w:r w:rsidRPr="00FF6AC4">
              <w:rPr>
                <w:rFonts w:ascii="Arial" w:hAnsi="Arial" w:cs="Arial"/>
                <w:noProof/>
                <w:webHidden/>
                <w:sz w:val="22"/>
                <w:szCs w:val="22"/>
              </w:rPr>
              <w:t>4</w:t>
            </w:r>
            <w:r w:rsidRPr="00FF6AC4">
              <w:rPr>
                <w:rFonts w:ascii="Arial" w:hAnsi="Arial" w:cs="Arial"/>
                <w:noProof/>
                <w:webHidden/>
                <w:sz w:val="22"/>
                <w:szCs w:val="22"/>
              </w:rPr>
              <w:fldChar w:fldCharType="end"/>
            </w:r>
          </w:hyperlink>
        </w:p>
        <w:p w14:paraId="33629FBD" w14:textId="53D14FFC" w:rsidR="008017D4" w:rsidRPr="00FF6AC4" w:rsidRDefault="008017D4">
          <w:pPr>
            <w:pStyle w:val="Sumrio4"/>
            <w:tabs>
              <w:tab w:val="left" w:pos="1100"/>
              <w:tab w:val="right" w:pos="8828"/>
            </w:tabs>
            <w:rPr>
              <w:rFonts w:ascii="Arial" w:eastAsiaTheme="minorEastAsia" w:hAnsi="Arial" w:cs="Arial"/>
              <w:noProof/>
              <w:sz w:val="22"/>
              <w:szCs w:val="22"/>
            </w:rPr>
          </w:pPr>
          <w:hyperlink w:anchor="_Toc47637845" w:history="1">
            <w:r w:rsidRPr="00FF6AC4">
              <w:rPr>
                <w:rStyle w:val="Hyperlink"/>
                <w:rFonts w:ascii="Arial" w:hAnsi="Arial" w:cs="Arial"/>
                <w:noProof/>
                <w:sz w:val="22"/>
                <w:szCs w:val="22"/>
              </w:rPr>
              <w:t></w:t>
            </w:r>
            <w:r w:rsidRPr="00FF6AC4">
              <w:rPr>
                <w:rFonts w:ascii="Arial" w:eastAsiaTheme="minorEastAsia" w:hAnsi="Arial" w:cs="Arial"/>
                <w:noProof/>
                <w:sz w:val="22"/>
                <w:szCs w:val="22"/>
              </w:rPr>
              <w:tab/>
            </w:r>
            <w:r w:rsidRPr="00FF6AC4">
              <w:rPr>
                <w:rStyle w:val="Hyperlink"/>
                <w:rFonts w:ascii="Arial" w:hAnsi="Arial" w:cs="Arial"/>
                <w:noProof/>
                <w:sz w:val="22"/>
                <w:szCs w:val="22"/>
              </w:rPr>
              <w:t>Caso de Uso 1 – Cadastrar pet para adoção</w:t>
            </w:r>
            <w:r w:rsidRPr="00FF6AC4">
              <w:rPr>
                <w:rFonts w:ascii="Arial" w:hAnsi="Arial" w:cs="Arial"/>
                <w:noProof/>
                <w:webHidden/>
                <w:sz w:val="22"/>
                <w:szCs w:val="22"/>
              </w:rPr>
              <w:tab/>
            </w:r>
            <w:r w:rsidRPr="00FF6AC4">
              <w:rPr>
                <w:rFonts w:ascii="Arial" w:hAnsi="Arial" w:cs="Arial"/>
                <w:noProof/>
                <w:webHidden/>
                <w:sz w:val="22"/>
                <w:szCs w:val="22"/>
              </w:rPr>
              <w:fldChar w:fldCharType="begin"/>
            </w:r>
            <w:r w:rsidRPr="00FF6AC4">
              <w:rPr>
                <w:rFonts w:ascii="Arial" w:hAnsi="Arial" w:cs="Arial"/>
                <w:noProof/>
                <w:webHidden/>
                <w:sz w:val="22"/>
                <w:szCs w:val="22"/>
              </w:rPr>
              <w:instrText xml:space="preserve"> PAGEREF _Toc47637845 \h </w:instrText>
            </w:r>
            <w:r w:rsidRPr="00FF6AC4">
              <w:rPr>
                <w:rFonts w:ascii="Arial" w:hAnsi="Arial" w:cs="Arial"/>
                <w:noProof/>
                <w:webHidden/>
                <w:sz w:val="22"/>
                <w:szCs w:val="22"/>
              </w:rPr>
            </w:r>
            <w:r w:rsidRPr="00FF6AC4">
              <w:rPr>
                <w:rFonts w:ascii="Arial" w:hAnsi="Arial" w:cs="Arial"/>
                <w:noProof/>
                <w:webHidden/>
                <w:sz w:val="22"/>
                <w:szCs w:val="22"/>
              </w:rPr>
              <w:fldChar w:fldCharType="separate"/>
            </w:r>
            <w:r w:rsidRPr="00FF6AC4">
              <w:rPr>
                <w:rFonts w:ascii="Arial" w:hAnsi="Arial" w:cs="Arial"/>
                <w:noProof/>
                <w:webHidden/>
                <w:sz w:val="22"/>
                <w:szCs w:val="22"/>
              </w:rPr>
              <w:t>4</w:t>
            </w:r>
            <w:r w:rsidRPr="00FF6AC4">
              <w:rPr>
                <w:rFonts w:ascii="Arial" w:hAnsi="Arial" w:cs="Arial"/>
                <w:noProof/>
                <w:webHidden/>
                <w:sz w:val="22"/>
                <w:szCs w:val="22"/>
              </w:rPr>
              <w:fldChar w:fldCharType="end"/>
            </w:r>
          </w:hyperlink>
        </w:p>
        <w:p w14:paraId="6996F052" w14:textId="115BF8CD" w:rsidR="008017D4" w:rsidRPr="00FF6AC4" w:rsidRDefault="008017D4">
          <w:pPr>
            <w:pStyle w:val="Sumrio4"/>
            <w:tabs>
              <w:tab w:val="left" w:pos="1100"/>
              <w:tab w:val="right" w:pos="8828"/>
            </w:tabs>
            <w:rPr>
              <w:rFonts w:ascii="Arial" w:eastAsiaTheme="minorEastAsia" w:hAnsi="Arial" w:cs="Arial"/>
              <w:noProof/>
              <w:sz w:val="22"/>
              <w:szCs w:val="22"/>
            </w:rPr>
          </w:pPr>
          <w:hyperlink w:anchor="_Toc47637846" w:history="1">
            <w:r w:rsidRPr="00FF6AC4">
              <w:rPr>
                <w:rStyle w:val="Hyperlink"/>
                <w:rFonts w:ascii="Arial" w:hAnsi="Arial" w:cs="Arial"/>
                <w:noProof/>
                <w:sz w:val="22"/>
                <w:szCs w:val="22"/>
              </w:rPr>
              <w:t></w:t>
            </w:r>
            <w:r w:rsidRPr="00FF6AC4">
              <w:rPr>
                <w:rFonts w:ascii="Arial" w:eastAsiaTheme="minorEastAsia" w:hAnsi="Arial" w:cs="Arial"/>
                <w:noProof/>
                <w:sz w:val="22"/>
                <w:szCs w:val="22"/>
              </w:rPr>
              <w:tab/>
            </w:r>
            <w:r w:rsidRPr="00FF6AC4">
              <w:rPr>
                <w:rStyle w:val="Hyperlink"/>
                <w:rFonts w:ascii="Arial" w:hAnsi="Arial" w:cs="Arial"/>
                <w:noProof/>
                <w:sz w:val="22"/>
                <w:szCs w:val="22"/>
              </w:rPr>
              <w:t>Caso de Uso 2 – Consultar informações do pet</w:t>
            </w:r>
            <w:r w:rsidRPr="00FF6AC4">
              <w:rPr>
                <w:rFonts w:ascii="Arial" w:hAnsi="Arial" w:cs="Arial"/>
                <w:noProof/>
                <w:webHidden/>
                <w:sz w:val="22"/>
                <w:szCs w:val="22"/>
              </w:rPr>
              <w:tab/>
            </w:r>
            <w:r w:rsidRPr="00FF6AC4">
              <w:rPr>
                <w:rFonts w:ascii="Arial" w:hAnsi="Arial" w:cs="Arial"/>
                <w:noProof/>
                <w:webHidden/>
                <w:sz w:val="22"/>
                <w:szCs w:val="22"/>
              </w:rPr>
              <w:fldChar w:fldCharType="begin"/>
            </w:r>
            <w:r w:rsidRPr="00FF6AC4">
              <w:rPr>
                <w:rFonts w:ascii="Arial" w:hAnsi="Arial" w:cs="Arial"/>
                <w:noProof/>
                <w:webHidden/>
                <w:sz w:val="22"/>
                <w:szCs w:val="22"/>
              </w:rPr>
              <w:instrText xml:space="preserve"> PAGEREF _Toc47637846 \h </w:instrText>
            </w:r>
            <w:r w:rsidRPr="00FF6AC4">
              <w:rPr>
                <w:rFonts w:ascii="Arial" w:hAnsi="Arial" w:cs="Arial"/>
                <w:noProof/>
                <w:webHidden/>
                <w:sz w:val="22"/>
                <w:szCs w:val="22"/>
              </w:rPr>
            </w:r>
            <w:r w:rsidRPr="00FF6AC4">
              <w:rPr>
                <w:rFonts w:ascii="Arial" w:hAnsi="Arial" w:cs="Arial"/>
                <w:noProof/>
                <w:webHidden/>
                <w:sz w:val="22"/>
                <w:szCs w:val="22"/>
              </w:rPr>
              <w:fldChar w:fldCharType="separate"/>
            </w:r>
            <w:r w:rsidRPr="00FF6AC4">
              <w:rPr>
                <w:rFonts w:ascii="Arial" w:hAnsi="Arial" w:cs="Arial"/>
                <w:noProof/>
                <w:webHidden/>
                <w:sz w:val="22"/>
                <w:szCs w:val="22"/>
              </w:rPr>
              <w:t>4</w:t>
            </w:r>
            <w:r w:rsidRPr="00FF6AC4">
              <w:rPr>
                <w:rFonts w:ascii="Arial" w:hAnsi="Arial" w:cs="Arial"/>
                <w:noProof/>
                <w:webHidden/>
                <w:sz w:val="22"/>
                <w:szCs w:val="22"/>
              </w:rPr>
              <w:fldChar w:fldCharType="end"/>
            </w:r>
          </w:hyperlink>
        </w:p>
        <w:p w14:paraId="5E8E71BF" w14:textId="0707CD5D" w:rsidR="008017D4" w:rsidRPr="00FF6AC4" w:rsidRDefault="008017D4">
          <w:pPr>
            <w:pStyle w:val="Sumrio4"/>
            <w:tabs>
              <w:tab w:val="left" w:pos="1100"/>
              <w:tab w:val="right" w:pos="8828"/>
            </w:tabs>
            <w:rPr>
              <w:rFonts w:ascii="Arial" w:eastAsiaTheme="minorEastAsia" w:hAnsi="Arial" w:cs="Arial"/>
              <w:noProof/>
              <w:sz w:val="22"/>
              <w:szCs w:val="22"/>
            </w:rPr>
          </w:pPr>
          <w:hyperlink w:anchor="_Toc47637847" w:history="1">
            <w:r w:rsidRPr="00FF6AC4">
              <w:rPr>
                <w:rStyle w:val="Hyperlink"/>
                <w:rFonts w:ascii="Arial" w:hAnsi="Arial" w:cs="Arial"/>
                <w:noProof/>
                <w:sz w:val="22"/>
                <w:szCs w:val="22"/>
              </w:rPr>
              <w:t></w:t>
            </w:r>
            <w:r w:rsidRPr="00FF6AC4">
              <w:rPr>
                <w:rFonts w:ascii="Arial" w:eastAsiaTheme="minorEastAsia" w:hAnsi="Arial" w:cs="Arial"/>
                <w:noProof/>
                <w:sz w:val="22"/>
                <w:szCs w:val="22"/>
              </w:rPr>
              <w:tab/>
            </w:r>
            <w:r w:rsidRPr="00FF6AC4">
              <w:rPr>
                <w:rStyle w:val="Hyperlink"/>
                <w:rFonts w:ascii="Arial" w:hAnsi="Arial" w:cs="Arial"/>
                <w:noProof/>
                <w:sz w:val="22"/>
                <w:szCs w:val="22"/>
              </w:rPr>
              <w:t>Caso de Uso 3 – Alterar cadastro do pet</w:t>
            </w:r>
            <w:r w:rsidRPr="00FF6AC4">
              <w:rPr>
                <w:rFonts w:ascii="Arial" w:hAnsi="Arial" w:cs="Arial"/>
                <w:noProof/>
                <w:webHidden/>
                <w:sz w:val="22"/>
                <w:szCs w:val="22"/>
              </w:rPr>
              <w:tab/>
            </w:r>
            <w:r w:rsidRPr="00FF6AC4">
              <w:rPr>
                <w:rFonts w:ascii="Arial" w:hAnsi="Arial" w:cs="Arial"/>
                <w:noProof/>
                <w:webHidden/>
                <w:sz w:val="22"/>
                <w:szCs w:val="22"/>
              </w:rPr>
              <w:fldChar w:fldCharType="begin"/>
            </w:r>
            <w:r w:rsidRPr="00FF6AC4">
              <w:rPr>
                <w:rFonts w:ascii="Arial" w:hAnsi="Arial" w:cs="Arial"/>
                <w:noProof/>
                <w:webHidden/>
                <w:sz w:val="22"/>
                <w:szCs w:val="22"/>
              </w:rPr>
              <w:instrText xml:space="preserve"> PAGEREF _Toc47637847 \h </w:instrText>
            </w:r>
            <w:r w:rsidRPr="00FF6AC4">
              <w:rPr>
                <w:rFonts w:ascii="Arial" w:hAnsi="Arial" w:cs="Arial"/>
                <w:noProof/>
                <w:webHidden/>
                <w:sz w:val="22"/>
                <w:szCs w:val="22"/>
              </w:rPr>
            </w:r>
            <w:r w:rsidRPr="00FF6AC4">
              <w:rPr>
                <w:rFonts w:ascii="Arial" w:hAnsi="Arial" w:cs="Arial"/>
                <w:noProof/>
                <w:webHidden/>
                <w:sz w:val="22"/>
                <w:szCs w:val="22"/>
              </w:rPr>
              <w:fldChar w:fldCharType="separate"/>
            </w:r>
            <w:r w:rsidRPr="00FF6AC4">
              <w:rPr>
                <w:rFonts w:ascii="Arial" w:hAnsi="Arial" w:cs="Arial"/>
                <w:noProof/>
                <w:webHidden/>
                <w:sz w:val="22"/>
                <w:szCs w:val="22"/>
              </w:rPr>
              <w:t>4</w:t>
            </w:r>
            <w:r w:rsidRPr="00FF6AC4">
              <w:rPr>
                <w:rFonts w:ascii="Arial" w:hAnsi="Arial" w:cs="Arial"/>
                <w:noProof/>
                <w:webHidden/>
                <w:sz w:val="22"/>
                <w:szCs w:val="22"/>
              </w:rPr>
              <w:fldChar w:fldCharType="end"/>
            </w:r>
          </w:hyperlink>
        </w:p>
        <w:p w14:paraId="19AEA52C" w14:textId="7E3FB4DB" w:rsidR="008017D4" w:rsidRPr="00FF6AC4" w:rsidRDefault="008017D4">
          <w:pPr>
            <w:pStyle w:val="Sumrio4"/>
            <w:tabs>
              <w:tab w:val="left" w:pos="1100"/>
              <w:tab w:val="right" w:pos="8828"/>
            </w:tabs>
            <w:rPr>
              <w:rFonts w:ascii="Arial" w:eastAsiaTheme="minorEastAsia" w:hAnsi="Arial" w:cs="Arial"/>
              <w:noProof/>
              <w:sz w:val="22"/>
              <w:szCs w:val="22"/>
            </w:rPr>
          </w:pPr>
          <w:hyperlink w:anchor="_Toc47637848" w:history="1">
            <w:r w:rsidRPr="00FF6AC4">
              <w:rPr>
                <w:rStyle w:val="Hyperlink"/>
                <w:rFonts w:ascii="Arial" w:hAnsi="Arial" w:cs="Arial"/>
                <w:noProof/>
                <w:sz w:val="22"/>
                <w:szCs w:val="22"/>
              </w:rPr>
              <w:t></w:t>
            </w:r>
            <w:r w:rsidRPr="00FF6AC4">
              <w:rPr>
                <w:rFonts w:ascii="Arial" w:eastAsiaTheme="minorEastAsia" w:hAnsi="Arial" w:cs="Arial"/>
                <w:noProof/>
                <w:sz w:val="22"/>
                <w:szCs w:val="22"/>
              </w:rPr>
              <w:tab/>
            </w:r>
            <w:r w:rsidRPr="00FF6AC4">
              <w:rPr>
                <w:rStyle w:val="Hyperlink"/>
                <w:rFonts w:ascii="Arial" w:hAnsi="Arial" w:cs="Arial"/>
                <w:noProof/>
                <w:sz w:val="22"/>
                <w:szCs w:val="22"/>
              </w:rPr>
              <w:t>Caso de Uso 4 – Deletar pet</w:t>
            </w:r>
            <w:r w:rsidRPr="00FF6AC4">
              <w:rPr>
                <w:rFonts w:ascii="Arial" w:hAnsi="Arial" w:cs="Arial"/>
                <w:noProof/>
                <w:webHidden/>
                <w:sz w:val="22"/>
                <w:szCs w:val="22"/>
              </w:rPr>
              <w:tab/>
            </w:r>
            <w:r w:rsidRPr="00FF6AC4">
              <w:rPr>
                <w:rFonts w:ascii="Arial" w:hAnsi="Arial" w:cs="Arial"/>
                <w:noProof/>
                <w:webHidden/>
                <w:sz w:val="22"/>
                <w:szCs w:val="22"/>
              </w:rPr>
              <w:fldChar w:fldCharType="begin"/>
            </w:r>
            <w:r w:rsidRPr="00FF6AC4">
              <w:rPr>
                <w:rFonts w:ascii="Arial" w:hAnsi="Arial" w:cs="Arial"/>
                <w:noProof/>
                <w:webHidden/>
                <w:sz w:val="22"/>
                <w:szCs w:val="22"/>
              </w:rPr>
              <w:instrText xml:space="preserve"> PAGEREF _Toc47637848 \h </w:instrText>
            </w:r>
            <w:r w:rsidRPr="00FF6AC4">
              <w:rPr>
                <w:rFonts w:ascii="Arial" w:hAnsi="Arial" w:cs="Arial"/>
                <w:noProof/>
                <w:webHidden/>
                <w:sz w:val="22"/>
                <w:szCs w:val="22"/>
              </w:rPr>
            </w:r>
            <w:r w:rsidRPr="00FF6AC4">
              <w:rPr>
                <w:rFonts w:ascii="Arial" w:hAnsi="Arial" w:cs="Arial"/>
                <w:noProof/>
                <w:webHidden/>
                <w:sz w:val="22"/>
                <w:szCs w:val="22"/>
              </w:rPr>
              <w:fldChar w:fldCharType="separate"/>
            </w:r>
            <w:r w:rsidRPr="00FF6AC4">
              <w:rPr>
                <w:rFonts w:ascii="Arial" w:hAnsi="Arial" w:cs="Arial"/>
                <w:noProof/>
                <w:webHidden/>
                <w:sz w:val="22"/>
                <w:szCs w:val="22"/>
              </w:rPr>
              <w:t>4</w:t>
            </w:r>
            <w:r w:rsidRPr="00FF6AC4">
              <w:rPr>
                <w:rFonts w:ascii="Arial" w:hAnsi="Arial" w:cs="Arial"/>
                <w:noProof/>
                <w:webHidden/>
                <w:sz w:val="22"/>
                <w:szCs w:val="22"/>
              </w:rPr>
              <w:fldChar w:fldCharType="end"/>
            </w:r>
          </w:hyperlink>
        </w:p>
        <w:p w14:paraId="5C035B54" w14:textId="6EA66D8A" w:rsidR="008017D4" w:rsidRPr="00FF6AC4" w:rsidRDefault="008017D4">
          <w:pPr>
            <w:pStyle w:val="Sumrio4"/>
            <w:tabs>
              <w:tab w:val="left" w:pos="1100"/>
              <w:tab w:val="right" w:pos="8828"/>
            </w:tabs>
            <w:rPr>
              <w:rFonts w:ascii="Arial" w:eastAsiaTheme="minorEastAsia" w:hAnsi="Arial" w:cs="Arial"/>
              <w:noProof/>
              <w:sz w:val="22"/>
              <w:szCs w:val="22"/>
            </w:rPr>
          </w:pPr>
          <w:hyperlink w:anchor="_Toc47637849" w:history="1">
            <w:r w:rsidRPr="00FF6AC4">
              <w:rPr>
                <w:rStyle w:val="Hyperlink"/>
                <w:rFonts w:ascii="Arial" w:hAnsi="Arial" w:cs="Arial"/>
                <w:noProof/>
                <w:sz w:val="22"/>
                <w:szCs w:val="22"/>
              </w:rPr>
              <w:t></w:t>
            </w:r>
            <w:r w:rsidRPr="00FF6AC4">
              <w:rPr>
                <w:rFonts w:ascii="Arial" w:eastAsiaTheme="minorEastAsia" w:hAnsi="Arial" w:cs="Arial"/>
                <w:noProof/>
                <w:sz w:val="22"/>
                <w:szCs w:val="22"/>
              </w:rPr>
              <w:tab/>
            </w:r>
            <w:r w:rsidRPr="00FF6AC4">
              <w:rPr>
                <w:rStyle w:val="Hyperlink"/>
                <w:rFonts w:ascii="Arial" w:hAnsi="Arial" w:cs="Arial"/>
                <w:noProof/>
                <w:sz w:val="22"/>
                <w:szCs w:val="22"/>
              </w:rPr>
              <w:t>Caso de Uso 5 – Adotar pet</w:t>
            </w:r>
            <w:r w:rsidRPr="00FF6AC4">
              <w:rPr>
                <w:rFonts w:ascii="Arial" w:hAnsi="Arial" w:cs="Arial"/>
                <w:noProof/>
                <w:webHidden/>
                <w:sz w:val="22"/>
                <w:szCs w:val="22"/>
              </w:rPr>
              <w:tab/>
            </w:r>
            <w:r w:rsidRPr="00FF6AC4">
              <w:rPr>
                <w:rFonts w:ascii="Arial" w:hAnsi="Arial" w:cs="Arial"/>
                <w:noProof/>
                <w:webHidden/>
                <w:sz w:val="22"/>
                <w:szCs w:val="22"/>
              </w:rPr>
              <w:fldChar w:fldCharType="begin"/>
            </w:r>
            <w:r w:rsidRPr="00FF6AC4">
              <w:rPr>
                <w:rFonts w:ascii="Arial" w:hAnsi="Arial" w:cs="Arial"/>
                <w:noProof/>
                <w:webHidden/>
                <w:sz w:val="22"/>
                <w:szCs w:val="22"/>
              </w:rPr>
              <w:instrText xml:space="preserve"> PAGEREF _Toc47637849 \h </w:instrText>
            </w:r>
            <w:r w:rsidRPr="00FF6AC4">
              <w:rPr>
                <w:rFonts w:ascii="Arial" w:hAnsi="Arial" w:cs="Arial"/>
                <w:noProof/>
                <w:webHidden/>
                <w:sz w:val="22"/>
                <w:szCs w:val="22"/>
              </w:rPr>
            </w:r>
            <w:r w:rsidRPr="00FF6AC4">
              <w:rPr>
                <w:rFonts w:ascii="Arial" w:hAnsi="Arial" w:cs="Arial"/>
                <w:noProof/>
                <w:webHidden/>
                <w:sz w:val="22"/>
                <w:szCs w:val="22"/>
              </w:rPr>
              <w:fldChar w:fldCharType="separate"/>
            </w:r>
            <w:r w:rsidRPr="00FF6AC4">
              <w:rPr>
                <w:rFonts w:ascii="Arial" w:hAnsi="Arial" w:cs="Arial"/>
                <w:noProof/>
                <w:webHidden/>
                <w:sz w:val="22"/>
                <w:szCs w:val="22"/>
              </w:rPr>
              <w:t>5</w:t>
            </w:r>
            <w:r w:rsidRPr="00FF6AC4">
              <w:rPr>
                <w:rFonts w:ascii="Arial" w:hAnsi="Arial" w:cs="Arial"/>
                <w:noProof/>
                <w:webHidden/>
                <w:sz w:val="22"/>
                <w:szCs w:val="22"/>
              </w:rPr>
              <w:fldChar w:fldCharType="end"/>
            </w:r>
          </w:hyperlink>
        </w:p>
        <w:p w14:paraId="07D39743" w14:textId="113DCDB5" w:rsidR="008017D4" w:rsidRPr="00FF6AC4" w:rsidRDefault="008017D4">
          <w:pPr>
            <w:pStyle w:val="Sumrio4"/>
            <w:tabs>
              <w:tab w:val="left" w:pos="1100"/>
              <w:tab w:val="right" w:pos="8828"/>
            </w:tabs>
            <w:rPr>
              <w:rFonts w:ascii="Arial" w:eastAsiaTheme="minorEastAsia" w:hAnsi="Arial" w:cs="Arial"/>
              <w:noProof/>
              <w:sz w:val="22"/>
              <w:szCs w:val="22"/>
            </w:rPr>
          </w:pPr>
          <w:hyperlink w:anchor="_Toc47637850" w:history="1">
            <w:r w:rsidRPr="00FF6AC4">
              <w:rPr>
                <w:rStyle w:val="Hyperlink"/>
                <w:rFonts w:ascii="Arial" w:hAnsi="Arial" w:cs="Arial"/>
                <w:noProof/>
                <w:sz w:val="22"/>
                <w:szCs w:val="22"/>
              </w:rPr>
              <w:t></w:t>
            </w:r>
            <w:r w:rsidRPr="00FF6AC4">
              <w:rPr>
                <w:rFonts w:ascii="Arial" w:eastAsiaTheme="minorEastAsia" w:hAnsi="Arial" w:cs="Arial"/>
                <w:noProof/>
                <w:sz w:val="22"/>
                <w:szCs w:val="22"/>
              </w:rPr>
              <w:tab/>
            </w:r>
            <w:r w:rsidRPr="00FF6AC4">
              <w:rPr>
                <w:rStyle w:val="Hyperlink"/>
                <w:rFonts w:ascii="Arial" w:hAnsi="Arial" w:cs="Arial"/>
                <w:noProof/>
                <w:sz w:val="22"/>
                <w:szCs w:val="22"/>
              </w:rPr>
              <w:t>Caso de Uso 6 – Aprovar adoção</w:t>
            </w:r>
            <w:r w:rsidRPr="00FF6AC4">
              <w:rPr>
                <w:rFonts w:ascii="Arial" w:hAnsi="Arial" w:cs="Arial"/>
                <w:noProof/>
                <w:webHidden/>
                <w:sz w:val="22"/>
                <w:szCs w:val="22"/>
              </w:rPr>
              <w:tab/>
            </w:r>
            <w:r w:rsidRPr="00FF6AC4">
              <w:rPr>
                <w:rFonts w:ascii="Arial" w:hAnsi="Arial" w:cs="Arial"/>
                <w:noProof/>
                <w:webHidden/>
                <w:sz w:val="22"/>
                <w:szCs w:val="22"/>
              </w:rPr>
              <w:fldChar w:fldCharType="begin"/>
            </w:r>
            <w:r w:rsidRPr="00FF6AC4">
              <w:rPr>
                <w:rFonts w:ascii="Arial" w:hAnsi="Arial" w:cs="Arial"/>
                <w:noProof/>
                <w:webHidden/>
                <w:sz w:val="22"/>
                <w:szCs w:val="22"/>
              </w:rPr>
              <w:instrText xml:space="preserve"> PAGEREF _Toc47637850 \h </w:instrText>
            </w:r>
            <w:r w:rsidRPr="00FF6AC4">
              <w:rPr>
                <w:rFonts w:ascii="Arial" w:hAnsi="Arial" w:cs="Arial"/>
                <w:noProof/>
                <w:webHidden/>
                <w:sz w:val="22"/>
                <w:szCs w:val="22"/>
              </w:rPr>
            </w:r>
            <w:r w:rsidRPr="00FF6AC4">
              <w:rPr>
                <w:rFonts w:ascii="Arial" w:hAnsi="Arial" w:cs="Arial"/>
                <w:noProof/>
                <w:webHidden/>
                <w:sz w:val="22"/>
                <w:szCs w:val="22"/>
              </w:rPr>
              <w:fldChar w:fldCharType="separate"/>
            </w:r>
            <w:r w:rsidRPr="00FF6AC4">
              <w:rPr>
                <w:rFonts w:ascii="Arial" w:hAnsi="Arial" w:cs="Arial"/>
                <w:noProof/>
                <w:webHidden/>
                <w:sz w:val="22"/>
                <w:szCs w:val="22"/>
              </w:rPr>
              <w:t>5</w:t>
            </w:r>
            <w:r w:rsidRPr="00FF6AC4">
              <w:rPr>
                <w:rFonts w:ascii="Arial" w:hAnsi="Arial" w:cs="Arial"/>
                <w:noProof/>
                <w:webHidden/>
                <w:sz w:val="22"/>
                <w:szCs w:val="22"/>
              </w:rPr>
              <w:fldChar w:fldCharType="end"/>
            </w:r>
          </w:hyperlink>
        </w:p>
        <w:p w14:paraId="5B5E8E79" w14:textId="0B7949E4" w:rsidR="008017D4" w:rsidRPr="00FF6AC4" w:rsidRDefault="008017D4">
          <w:pPr>
            <w:pStyle w:val="Sumrio4"/>
            <w:tabs>
              <w:tab w:val="left" w:pos="1100"/>
              <w:tab w:val="right" w:pos="8828"/>
            </w:tabs>
            <w:rPr>
              <w:rFonts w:ascii="Arial" w:eastAsiaTheme="minorEastAsia" w:hAnsi="Arial" w:cs="Arial"/>
              <w:noProof/>
              <w:sz w:val="22"/>
              <w:szCs w:val="22"/>
            </w:rPr>
          </w:pPr>
          <w:hyperlink w:anchor="_Toc47637851" w:history="1">
            <w:r w:rsidRPr="00FF6AC4">
              <w:rPr>
                <w:rStyle w:val="Hyperlink"/>
                <w:rFonts w:ascii="Arial" w:hAnsi="Arial" w:cs="Arial"/>
                <w:noProof/>
                <w:sz w:val="22"/>
                <w:szCs w:val="22"/>
              </w:rPr>
              <w:t></w:t>
            </w:r>
            <w:r w:rsidRPr="00FF6AC4">
              <w:rPr>
                <w:rFonts w:ascii="Arial" w:eastAsiaTheme="minorEastAsia" w:hAnsi="Arial" w:cs="Arial"/>
                <w:noProof/>
                <w:sz w:val="22"/>
                <w:szCs w:val="22"/>
              </w:rPr>
              <w:tab/>
            </w:r>
            <w:r w:rsidRPr="00FF6AC4">
              <w:rPr>
                <w:rStyle w:val="Hyperlink"/>
                <w:rFonts w:ascii="Arial" w:hAnsi="Arial" w:cs="Arial"/>
                <w:noProof/>
                <w:sz w:val="22"/>
                <w:szCs w:val="22"/>
              </w:rPr>
              <w:t>Caso de Uso 7 – Aprovar voluntário</w:t>
            </w:r>
            <w:r w:rsidRPr="00FF6AC4">
              <w:rPr>
                <w:rFonts w:ascii="Arial" w:hAnsi="Arial" w:cs="Arial"/>
                <w:noProof/>
                <w:webHidden/>
                <w:sz w:val="22"/>
                <w:szCs w:val="22"/>
              </w:rPr>
              <w:tab/>
            </w:r>
            <w:r w:rsidRPr="00FF6AC4">
              <w:rPr>
                <w:rFonts w:ascii="Arial" w:hAnsi="Arial" w:cs="Arial"/>
                <w:noProof/>
                <w:webHidden/>
                <w:sz w:val="22"/>
                <w:szCs w:val="22"/>
              </w:rPr>
              <w:fldChar w:fldCharType="begin"/>
            </w:r>
            <w:r w:rsidRPr="00FF6AC4">
              <w:rPr>
                <w:rFonts w:ascii="Arial" w:hAnsi="Arial" w:cs="Arial"/>
                <w:noProof/>
                <w:webHidden/>
                <w:sz w:val="22"/>
                <w:szCs w:val="22"/>
              </w:rPr>
              <w:instrText xml:space="preserve"> PAGEREF _Toc47637851 \h </w:instrText>
            </w:r>
            <w:r w:rsidRPr="00FF6AC4">
              <w:rPr>
                <w:rFonts w:ascii="Arial" w:hAnsi="Arial" w:cs="Arial"/>
                <w:noProof/>
                <w:webHidden/>
                <w:sz w:val="22"/>
                <w:szCs w:val="22"/>
              </w:rPr>
            </w:r>
            <w:r w:rsidRPr="00FF6AC4">
              <w:rPr>
                <w:rFonts w:ascii="Arial" w:hAnsi="Arial" w:cs="Arial"/>
                <w:noProof/>
                <w:webHidden/>
                <w:sz w:val="22"/>
                <w:szCs w:val="22"/>
              </w:rPr>
              <w:fldChar w:fldCharType="separate"/>
            </w:r>
            <w:r w:rsidRPr="00FF6AC4">
              <w:rPr>
                <w:rFonts w:ascii="Arial" w:hAnsi="Arial" w:cs="Arial"/>
                <w:noProof/>
                <w:webHidden/>
                <w:sz w:val="22"/>
                <w:szCs w:val="22"/>
              </w:rPr>
              <w:t>5</w:t>
            </w:r>
            <w:r w:rsidRPr="00FF6AC4">
              <w:rPr>
                <w:rFonts w:ascii="Arial" w:hAnsi="Arial" w:cs="Arial"/>
                <w:noProof/>
                <w:webHidden/>
                <w:sz w:val="22"/>
                <w:szCs w:val="22"/>
              </w:rPr>
              <w:fldChar w:fldCharType="end"/>
            </w:r>
          </w:hyperlink>
        </w:p>
        <w:p w14:paraId="558CAD72" w14:textId="237FA7FB" w:rsidR="008017D4" w:rsidRPr="00FF6AC4" w:rsidRDefault="008017D4">
          <w:pPr>
            <w:pStyle w:val="Sumrio4"/>
            <w:tabs>
              <w:tab w:val="left" w:pos="1100"/>
              <w:tab w:val="right" w:pos="8828"/>
            </w:tabs>
            <w:rPr>
              <w:rFonts w:ascii="Arial" w:eastAsiaTheme="minorEastAsia" w:hAnsi="Arial" w:cs="Arial"/>
              <w:noProof/>
              <w:sz w:val="22"/>
              <w:szCs w:val="22"/>
            </w:rPr>
          </w:pPr>
          <w:hyperlink w:anchor="_Toc47637852" w:history="1">
            <w:r w:rsidRPr="00FF6AC4">
              <w:rPr>
                <w:rStyle w:val="Hyperlink"/>
                <w:rFonts w:ascii="Arial" w:hAnsi="Arial" w:cs="Arial"/>
                <w:noProof/>
                <w:sz w:val="22"/>
                <w:szCs w:val="22"/>
              </w:rPr>
              <w:t></w:t>
            </w:r>
            <w:r w:rsidRPr="00FF6AC4">
              <w:rPr>
                <w:rFonts w:ascii="Arial" w:eastAsiaTheme="minorEastAsia" w:hAnsi="Arial" w:cs="Arial"/>
                <w:noProof/>
                <w:sz w:val="22"/>
                <w:szCs w:val="22"/>
              </w:rPr>
              <w:tab/>
            </w:r>
            <w:r w:rsidRPr="00FF6AC4">
              <w:rPr>
                <w:rStyle w:val="Hyperlink"/>
                <w:rFonts w:ascii="Arial" w:hAnsi="Arial" w:cs="Arial"/>
                <w:noProof/>
                <w:sz w:val="22"/>
                <w:szCs w:val="22"/>
              </w:rPr>
              <w:t>Caso de Uso 8 – Aprovar padrinho</w:t>
            </w:r>
            <w:r w:rsidRPr="00FF6AC4">
              <w:rPr>
                <w:rFonts w:ascii="Arial" w:hAnsi="Arial" w:cs="Arial"/>
                <w:noProof/>
                <w:webHidden/>
                <w:sz w:val="22"/>
                <w:szCs w:val="22"/>
              </w:rPr>
              <w:tab/>
            </w:r>
            <w:r w:rsidRPr="00FF6AC4">
              <w:rPr>
                <w:rFonts w:ascii="Arial" w:hAnsi="Arial" w:cs="Arial"/>
                <w:noProof/>
                <w:webHidden/>
                <w:sz w:val="22"/>
                <w:szCs w:val="22"/>
              </w:rPr>
              <w:fldChar w:fldCharType="begin"/>
            </w:r>
            <w:r w:rsidRPr="00FF6AC4">
              <w:rPr>
                <w:rFonts w:ascii="Arial" w:hAnsi="Arial" w:cs="Arial"/>
                <w:noProof/>
                <w:webHidden/>
                <w:sz w:val="22"/>
                <w:szCs w:val="22"/>
              </w:rPr>
              <w:instrText xml:space="preserve"> PAGEREF _Toc47637852 \h </w:instrText>
            </w:r>
            <w:r w:rsidRPr="00FF6AC4">
              <w:rPr>
                <w:rFonts w:ascii="Arial" w:hAnsi="Arial" w:cs="Arial"/>
                <w:noProof/>
                <w:webHidden/>
                <w:sz w:val="22"/>
                <w:szCs w:val="22"/>
              </w:rPr>
            </w:r>
            <w:r w:rsidRPr="00FF6AC4">
              <w:rPr>
                <w:rFonts w:ascii="Arial" w:hAnsi="Arial" w:cs="Arial"/>
                <w:noProof/>
                <w:webHidden/>
                <w:sz w:val="22"/>
                <w:szCs w:val="22"/>
              </w:rPr>
              <w:fldChar w:fldCharType="separate"/>
            </w:r>
            <w:r w:rsidRPr="00FF6AC4">
              <w:rPr>
                <w:rFonts w:ascii="Arial" w:hAnsi="Arial" w:cs="Arial"/>
                <w:noProof/>
                <w:webHidden/>
                <w:sz w:val="22"/>
                <w:szCs w:val="22"/>
              </w:rPr>
              <w:t>5</w:t>
            </w:r>
            <w:r w:rsidRPr="00FF6AC4">
              <w:rPr>
                <w:rFonts w:ascii="Arial" w:hAnsi="Arial" w:cs="Arial"/>
                <w:noProof/>
                <w:webHidden/>
                <w:sz w:val="22"/>
                <w:szCs w:val="22"/>
              </w:rPr>
              <w:fldChar w:fldCharType="end"/>
            </w:r>
          </w:hyperlink>
        </w:p>
        <w:p w14:paraId="10E6C110" w14:textId="65EDAAE2" w:rsidR="008017D4" w:rsidRPr="00FF6AC4" w:rsidRDefault="008017D4">
          <w:pPr>
            <w:pStyle w:val="Sumrio1"/>
            <w:tabs>
              <w:tab w:val="right" w:pos="8828"/>
            </w:tabs>
            <w:rPr>
              <w:rFonts w:ascii="Arial" w:eastAsiaTheme="minorEastAsia" w:hAnsi="Arial" w:cs="Arial"/>
              <w:noProof/>
              <w:sz w:val="22"/>
              <w:szCs w:val="22"/>
            </w:rPr>
          </w:pPr>
          <w:hyperlink w:anchor="_Toc47637853" w:history="1">
            <w:r w:rsidRPr="00FF6AC4">
              <w:rPr>
                <w:rStyle w:val="Hyperlink"/>
                <w:rFonts w:ascii="Arial" w:eastAsia="Arial" w:hAnsi="Arial" w:cs="Arial"/>
                <w:noProof/>
                <w:sz w:val="22"/>
                <w:szCs w:val="22"/>
              </w:rPr>
              <w:t>Capítulo 2</w:t>
            </w:r>
            <w:r w:rsidRPr="00FF6AC4">
              <w:rPr>
                <w:rFonts w:ascii="Arial" w:hAnsi="Arial" w:cs="Arial"/>
                <w:noProof/>
                <w:webHidden/>
                <w:sz w:val="22"/>
                <w:szCs w:val="22"/>
              </w:rPr>
              <w:tab/>
            </w:r>
            <w:r w:rsidRPr="00FF6AC4">
              <w:rPr>
                <w:rFonts w:ascii="Arial" w:hAnsi="Arial" w:cs="Arial"/>
                <w:noProof/>
                <w:webHidden/>
                <w:sz w:val="22"/>
                <w:szCs w:val="22"/>
              </w:rPr>
              <w:fldChar w:fldCharType="begin"/>
            </w:r>
            <w:r w:rsidRPr="00FF6AC4">
              <w:rPr>
                <w:rFonts w:ascii="Arial" w:hAnsi="Arial" w:cs="Arial"/>
                <w:noProof/>
                <w:webHidden/>
                <w:sz w:val="22"/>
                <w:szCs w:val="22"/>
              </w:rPr>
              <w:instrText xml:space="preserve"> PAGEREF _Toc47637853 \h </w:instrText>
            </w:r>
            <w:r w:rsidRPr="00FF6AC4">
              <w:rPr>
                <w:rFonts w:ascii="Arial" w:hAnsi="Arial" w:cs="Arial"/>
                <w:noProof/>
                <w:webHidden/>
                <w:sz w:val="22"/>
                <w:szCs w:val="22"/>
              </w:rPr>
            </w:r>
            <w:r w:rsidRPr="00FF6AC4">
              <w:rPr>
                <w:rFonts w:ascii="Arial" w:hAnsi="Arial" w:cs="Arial"/>
                <w:noProof/>
                <w:webHidden/>
                <w:sz w:val="22"/>
                <w:szCs w:val="22"/>
              </w:rPr>
              <w:fldChar w:fldCharType="separate"/>
            </w:r>
            <w:r w:rsidRPr="00FF6AC4">
              <w:rPr>
                <w:rFonts w:ascii="Arial" w:hAnsi="Arial" w:cs="Arial"/>
                <w:noProof/>
                <w:webHidden/>
                <w:sz w:val="22"/>
                <w:szCs w:val="22"/>
              </w:rPr>
              <w:t>6</w:t>
            </w:r>
            <w:r w:rsidRPr="00FF6AC4">
              <w:rPr>
                <w:rFonts w:ascii="Arial" w:hAnsi="Arial" w:cs="Arial"/>
                <w:noProof/>
                <w:webHidden/>
                <w:sz w:val="22"/>
                <w:szCs w:val="22"/>
              </w:rPr>
              <w:fldChar w:fldCharType="end"/>
            </w:r>
          </w:hyperlink>
        </w:p>
        <w:p w14:paraId="7F8943B2" w14:textId="58252234" w:rsidR="008017D4" w:rsidRPr="00FF6AC4" w:rsidRDefault="008017D4">
          <w:pPr>
            <w:pStyle w:val="Sumrio2"/>
            <w:tabs>
              <w:tab w:val="right" w:pos="8828"/>
            </w:tabs>
            <w:rPr>
              <w:rFonts w:ascii="Arial" w:eastAsiaTheme="minorEastAsia" w:hAnsi="Arial" w:cs="Arial"/>
              <w:noProof/>
              <w:sz w:val="22"/>
              <w:szCs w:val="22"/>
            </w:rPr>
          </w:pPr>
          <w:hyperlink w:anchor="_Toc47637854" w:history="1">
            <w:r w:rsidRPr="00FF6AC4">
              <w:rPr>
                <w:rStyle w:val="Hyperlink"/>
                <w:rFonts w:ascii="Arial" w:hAnsi="Arial" w:cs="Arial"/>
                <w:noProof/>
                <w:sz w:val="22"/>
                <w:szCs w:val="22"/>
              </w:rPr>
              <w:t>Requisitos funcionais (casos de uso)</w:t>
            </w:r>
            <w:r w:rsidRPr="00FF6AC4">
              <w:rPr>
                <w:rFonts w:ascii="Arial" w:hAnsi="Arial" w:cs="Arial"/>
                <w:noProof/>
                <w:webHidden/>
                <w:sz w:val="22"/>
                <w:szCs w:val="22"/>
              </w:rPr>
              <w:tab/>
            </w:r>
            <w:r w:rsidRPr="00FF6AC4">
              <w:rPr>
                <w:rFonts w:ascii="Arial" w:hAnsi="Arial" w:cs="Arial"/>
                <w:noProof/>
                <w:webHidden/>
                <w:sz w:val="22"/>
                <w:szCs w:val="22"/>
              </w:rPr>
              <w:fldChar w:fldCharType="begin"/>
            </w:r>
            <w:r w:rsidRPr="00FF6AC4">
              <w:rPr>
                <w:rFonts w:ascii="Arial" w:hAnsi="Arial" w:cs="Arial"/>
                <w:noProof/>
                <w:webHidden/>
                <w:sz w:val="22"/>
                <w:szCs w:val="22"/>
              </w:rPr>
              <w:instrText xml:space="preserve"> PAGEREF _Toc47637854 \h </w:instrText>
            </w:r>
            <w:r w:rsidRPr="00FF6AC4">
              <w:rPr>
                <w:rFonts w:ascii="Arial" w:hAnsi="Arial" w:cs="Arial"/>
                <w:noProof/>
                <w:webHidden/>
                <w:sz w:val="22"/>
                <w:szCs w:val="22"/>
              </w:rPr>
            </w:r>
            <w:r w:rsidRPr="00FF6AC4">
              <w:rPr>
                <w:rFonts w:ascii="Arial" w:hAnsi="Arial" w:cs="Arial"/>
                <w:noProof/>
                <w:webHidden/>
                <w:sz w:val="22"/>
                <w:szCs w:val="22"/>
              </w:rPr>
              <w:fldChar w:fldCharType="separate"/>
            </w:r>
            <w:r w:rsidRPr="00FF6AC4">
              <w:rPr>
                <w:rFonts w:ascii="Arial" w:hAnsi="Arial" w:cs="Arial"/>
                <w:noProof/>
                <w:webHidden/>
                <w:sz w:val="22"/>
                <w:szCs w:val="22"/>
              </w:rPr>
              <w:t>6</w:t>
            </w:r>
            <w:r w:rsidRPr="00FF6AC4">
              <w:rPr>
                <w:rFonts w:ascii="Arial" w:hAnsi="Arial" w:cs="Arial"/>
                <w:noProof/>
                <w:webHidden/>
                <w:sz w:val="22"/>
                <w:szCs w:val="22"/>
              </w:rPr>
              <w:fldChar w:fldCharType="end"/>
            </w:r>
          </w:hyperlink>
        </w:p>
        <w:p w14:paraId="4FF70F68" w14:textId="6E7F3CF4" w:rsidR="008017D4" w:rsidRPr="00FF6AC4" w:rsidRDefault="008017D4">
          <w:pPr>
            <w:pStyle w:val="Sumrio3"/>
            <w:tabs>
              <w:tab w:val="right" w:pos="8828"/>
            </w:tabs>
            <w:rPr>
              <w:rFonts w:ascii="Arial" w:eastAsiaTheme="minorEastAsia" w:hAnsi="Arial" w:cs="Arial"/>
              <w:noProof/>
              <w:sz w:val="22"/>
              <w:szCs w:val="22"/>
            </w:rPr>
          </w:pPr>
          <w:hyperlink w:anchor="_Toc47637855" w:history="1">
            <w:r w:rsidRPr="00FF6AC4">
              <w:rPr>
                <w:rStyle w:val="Hyperlink"/>
                <w:rFonts w:ascii="Arial" w:hAnsi="Arial" w:cs="Arial"/>
                <w:noProof/>
                <w:sz w:val="22"/>
                <w:szCs w:val="22"/>
              </w:rPr>
              <w:t>Requisitos do Friend</w:t>
            </w:r>
            <w:r w:rsidRPr="00FF6AC4">
              <w:rPr>
                <w:rFonts w:ascii="Arial" w:hAnsi="Arial" w:cs="Arial"/>
                <w:noProof/>
                <w:webHidden/>
                <w:sz w:val="22"/>
                <w:szCs w:val="22"/>
              </w:rPr>
              <w:tab/>
            </w:r>
            <w:r w:rsidRPr="00FF6AC4">
              <w:rPr>
                <w:rFonts w:ascii="Arial" w:hAnsi="Arial" w:cs="Arial"/>
                <w:noProof/>
                <w:webHidden/>
                <w:sz w:val="22"/>
                <w:szCs w:val="22"/>
              </w:rPr>
              <w:fldChar w:fldCharType="begin"/>
            </w:r>
            <w:r w:rsidRPr="00FF6AC4">
              <w:rPr>
                <w:rFonts w:ascii="Arial" w:hAnsi="Arial" w:cs="Arial"/>
                <w:noProof/>
                <w:webHidden/>
                <w:sz w:val="22"/>
                <w:szCs w:val="22"/>
              </w:rPr>
              <w:instrText xml:space="preserve"> PAGEREF _Toc47637855 \h </w:instrText>
            </w:r>
            <w:r w:rsidRPr="00FF6AC4">
              <w:rPr>
                <w:rFonts w:ascii="Arial" w:hAnsi="Arial" w:cs="Arial"/>
                <w:noProof/>
                <w:webHidden/>
                <w:sz w:val="22"/>
                <w:szCs w:val="22"/>
              </w:rPr>
            </w:r>
            <w:r w:rsidRPr="00FF6AC4">
              <w:rPr>
                <w:rFonts w:ascii="Arial" w:hAnsi="Arial" w:cs="Arial"/>
                <w:noProof/>
                <w:webHidden/>
                <w:sz w:val="22"/>
                <w:szCs w:val="22"/>
              </w:rPr>
              <w:fldChar w:fldCharType="separate"/>
            </w:r>
            <w:r w:rsidRPr="00FF6AC4">
              <w:rPr>
                <w:rFonts w:ascii="Arial" w:hAnsi="Arial" w:cs="Arial"/>
                <w:noProof/>
                <w:webHidden/>
                <w:sz w:val="22"/>
                <w:szCs w:val="22"/>
              </w:rPr>
              <w:t>6</w:t>
            </w:r>
            <w:r w:rsidRPr="00FF6AC4">
              <w:rPr>
                <w:rFonts w:ascii="Arial" w:hAnsi="Arial" w:cs="Arial"/>
                <w:noProof/>
                <w:webHidden/>
                <w:sz w:val="22"/>
                <w:szCs w:val="22"/>
              </w:rPr>
              <w:fldChar w:fldCharType="end"/>
            </w:r>
          </w:hyperlink>
        </w:p>
        <w:p w14:paraId="5416D97A" w14:textId="615AF379" w:rsidR="008017D4" w:rsidRPr="00FF6AC4" w:rsidRDefault="008017D4">
          <w:pPr>
            <w:pStyle w:val="Sumrio5"/>
            <w:tabs>
              <w:tab w:val="right" w:pos="8828"/>
            </w:tabs>
            <w:rPr>
              <w:rFonts w:ascii="Arial" w:eastAsiaTheme="minorEastAsia" w:hAnsi="Arial" w:cs="Arial"/>
              <w:noProof/>
              <w:sz w:val="22"/>
              <w:szCs w:val="22"/>
            </w:rPr>
          </w:pPr>
          <w:hyperlink w:anchor="_Toc47637856" w:history="1">
            <w:r w:rsidRPr="00FF6AC4">
              <w:rPr>
                <w:rStyle w:val="Hyperlink"/>
                <w:rFonts w:ascii="Arial" w:hAnsi="Arial" w:cs="Arial"/>
                <w:noProof/>
                <w:sz w:val="22"/>
                <w:szCs w:val="22"/>
              </w:rPr>
              <w:t>[RF037] Novo Cadastro Friend/ Se cadastrar no Sistema</w:t>
            </w:r>
            <w:r w:rsidRPr="00FF6AC4">
              <w:rPr>
                <w:rFonts w:ascii="Arial" w:hAnsi="Arial" w:cs="Arial"/>
                <w:noProof/>
                <w:webHidden/>
                <w:sz w:val="22"/>
                <w:szCs w:val="22"/>
              </w:rPr>
              <w:tab/>
            </w:r>
            <w:r w:rsidRPr="00FF6AC4">
              <w:rPr>
                <w:rFonts w:ascii="Arial" w:hAnsi="Arial" w:cs="Arial"/>
                <w:noProof/>
                <w:webHidden/>
                <w:sz w:val="22"/>
                <w:szCs w:val="22"/>
              </w:rPr>
              <w:fldChar w:fldCharType="begin"/>
            </w:r>
            <w:r w:rsidRPr="00FF6AC4">
              <w:rPr>
                <w:rFonts w:ascii="Arial" w:hAnsi="Arial" w:cs="Arial"/>
                <w:noProof/>
                <w:webHidden/>
                <w:sz w:val="22"/>
                <w:szCs w:val="22"/>
              </w:rPr>
              <w:instrText xml:space="preserve"> PAGEREF _Toc47637856 \h </w:instrText>
            </w:r>
            <w:r w:rsidRPr="00FF6AC4">
              <w:rPr>
                <w:rFonts w:ascii="Arial" w:hAnsi="Arial" w:cs="Arial"/>
                <w:noProof/>
                <w:webHidden/>
                <w:sz w:val="22"/>
                <w:szCs w:val="22"/>
              </w:rPr>
            </w:r>
            <w:r w:rsidRPr="00FF6AC4">
              <w:rPr>
                <w:rFonts w:ascii="Arial" w:hAnsi="Arial" w:cs="Arial"/>
                <w:noProof/>
                <w:webHidden/>
                <w:sz w:val="22"/>
                <w:szCs w:val="22"/>
              </w:rPr>
              <w:fldChar w:fldCharType="separate"/>
            </w:r>
            <w:r w:rsidRPr="00FF6AC4">
              <w:rPr>
                <w:rFonts w:ascii="Arial" w:hAnsi="Arial" w:cs="Arial"/>
                <w:noProof/>
                <w:webHidden/>
                <w:sz w:val="22"/>
                <w:szCs w:val="22"/>
              </w:rPr>
              <w:t>6</w:t>
            </w:r>
            <w:r w:rsidRPr="00FF6AC4">
              <w:rPr>
                <w:rFonts w:ascii="Arial" w:hAnsi="Arial" w:cs="Arial"/>
                <w:noProof/>
                <w:webHidden/>
                <w:sz w:val="22"/>
                <w:szCs w:val="22"/>
              </w:rPr>
              <w:fldChar w:fldCharType="end"/>
            </w:r>
          </w:hyperlink>
        </w:p>
        <w:p w14:paraId="0BA20F37" w14:textId="34DB36B0" w:rsidR="008017D4" w:rsidRPr="00FF6AC4" w:rsidRDefault="008017D4">
          <w:pPr>
            <w:pStyle w:val="Sumrio5"/>
            <w:tabs>
              <w:tab w:val="right" w:pos="8828"/>
            </w:tabs>
            <w:rPr>
              <w:rFonts w:ascii="Arial" w:eastAsiaTheme="minorEastAsia" w:hAnsi="Arial" w:cs="Arial"/>
              <w:noProof/>
              <w:sz w:val="22"/>
              <w:szCs w:val="22"/>
            </w:rPr>
          </w:pPr>
          <w:hyperlink w:anchor="_Toc47637857" w:history="1">
            <w:r w:rsidRPr="00FF6AC4">
              <w:rPr>
                <w:rStyle w:val="Hyperlink"/>
                <w:rFonts w:ascii="Arial" w:hAnsi="Arial" w:cs="Arial"/>
                <w:noProof/>
                <w:sz w:val="22"/>
                <w:szCs w:val="22"/>
              </w:rPr>
              <w:t>[RF038] Visualizar Cadastro Friend/ Ver informações cadastradas no sistema</w:t>
            </w:r>
            <w:r w:rsidRPr="00FF6AC4">
              <w:rPr>
                <w:rFonts w:ascii="Arial" w:hAnsi="Arial" w:cs="Arial"/>
                <w:noProof/>
                <w:webHidden/>
                <w:sz w:val="22"/>
                <w:szCs w:val="22"/>
              </w:rPr>
              <w:tab/>
            </w:r>
            <w:r w:rsidRPr="00FF6AC4">
              <w:rPr>
                <w:rFonts w:ascii="Arial" w:hAnsi="Arial" w:cs="Arial"/>
                <w:noProof/>
                <w:webHidden/>
                <w:sz w:val="22"/>
                <w:szCs w:val="22"/>
              </w:rPr>
              <w:fldChar w:fldCharType="begin"/>
            </w:r>
            <w:r w:rsidRPr="00FF6AC4">
              <w:rPr>
                <w:rFonts w:ascii="Arial" w:hAnsi="Arial" w:cs="Arial"/>
                <w:noProof/>
                <w:webHidden/>
                <w:sz w:val="22"/>
                <w:szCs w:val="22"/>
              </w:rPr>
              <w:instrText xml:space="preserve"> PAGEREF _Toc47637857 \h </w:instrText>
            </w:r>
            <w:r w:rsidRPr="00FF6AC4">
              <w:rPr>
                <w:rFonts w:ascii="Arial" w:hAnsi="Arial" w:cs="Arial"/>
                <w:noProof/>
                <w:webHidden/>
                <w:sz w:val="22"/>
                <w:szCs w:val="22"/>
              </w:rPr>
            </w:r>
            <w:r w:rsidRPr="00FF6AC4">
              <w:rPr>
                <w:rFonts w:ascii="Arial" w:hAnsi="Arial" w:cs="Arial"/>
                <w:noProof/>
                <w:webHidden/>
                <w:sz w:val="22"/>
                <w:szCs w:val="22"/>
              </w:rPr>
              <w:fldChar w:fldCharType="separate"/>
            </w:r>
            <w:r w:rsidRPr="00FF6AC4">
              <w:rPr>
                <w:rFonts w:ascii="Arial" w:hAnsi="Arial" w:cs="Arial"/>
                <w:noProof/>
                <w:webHidden/>
                <w:sz w:val="22"/>
                <w:szCs w:val="22"/>
              </w:rPr>
              <w:t>8</w:t>
            </w:r>
            <w:r w:rsidRPr="00FF6AC4">
              <w:rPr>
                <w:rFonts w:ascii="Arial" w:hAnsi="Arial" w:cs="Arial"/>
                <w:noProof/>
                <w:webHidden/>
                <w:sz w:val="22"/>
                <w:szCs w:val="22"/>
              </w:rPr>
              <w:fldChar w:fldCharType="end"/>
            </w:r>
          </w:hyperlink>
        </w:p>
        <w:p w14:paraId="632E680D" w14:textId="10A7FB1C" w:rsidR="008017D4" w:rsidRPr="00FF6AC4" w:rsidRDefault="008017D4">
          <w:pPr>
            <w:pStyle w:val="Sumrio5"/>
            <w:tabs>
              <w:tab w:val="right" w:pos="8828"/>
            </w:tabs>
            <w:rPr>
              <w:rFonts w:ascii="Arial" w:eastAsiaTheme="minorEastAsia" w:hAnsi="Arial" w:cs="Arial"/>
              <w:noProof/>
              <w:sz w:val="22"/>
              <w:szCs w:val="22"/>
            </w:rPr>
          </w:pPr>
          <w:hyperlink w:anchor="_Toc47637858" w:history="1">
            <w:r w:rsidRPr="00FF6AC4">
              <w:rPr>
                <w:rStyle w:val="Hyperlink"/>
                <w:rFonts w:ascii="Arial" w:hAnsi="Arial" w:cs="Arial"/>
                <w:noProof/>
                <w:sz w:val="22"/>
                <w:szCs w:val="22"/>
              </w:rPr>
              <w:t>[RF039] Alterar Friend/ Alterar informações do perfil do Friend</w:t>
            </w:r>
            <w:r w:rsidRPr="00FF6AC4">
              <w:rPr>
                <w:rFonts w:ascii="Arial" w:hAnsi="Arial" w:cs="Arial"/>
                <w:noProof/>
                <w:webHidden/>
                <w:sz w:val="22"/>
                <w:szCs w:val="22"/>
              </w:rPr>
              <w:tab/>
            </w:r>
            <w:r w:rsidRPr="00FF6AC4">
              <w:rPr>
                <w:rFonts w:ascii="Arial" w:hAnsi="Arial" w:cs="Arial"/>
                <w:noProof/>
                <w:webHidden/>
                <w:sz w:val="22"/>
                <w:szCs w:val="22"/>
              </w:rPr>
              <w:fldChar w:fldCharType="begin"/>
            </w:r>
            <w:r w:rsidRPr="00FF6AC4">
              <w:rPr>
                <w:rFonts w:ascii="Arial" w:hAnsi="Arial" w:cs="Arial"/>
                <w:noProof/>
                <w:webHidden/>
                <w:sz w:val="22"/>
                <w:szCs w:val="22"/>
              </w:rPr>
              <w:instrText xml:space="preserve"> PAGEREF _Toc47637858 \h </w:instrText>
            </w:r>
            <w:r w:rsidRPr="00FF6AC4">
              <w:rPr>
                <w:rFonts w:ascii="Arial" w:hAnsi="Arial" w:cs="Arial"/>
                <w:noProof/>
                <w:webHidden/>
                <w:sz w:val="22"/>
                <w:szCs w:val="22"/>
              </w:rPr>
            </w:r>
            <w:r w:rsidRPr="00FF6AC4">
              <w:rPr>
                <w:rFonts w:ascii="Arial" w:hAnsi="Arial" w:cs="Arial"/>
                <w:noProof/>
                <w:webHidden/>
                <w:sz w:val="22"/>
                <w:szCs w:val="22"/>
              </w:rPr>
              <w:fldChar w:fldCharType="separate"/>
            </w:r>
            <w:r w:rsidRPr="00FF6AC4">
              <w:rPr>
                <w:rFonts w:ascii="Arial" w:hAnsi="Arial" w:cs="Arial"/>
                <w:noProof/>
                <w:webHidden/>
                <w:sz w:val="22"/>
                <w:szCs w:val="22"/>
              </w:rPr>
              <w:t>9</w:t>
            </w:r>
            <w:r w:rsidRPr="00FF6AC4">
              <w:rPr>
                <w:rFonts w:ascii="Arial" w:hAnsi="Arial" w:cs="Arial"/>
                <w:noProof/>
                <w:webHidden/>
                <w:sz w:val="22"/>
                <w:szCs w:val="22"/>
              </w:rPr>
              <w:fldChar w:fldCharType="end"/>
            </w:r>
          </w:hyperlink>
        </w:p>
        <w:p w14:paraId="065AA7F9" w14:textId="17437754" w:rsidR="008017D4" w:rsidRPr="00FF6AC4" w:rsidRDefault="008017D4">
          <w:pPr>
            <w:pStyle w:val="Sumrio5"/>
            <w:tabs>
              <w:tab w:val="right" w:pos="8828"/>
            </w:tabs>
            <w:rPr>
              <w:rFonts w:ascii="Arial" w:eastAsiaTheme="minorEastAsia" w:hAnsi="Arial" w:cs="Arial"/>
              <w:noProof/>
              <w:sz w:val="22"/>
              <w:szCs w:val="22"/>
            </w:rPr>
          </w:pPr>
          <w:hyperlink w:anchor="_Toc47637859" w:history="1">
            <w:r w:rsidRPr="00FF6AC4">
              <w:rPr>
                <w:rStyle w:val="Hyperlink"/>
                <w:rFonts w:ascii="Arial" w:hAnsi="Arial" w:cs="Arial"/>
                <w:noProof/>
                <w:sz w:val="22"/>
                <w:szCs w:val="22"/>
              </w:rPr>
              <w:t>[RF040] Excluir Friend/ Se descadastrar do sistema</w:t>
            </w:r>
            <w:r w:rsidRPr="00FF6AC4">
              <w:rPr>
                <w:rFonts w:ascii="Arial" w:hAnsi="Arial" w:cs="Arial"/>
                <w:noProof/>
                <w:webHidden/>
                <w:sz w:val="22"/>
                <w:szCs w:val="22"/>
              </w:rPr>
              <w:tab/>
            </w:r>
            <w:r w:rsidRPr="00FF6AC4">
              <w:rPr>
                <w:rFonts w:ascii="Arial" w:hAnsi="Arial" w:cs="Arial"/>
                <w:noProof/>
                <w:webHidden/>
                <w:sz w:val="22"/>
                <w:szCs w:val="22"/>
              </w:rPr>
              <w:fldChar w:fldCharType="begin"/>
            </w:r>
            <w:r w:rsidRPr="00FF6AC4">
              <w:rPr>
                <w:rFonts w:ascii="Arial" w:hAnsi="Arial" w:cs="Arial"/>
                <w:noProof/>
                <w:webHidden/>
                <w:sz w:val="22"/>
                <w:szCs w:val="22"/>
              </w:rPr>
              <w:instrText xml:space="preserve"> PAGEREF _Toc47637859 \h </w:instrText>
            </w:r>
            <w:r w:rsidRPr="00FF6AC4">
              <w:rPr>
                <w:rFonts w:ascii="Arial" w:hAnsi="Arial" w:cs="Arial"/>
                <w:noProof/>
                <w:webHidden/>
                <w:sz w:val="22"/>
                <w:szCs w:val="22"/>
              </w:rPr>
            </w:r>
            <w:r w:rsidRPr="00FF6AC4">
              <w:rPr>
                <w:rFonts w:ascii="Arial" w:hAnsi="Arial" w:cs="Arial"/>
                <w:noProof/>
                <w:webHidden/>
                <w:sz w:val="22"/>
                <w:szCs w:val="22"/>
              </w:rPr>
              <w:fldChar w:fldCharType="separate"/>
            </w:r>
            <w:r w:rsidRPr="00FF6AC4">
              <w:rPr>
                <w:rFonts w:ascii="Arial" w:hAnsi="Arial" w:cs="Arial"/>
                <w:noProof/>
                <w:webHidden/>
                <w:sz w:val="22"/>
                <w:szCs w:val="22"/>
              </w:rPr>
              <w:t>10</w:t>
            </w:r>
            <w:r w:rsidRPr="00FF6AC4">
              <w:rPr>
                <w:rFonts w:ascii="Arial" w:hAnsi="Arial" w:cs="Arial"/>
                <w:noProof/>
                <w:webHidden/>
                <w:sz w:val="22"/>
                <w:szCs w:val="22"/>
              </w:rPr>
              <w:fldChar w:fldCharType="end"/>
            </w:r>
          </w:hyperlink>
        </w:p>
        <w:p w14:paraId="5EEAA87D" w14:textId="2FC2D3FF" w:rsidR="008017D4" w:rsidRPr="00FF6AC4" w:rsidRDefault="008017D4">
          <w:pPr>
            <w:pStyle w:val="Sumrio3"/>
            <w:tabs>
              <w:tab w:val="right" w:pos="8828"/>
            </w:tabs>
            <w:rPr>
              <w:rFonts w:ascii="Arial" w:eastAsiaTheme="minorEastAsia" w:hAnsi="Arial" w:cs="Arial"/>
              <w:noProof/>
              <w:sz w:val="22"/>
              <w:szCs w:val="22"/>
            </w:rPr>
          </w:pPr>
          <w:hyperlink w:anchor="_Toc47637860" w:history="1">
            <w:r w:rsidRPr="00FF6AC4">
              <w:rPr>
                <w:rStyle w:val="Hyperlink"/>
                <w:rFonts w:ascii="Arial" w:hAnsi="Arial" w:cs="Arial"/>
                <w:noProof/>
                <w:sz w:val="22"/>
                <w:szCs w:val="22"/>
              </w:rPr>
              <w:t>Requisitos do SisAdmin</w:t>
            </w:r>
            <w:r w:rsidRPr="00FF6AC4">
              <w:rPr>
                <w:rFonts w:ascii="Arial" w:hAnsi="Arial" w:cs="Arial"/>
                <w:noProof/>
                <w:webHidden/>
                <w:sz w:val="22"/>
                <w:szCs w:val="22"/>
              </w:rPr>
              <w:tab/>
            </w:r>
            <w:r w:rsidRPr="00FF6AC4">
              <w:rPr>
                <w:rFonts w:ascii="Arial" w:hAnsi="Arial" w:cs="Arial"/>
                <w:noProof/>
                <w:webHidden/>
                <w:sz w:val="22"/>
                <w:szCs w:val="22"/>
              </w:rPr>
              <w:fldChar w:fldCharType="begin"/>
            </w:r>
            <w:r w:rsidRPr="00FF6AC4">
              <w:rPr>
                <w:rFonts w:ascii="Arial" w:hAnsi="Arial" w:cs="Arial"/>
                <w:noProof/>
                <w:webHidden/>
                <w:sz w:val="22"/>
                <w:szCs w:val="22"/>
              </w:rPr>
              <w:instrText xml:space="preserve"> PAGEREF _Toc47637860 \h </w:instrText>
            </w:r>
            <w:r w:rsidRPr="00FF6AC4">
              <w:rPr>
                <w:rFonts w:ascii="Arial" w:hAnsi="Arial" w:cs="Arial"/>
                <w:noProof/>
                <w:webHidden/>
                <w:sz w:val="22"/>
                <w:szCs w:val="22"/>
              </w:rPr>
            </w:r>
            <w:r w:rsidRPr="00FF6AC4">
              <w:rPr>
                <w:rFonts w:ascii="Arial" w:hAnsi="Arial" w:cs="Arial"/>
                <w:noProof/>
                <w:webHidden/>
                <w:sz w:val="22"/>
                <w:szCs w:val="22"/>
              </w:rPr>
              <w:fldChar w:fldCharType="separate"/>
            </w:r>
            <w:r w:rsidRPr="00FF6AC4">
              <w:rPr>
                <w:rFonts w:ascii="Arial" w:hAnsi="Arial" w:cs="Arial"/>
                <w:noProof/>
                <w:webHidden/>
                <w:sz w:val="22"/>
                <w:szCs w:val="22"/>
              </w:rPr>
              <w:t>11</w:t>
            </w:r>
            <w:r w:rsidRPr="00FF6AC4">
              <w:rPr>
                <w:rFonts w:ascii="Arial" w:hAnsi="Arial" w:cs="Arial"/>
                <w:noProof/>
                <w:webHidden/>
                <w:sz w:val="22"/>
                <w:szCs w:val="22"/>
              </w:rPr>
              <w:fldChar w:fldCharType="end"/>
            </w:r>
          </w:hyperlink>
        </w:p>
        <w:p w14:paraId="6B4EA39E" w14:textId="68AA8177" w:rsidR="008017D4" w:rsidRPr="00FF6AC4" w:rsidRDefault="008017D4">
          <w:pPr>
            <w:pStyle w:val="Sumrio5"/>
            <w:tabs>
              <w:tab w:val="right" w:pos="8828"/>
            </w:tabs>
            <w:rPr>
              <w:rFonts w:ascii="Arial" w:eastAsiaTheme="minorEastAsia" w:hAnsi="Arial" w:cs="Arial"/>
              <w:noProof/>
              <w:sz w:val="22"/>
              <w:szCs w:val="22"/>
            </w:rPr>
          </w:pPr>
          <w:hyperlink w:anchor="_Toc47637861" w:history="1">
            <w:r w:rsidRPr="00FF6AC4">
              <w:rPr>
                <w:rStyle w:val="Hyperlink"/>
                <w:rFonts w:ascii="Arial" w:hAnsi="Arial" w:cs="Arial"/>
                <w:noProof/>
                <w:sz w:val="22"/>
                <w:szCs w:val="22"/>
              </w:rPr>
              <w:t>[RF041] Filtrar Animais/ Visualizar animais por categoria</w:t>
            </w:r>
            <w:r w:rsidRPr="00FF6AC4">
              <w:rPr>
                <w:rFonts w:ascii="Arial" w:hAnsi="Arial" w:cs="Arial"/>
                <w:noProof/>
                <w:webHidden/>
                <w:sz w:val="22"/>
                <w:szCs w:val="22"/>
              </w:rPr>
              <w:tab/>
            </w:r>
            <w:r w:rsidRPr="00FF6AC4">
              <w:rPr>
                <w:rFonts w:ascii="Arial" w:hAnsi="Arial" w:cs="Arial"/>
                <w:noProof/>
                <w:webHidden/>
                <w:sz w:val="22"/>
                <w:szCs w:val="22"/>
              </w:rPr>
              <w:fldChar w:fldCharType="begin"/>
            </w:r>
            <w:r w:rsidRPr="00FF6AC4">
              <w:rPr>
                <w:rFonts w:ascii="Arial" w:hAnsi="Arial" w:cs="Arial"/>
                <w:noProof/>
                <w:webHidden/>
                <w:sz w:val="22"/>
                <w:szCs w:val="22"/>
              </w:rPr>
              <w:instrText xml:space="preserve"> PAGEREF _Toc47637861 \h </w:instrText>
            </w:r>
            <w:r w:rsidRPr="00FF6AC4">
              <w:rPr>
                <w:rFonts w:ascii="Arial" w:hAnsi="Arial" w:cs="Arial"/>
                <w:noProof/>
                <w:webHidden/>
                <w:sz w:val="22"/>
                <w:szCs w:val="22"/>
              </w:rPr>
            </w:r>
            <w:r w:rsidRPr="00FF6AC4">
              <w:rPr>
                <w:rFonts w:ascii="Arial" w:hAnsi="Arial" w:cs="Arial"/>
                <w:noProof/>
                <w:webHidden/>
                <w:sz w:val="22"/>
                <w:szCs w:val="22"/>
              </w:rPr>
              <w:fldChar w:fldCharType="separate"/>
            </w:r>
            <w:r w:rsidRPr="00FF6AC4">
              <w:rPr>
                <w:rFonts w:ascii="Arial" w:hAnsi="Arial" w:cs="Arial"/>
                <w:noProof/>
                <w:webHidden/>
                <w:sz w:val="22"/>
                <w:szCs w:val="22"/>
              </w:rPr>
              <w:t>11</w:t>
            </w:r>
            <w:r w:rsidRPr="00FF6AC4">
              <w:rPr>
                <w:rFonts w:ascii="Arial" w:hAnsi="Arial" w:cs="Arial"/>
                <w:noProof/>
                <w:webHidden/>
                <w:sz w:val="22"/>
                <w:szCs w:val="22"/>
              </w:rPr>
              <w:fldChar w:fldCharType="end"/>
            </w:r>
          </w:hyperlink>
        </w:p>
        <w:p w14:paraId="42E7C6EE" w14:textId="51585FAC" w:rsidR="008017D4" w:rsidRPr="00FF6AC4" w:rsidRDefault="008017D4">
          <w:pPr>
            <w:pStyle w:val="Sumrio5"/>
            <w:tabs>
              <w:tab w:val="right" w:pos="8828"/>
            </w:tabs>
            <w:rPr>
              <w:rFonts w:ascii="Arial" w:eastAsiaTheme="minorEastAsia" w:hAnsi="Arial" w:cs="Arial"/>
              <w:noProof/>
              <w:sz w:val="22"/>
              <w:szCs w:val="22"/>
            </w:rPr>
          </w:pPr>
          <w:hyperlink w:anchor="_Toc47637862" w:history="1">
            <w:r w:rsidRPr="00FF6AC4">
              <w:rPr>
                <w:rStyle w:val="Hyperlink"/>
                <w:rFonts w:ascii="Arial" w:hAnsi="Arial" w:cs="Arial"/>
                <w:noProof/>
                <w:sz w:val="22"/>
                <w:szCs w:val="22"/>
              </w:rPr>
              <w:t>[RF042] Entrar em contato/ Visualizar as informações de contato de um usuário</w:t>
            </w:r>
            <w:r w:rsidRPr="00FF6AC4">
              <w:rPr>
                <w:rFonts w:ascii="Arial" w:hAnsi="Arial" w:cs="Arial"/>
                <w:noProof/>
                <w:webHidden/>
                <w:sz w:val="22"/>
                <w:szCs w:val="22"/>
              </w:rPr>
              <w:tab/>
            </w:r>
            <w:r w:rsidRPr="00FF6AC4">
              <w:rPr>
                <w:rFonts w:ascii="Arial" w:hAnsi="Arial" w:cs="Arial"/>
                <w:noProof/>
                <w:webHidden/>
                <w:sz w:val="22"/>
                <w:szCs w:val="22"/>
              </w:rPr>
              <w:fldChar w:fldCharType="begin"/>
            </w:r>
            <w:r w:rsidRPr="00FF6AC4">
              <w:rPr>
                <w:rFonts w:ascii="Arial" w:hAnsi="Arial" w:cs="Arial"/>
                <w:noProof/>
                <w:webHidden/>
                <w:sz w:val="22"/>
                <w:szCs w:val="22"/>
              </w:rPr>
              <w:instrText xml:space="preserve"> PAGEREF _Toc47637862 \h </w:instrText>
            </w:r>
            <w:r w:rsidRPr="00FF6AC4">
              <w:rPr>
                <w:rFonts w:ascii="Arial" w:hAnsi="Arial" w:cs="Arial"/>
                <w:noProof/>
                <w:webHidden/>
                <w:sz w:val="22"/>
                <w:szCs w:val="22"/>
              </w:rPr>
            </w:r>
            <w:r w:rsidRPr="00FF6AC4">
              <w:rPr>
                <w:rFonts w:ascii="Arial" w:hAnsi="Arial" w:cs="Arial"/>
                <w:noProof/>
                <w:webHidden/>
                <w:sz w:val="22"/>
                <w:szCs w:val="22"/>
              </w:rPr>
              <w:fldChar w:fldCharType="separate"/>
            </w:r>
            <w:r w:rsidRPr="00FF6AC4">
              <w:rPr>
                <w:rFonts w:ascii="Arial" w:hAnsi="Arial" w:cs="Arial"/>
                <w:noProof/>
                <w:webHidden/>
                <w:sz w:val="22"/>
                <w:szCs w:val="22"/>
              </w:rPr>
              <w:t>12</w:t>
            </w:r>
            <w:r w:rsidRPr="00FF6AC4">
              <w:rPr>
                <w:rFonts w:ascii="Arial" w:hAnsi="Arial" w:cs="Arial"/>
                <w:noProof/>
                <w:webHidden/>
                <w:sz w:val="22"/>
                <w:szCs w:val="22"/>
              </w:rPr>
              <w:fldChar w:fldCharType="end"/>
            </w:r>
          </w:hyperlink>
        </w:p>
        <w:p w14:paraId="50C76CE8" w14:textId="771F2103" w:rsidR="008017D4" w:rsidRPr="00FF6AC4" w:rsidRDefault="008017D4">
          <w:pPr>
            <w:pStyle w:val="Sumrio5"/>
            <w:tabs>
              <w:tab w:val="right" w:pos="8828"/>
            </w:tabs>
            <w:rPr>
              <w:rFonts w:ascii="Arial" w:eastAsiaTheme="minorEastAsia" w:hAnsi="Arial" w:cs="Arial"/>
              <w:noProof/>
              <w:sz w:val="22"/>
              <w:szCs w:val="22"/>
            </w:rPr>
          </w:pPr>
          <w:hyperlink w:anchor="_Toc47637863" w:history="1">
            <w:r w:rsidRPr="00FF6AC4">
              <w:rPr>
                <w:rStyle w:val="Hyperlink"/>
                <w:rFonts w:ascii="Arial" w:hAnsi="Arial" w:cs="Arial"/>
                <w:noProof/>
                <w:sz w:val="22"/>
                <w:szCs w:val="22"/>
              </w:rPr>
              <w:t>[RF043] Banir usuário/ Excluir e impedir um novo cadastro de usuário</w:t>
            </w:r>
            <w:r w:rsidRPr="00FF6AC4">
              <w:rPr>
                <w:rFonts w:ascii="Arial" w:hAnsi="Arial" w:cs="Arial"/>
                <w:noProof/>
                <w:webHidden/>
                <w:sz w:val="22"/>
                <w:szCs w:val="22"/>
              </w:rPr>
              <w:tab/>
            </w:r>
            <w:r w:rsidRPr="00FF6AC4">
              <w:rPr>
                <w:rFonts w:ascii="Arial" w:hAnsi="Arial" w:cs="Arial"/>
                <w:noProof/>
                <w:webHidden/>
                <w:sz w:val="22"/>
                <w:szCs w:val="22"/>
              </w:rPr>
              <w:fldChar w:fldCharType="begin"/>
            </w:r>
            <w:r w:rsidRPr="00FF6AC4">
              <w:rPr>
                <w:rFonts w:ascii="Arial" w:hAnsi="Arial" w:cs="Arial"/>
                <w:noProof/>
                <w:webHidden/>
                <w:sz w:val="22"/>
                <w:szCs w:val="22"/>
              </w:rPr>
              <w:instrText xml:space="preserve"> PAGEREF _Toc47637863 \h </w:instrText>
            </w:r>
            <w:r w:rsidRPr="00FF6AC4">
              <w:rPr>
                <w:rFonts w:ascii="Arial" w:hAnsi="Arial" w:cs="Arial"/>
                <w:noProof/>
                <w:webHidden/>
                <w:sz w:val="22"/>
                <w:szCs w:val="22"/>
              </w:rPr>
            </w:r>
            <w:r w:rsidRPr="00FF6AC4">
              <w:rPr>
                <w:rFonts w:ascii="Arial" w:hAnsi="Arial" w:cs="Arial"/>
                <w:noProof/>
                <w:webHidden/>
                <w:sz w:val="22"/>
                <w:szCs w:val="22"/>
              </w:rPr>
              <w:fldChar w:fldCharType="separate"/>
            </w:r>
            <w:r w:rsidRPr="00FF6AC4">
              <w:rPr>
                <w:rFonts w:ascii="Arial" w:hAnsi="Arial" w:cs="Arial"/>
                <w:noProof/>
                <w:webHidden/>
                <w:sz w:val="22"/>
                <w:szCs w:val="22"/>
              </w:rPr>
              <w:t>13</w:t>
            </w:r>
            <w:r w:rsidRPr="00FF6AC4">
              <w:rPr>
                <w:rFonts w:ascii="Arial" w:hAnsi="Arial" w:cs="Arial"/>
                <w:noProof/>
                <w:webHidden/>
                <w:sz w:val="22"/>
                <w:szCs w:val="22"/>
              </w:rPr>
              <w:fldChar w:fldCharType="end"/>
            </w:r>
          </w:hyperlink>
        </w:p>
        <w:p w14:paraId="0DA9CEF6" w14:textId="155DB0D3" w:rsidR="008017D4" w:rsidRPr="00FF6AC4" w:rsidRDefault="008017D4">
          <w:pPr>
            <w:pStyle w:val="Sumrio5"/>
            <w:tabs>
              <w:tab w:val="right" w:pos="8828"/>
            </w:tabs>
            <w:rPr>
              <w:rFonts w:ascii="Arial" w:eastAsiaTheme="minorEastAsia" w:hAnsi="Arial" w:cs="Arial"/>
              <w:noProof/>
              <w:sz w:val="22"/>
              <w:szCs w:val="22"/>
            </w:rPr>
          </w:pPr>
          <w:hyperlink w:anchor="_Toc47637864" w:history="1">
            <w:r w:rsidRPr="00FF6AC4">
              <w:rPr>
                <w:rStyle w:val="Hyperlink"/>
                <w:rFonts w:ascii="Arial" w:hAnsi="Arial" w:cs="Arial"/>
                <w:noProof/>
                <w:sz w:val="22"/>
                <w:szCs w:val="22"/>
              </w:rPr>
              <w:t>[RF044] Aprovar Adoção/ Aprovar um pedido de adoção de pet por um usuário Friend.</w:t>
            </w:r>
            <w:r w:rsidRPr="00FF6AC4">
              <w:rPr>
                <w:rFonts w:ascii="Arial" w:hAnsi="Arial" w:cs="Arial"/>
                <w:noProof/>
                <w:webHidden/>
                <w:sz w:val="22"/>
                <w:szCs w:val="22"/>
              </w:rPr>
              <w:tab/>
            </w:r>
            <w:r w:rsidRPr="00FF6AC4">
              <w:rPr>
                <w:rFonts w:ascii="Arial" w:hAnsi="Arial" w:cs="Arial"/>
                <w:noProof/>
                <w:webHidden/>
                <w:sz w:val="22"/>
                <w:szCs w:val="22"/>
              </w:rPr>
              <w:fldChar w:fldCharType="begin"/>
            </w:r>
            <w:r w:rsidRPr="00FF6AC4">
              <w:rPr>
                <w:rFonts w:ascii="Arial" w:hAnsi="Arial" w:cs="Arial"/>
                <w:noProof/>
                <w:webHidden/>
                <w:sz w:val="22"/>
                <w:szCs w:val="22"/>
              </w:rPr>
              <w:instrText xml:space="preserve"> PAGEREF _Toc47637864 \h </w:instrText>
            </w:r>
            <w:r w:rsidRPr="00FF6AC4">
              <w:rPr>
                <w:rFonts w:ascii="Arial" w:hAnsi="Arial" w:cs="Arial"/>
                <w:noProof/>
                <w:webHidden/>
                <w:sz w:val="22"/>
                <w:szCs w:val="22"/>
              </w:rPr>
            </w:r>
            <w:r w:rsidRPr="00FF6AC4">
              <w:rPr>
                <w:rFonts w:ascii="Arial" w:hAnsi="Arial" w:cs="Arial"/>
                <w:noProof/>
                <w:webHidden/>
                <w:sz w:val="22"/>
                <w:szCs w:val="22"/>
              </w:rPr>
              <w:fldChar w:fldCharType="separate"/>
            </w:r>
            <w:r w:rsidRPr="00FF6AC4">
              <w:rPr>
                <w:rFonts w:ascii="Arial" w:hAnsi="Arial" w:cs="Arial"/>
                <w:noProof/>
                <w:webHidden/>
                <w:sz w:val="22"/>
                <w:szCs w:val="22"/>
              </w:rPr>
              <w:t>13</w:t>
            </w:r>
            <w:r w:rsidRPr="00FF6AC4">
              <w:rPr>
                <w:rFonts w:ascii="Arial" w:hAnsi="Arial" w:cs="Arial"/>
                <w:noProof/>
                <w:webHidden/>
                <w:sz w:val="22"/>
                <w:szCs w:val="22"/>
              </w:rPr>
              <w:fldChar w:fldCharType="end"/>
            </w:r>
          </w:hyperlink>
        </w:p>
        <w:p w14:paraId="46755C34" w14:textId="6E845F46" w:rsidR="008017D4" w:rsidRPr="00FF6AC4" w:rsidRDefault="008017D4">
          <w:pPr>
            <w:pStyle w:val="Sumrio3"/>
            <w:tabs>
              <w:tab w:val="right" w:pos="8828"/>
            </w:tabs>
            <w:rPr>
              <w:rFonts w:ascii="Arial" w:eastAsiaTheme="minorEastAsia" w:hAnsi="Arial" w:cs="Arial"/>
              <w:noProof/>
              <w:sz w:val="22"/>
              <w:szCs w:val="22"/>
            </w:rPr>
          </w:pPr>
          <w:hyperlink w:anchor="_Toc47637865" w:history="1">
            <w:r w:rsidRPr="00FF6AC4">
              <w:rPr>
                <w:rStyle w:val="Hyperlink"/>
                <w:rFonts w:ascii="Arial" w:hAnsi="Arial" w:cs="Arial"/>
                <w:noProof/>
                <w:sz w:val="22"/>
                <w:szCs w:val="22"/>
              </w:rPr>
              <w:t>Requisitos da adoção</w:t>
            </w:r>
            <w:r w:rsidRPr="00FF6AC4">
              <w:rPr>
                <w:rFonts w:ascii="Arial" w:hAnsi="Arial" w:cs="Arial"/>
                <w:noProof/>
                <w:webHidden/>
                <w:sz w:val="22"/>
                <w:szCs w:val="22"/>
              </w:rPr>
              <w:tab/>
            </w:r>
            <w:r w:rsidRPr="00FF6AC4">
              <w:rPr>
                <w:rFonts w:ascii="Arial" w:hAnsi="Arial" w:cs="Arial"/>
                <w:noProof/>
                <w:webHidden/>
                <w:sz w:val="22"/>
                <w:szCs w:val="22"/>
              </w:rPr>
              <w:fldChar w:fldCharType="begin"/>
            </w:r>
            <w:r w:rsidRPr="00FF6AC4">
              <w:rPr>
                <w:rFonts w:ascii="Arial" w:hAnsi="Arial" w:cs="Arial"/>
                <w:noProof/>
                <w:webHidden/>
                <w:sz w:val="22"/>
                <w:szCs w:val="22"/>
              </w:rPr>
              <w:instrText xml:space="preserve"> PAGEREF _Toc47637865 \h </w:instrText>
            </w:r>
            <w:r w:rsidRPr="00FF6AC4">
              <w:rPr>
                <w:rFonts w:ascii="Arial" w:hAnsi="Arial" w:cs="Arial"/>
                <w:noProof/>
                <w:webHidden/>
                <w:sz w:val="22"/>
                <w:szCs w:val="22"/>
              </w:rPr>
            </w:r>
            <w:r w:rsidRPr="00FF6AC4">
              <w:rPr>
                <w:rFonts w:ascii="Arial" w:hAnsi="Arial" w:cs="Arial"/>
                <w:noProof/>
                <w:webHidden/>
                <w:sz w:val="22"/>
                <w:szCs w:val="22"/>
              </w:rPr>
              <w:fldChar w:fldCharType="separate"/>
            </w:r>
            <w:r w:rsidRPr="00FF6AC4">
              <w:rPr>
                <w:rFonts w:ascii="Arial" w:hAnsi="Arial" w:cs="Arial"/>
                <w:noProof/>
                <w:webHidden/>
                <w:sz w:val="22"/>
                <w:szCs w:val="22"/>
              </w:rPr>
              <w:t>14</w:t>
            </w:r>
            <w:r w:rsidRPr="00FF6AC4">
              <w:rPr>
                <w:rFonts w:ascii="Arial" w:hAnsi="Arial" w:cs="Arial"/>
                <w:noProof/>
                <w:webHidden/>
                <w:sz w:val="22"/>
                <w:szCs w:val="22"/>
              </w:rPr>
              <w:fldChar w:fldCharType="end"/>
            </w:r>
          </w:hyperlink>
        </w:p>
        <w:p w14:paraId="1F5F1082" w14:textId="30BB7452" w:rsidR="008017D4" w:rsidRPr="00FF6AC4" w:rsidRDefault="008017D4">
          <w:pPr>
            <w:pStyle w:val="Sumrio5"/>
            <w:tabs>
              <w:tab w:val="right" w:pos="8828"/>
            </w:tabs>
            <w:rPr>
              <w:rFonts w:ascii="Arial" w:eastAsiaTheme="minorEastAsia" w:hAnsi="Arial" w:cs="Arial"/>
              <w:noProof/>
              <w:sz w:val="22"/>
              <w:szCs w:val="22"/>
            </w:rPr>
          </w:pPr>
          <w:hyperlink w:anchor="_Toc47637866" w:history="1">
            <w:r w:rsidRPr="00FF6AC4">
              <w:rPr>
                <w:rStyle w:val="Hyperlink"/>
                <w:rFonts w:ascii="Arial" w:hAnsi="Arial" w:cs="Arial"/>
                <w:noProof/>
                <w:sz w:val="22"/>
                <w:szCs w:val="22"/>
              </w:rPr>
              <w:t>[RF045] Adotar um Pet/ Solicitar adoção de um pet</w:t>
            </w:r>
            <w:r w:rsidRPr="00FF6AC4">
              <w:rPr>
                <w:rFonts w:ascii="Arial" w:hAnsi="Arial" w:cs="Arial"/>
                <w:noProof/>
                <w:webHidden/>
                <w:sz w:val="22"/>
                <w:szCs w:val="22"/>
              </w:rPr>
              <w:tab/>
            </w:r>
            <w:r w:rsidRPr="00FF6AC4">
              <w:rPr>
                <w:rFonts w:ascii="Arial" w:hAnsi="Arial" w:cs="Arial"/>
                <w:noProof/>
                <w:webHidden/>
                <w:sz w:val="22"/>
                <w:szCs w:val="22"/>
              </w:rPr>
              <w:fldChar w:fldCharType="begin"/>
            </w:r>
            <w:r w:rsidRPr="00FF6AC4">
              <w:rPr>
                <w:rFonts w:ascii="Arial" w:hAnsi="Arial" w:cs="Arial"/>
                <w:noProof/>
                <w:webHidden/>
                <w:sz w:val="22"/>
                <w:szCs w:val="22"/>
              </w:rPr>
              <w:instrText xml:space="preserve"> PAGEREF _Toc47637866 \h </w:instrText>
            </w:r>
            <w:r w:rsidRPr="00FF6AC4">
              <w:rPr>
                <w:rFonts w:ascii="Arial" w:hAnsi="Arial" w:cs="Arial"/>
                <w:noProof/>
                <w:webHidden/>
                <w:sz w:val="22"/>
                <w:szCs w:val="22"/>
              </w:rPr>
            </w:r>
            <w:r w:rsidRPr="00FF6AC4">
              <w:rPr>
                <w:rFonts w:ascii="Arial" w:hAnsi="Arial" w:cs="Arial"/>
                <w:noProof/>
                <w:webHidden/>
                <w:sz w:val="22"/>
                <w:szCs w:val="22"/>
              </w:rPr>
              <w:fldChar w:fldCharType="separate"/>
            </w:r>
            <w:r w:rsidRPr="00FF6AC4">
              <w:rPr>
                <w:rFonts w:ascii="Arial" w:hAnsi="Arial" w:cs="Arial"/>
                <w:noProof/>
                <w:webHidden/>
                <w:sz w:val="22"/>
                <w:szCs w:val="22"/>
              </w:rPr>
              <w:t>14</w:t>
            </w:r>
            <w:r w:rsidRPr="00FF6AC4">
              <w:rPr>
                <w:rFonts w:ascii="Arial" w:hAnsi="Arial" w:cs="Arial"/>
                <w:noProof/>
                <w:webHidden/>
                <w:sz w:val="22"/>
                <w:szCs w:val="22"/>
              </w:rPr>
              <w:fldChar w:fldCharType="end"/>
            </w:r>
          </w:hyperlink>
        </w:p>
        <w:p w14:paraId="1D0907FF" w14:textId="1A622E6E" w:rsidR="008017D4" w:rsidRPr="00FF6AC4" w:rsidRDefault="008017D4">
          <w:pPr>
            <w:pStyle w:val="Sumrio5"/>
            <w:tabs>
              <w:tab w:val="right" w:pos="8828"/>
            </w:tabs>
            <w:rPr>
              <w:rFonts w:ascii="Arial" w:eastAsiaTheme="minorEastAsia" w:hAnsi="Arial" w:cs="Arial"/>
              <w:noProof/>
              <w:sz w:val="22"/>
              <w:szCs w:val="22"/>
            </w:rPr>
          </w:pPr>
          <w:hyperlink w:anchor="_Toc47637867" w:history="1">
            <w:r w:rsidRPr="00FF6AC4">
              <w:rPr>
                <w:rStyle w:val="Hyperlink"/>
                <w:rFonts w:ascii="Arial" w:hAnsi="Arial" w:cs="Arial"/>
                <w:noProof/>
                <w:sz w:val="22"/>
                <w:szCs w:val="22"/>
              </w:rPr>
              <w:t>[RF046] Denunciar um Doador/ Relatar um problema com uma adoção</w:t>
            </w:r>
            <w:r w:rsidRPr="00FF6AC4">
              <w:rPr>
                <w:rFonts w:ascii="Arial" w:hAnsi="Arial" w:cs="Arial"/>
                <w:noProof/>
                <w:webHidden/>
                <w:sz w:val="22"/>
                <w:szCs w:val="22"/>
              </w:rPr>
              <w:tab/>
            </w:r>
            <w:r w:rsidRPr="00FF6AC4">
              <w:rPr>
                <w:rFonts w:ascii="Arial" w:hAnsi="Arial" w:cs="Arial"/>
                <w:noProof/>
                <w:webHidden/>
                <w:sz w:val="22"/>
                <w:szCs w:val="22"/>
              </w:rPr>
              <w:fldChar w:fldCharType="begin"/>
            </w:r>
            <w:r w:rsidRPr="00FF6AC4">
              <w:rPr>
                <w:rFonts w:ascii="Arial" w:hAnsi="Arial" w:cs="Arial"/>
                <w:noProof/>
                <w:webHidden/>
                <w:sz w:val="22"/>
                <w:szCs w:val="22"/>
              </w:rPr>
              <w:instrText xml:space="preserve"> PAGEREF _Toc47637867 \h </w:instrText>
            </w:r>
            <w:r w:rsidRPr="00FF6AC4">
              <w:rPr>
                <w:rFonts w:ascii="Arial" w:hAnsi="Arial" w:cs="Arial"/>
                <w:noProof/>
                <w:webHidden/>
                <w:sz w:val="22"/>
                <w:szCs w:val="22"/>
              </w:rPr>
            </w:r>
            <w:r w:rsidRPr="00FF6AC4">
              <w:rPr>
                <w:rFonts w:ascii="Arial" w:hAnsi="Arial" w:cs="Arial"/>
                <w:noProof/>
                <w:webHidden/>
                <w:sz w:val="22"/>
                <w:szCs w:val="22"/>
              </w:rPr>
              <w:fldChar w:fldCharType="separate"/>
            </w:r>
            <w:r w:rsidRPr="00FF6AC4">
              <w:rPr>
                <w:rFonts w:ascii="Arial" w:hAnsi="Arial" w:cs="Arial"/>
                <w:noProof/>
                <w:webHidden/>
                <w:sz w:val="22"/>
                <w:szCs w:val="22"/>
              </w:rPr>
              <w:t>15</w:t>
            </w:r>
            <w:r w:rsidRPr="00FF6AC4">
              <w:rPr>
                <w:rFonts w:ascii="Arial" w:hAnsi="Arial" w:cs="Arial"/>
                <w:noProof/>
                <w:webHidden/>
                <w:sz w:val="22"/>
                <w:szCs w:val="22"/>
              </w:rPr>
              <w:fldChar w:fldCharType="end"/>
            </w:r>
          </w:hyperlink>
        </w:p>
        <w:p w14:paraId="7E848106" w14:textId="7464DB8A" w:rsidR="008017D4" w:rsidRPr="00FF6AC4" w:rsidRDefault="008017D4">
          <w:pPr>
            <w:pStyle w:val="Sumrio5"/>
            <w:tabs>
              <w:tab w:val="right" w:pos="8828"/>
            </w:tabs>
            <w:rPr>
              <w:rFonts w:ascii="Arial" w:eastAsiaTheme="minorEastAsia" w:hAnsi="Arial" w:cs="Arial"/>
              <w:noProof/>
              <w:sz w:val="22"/>
              <w:szCs w:val="22"/>
            </w:rPr>
          </w:pPr>
          <w:hyperlink w:anchor="_Toc47637868" w:history="1">
            <w:r w:rsidRPr="00FF6AC4">
              <w:rPr>
                <w:rStyle w:val="Hyperlink"/>
                <w:rFonts w:ascii="Arial" w:hAnsi="Arial" w:cs="Arial"/>
                <w:noProof/>
                <w:sz w:val="22"/>
                <w:szCs w:val="22"/>
              </w:rPr>
              <w:t>[RF047] Disponibilizar um pet para colaborador/ Adicionar um animal disponível para adoção em uma ONG ou abrigo.</w:t>
            </w:r>
            <w:r w:rsidRPr="00FF6AC4">
              <w:rPr>
                <w:rFonts w:ascii="Arial" w:hAnsi="Arial" w:cs="Arial"/>
                <w:noProof/>
                <w:webHidden/>
                <w:sz w:val="22"/>
                <w:szCs w:val="22"/>
              </w:rPr>
              <w:tab/>
            </w:r>
            <w:r w:rsidRPr="00FF6AC4">
              <w:rPr>
                <w:rFonts w:ascii="Arial" w:hAnsi="Arial" w:cs="Arial"/>
                <w:noProof/>
                <w:webHidden/>
                <w:sz w:val="22"/>
                <w:szCs w:val="22"/>
              </w:rPr>
              <w:fldChar w:fldCharType="begin"/>
            </w:r>
            <w:r w:rsidRPr="00FF6AC4">
              <w:rPr>
                <w:rFonts w:ascii="Arial" w:hAnsi="Arial" w:cs="Arial"/>
                <w:noProof/>
                <w:webHidden/>
                <w:sz w:val="22"/>
                <w:szCs w:val="22"/>
              </w:rPr>
              <w:instrText xml:space="preserve"> PAGEREF _Toc47637868 \h </w:instrText>
            </w:r>
            <w:r w:rsidRPr="00FF6AC4">
              <w:rPr>
                <w:rFonts w:ascii="Arial" w:hAnsi="Arial" w:cs="Arial"/>
                <w:noProof/>
                <w:webHidden/>
                <w:sz w:val="22"/>
                <w:szCs w:val="22"/>
              </w:rPr>
            </w:r>
            <w:r w:rsidRPr="00FF6AC4">
              <w:rPr>
                <w:rFonts w:ascii="Arial" w:hAnsi="Arial" w:cs="Arial"/>
                <w:noProof/>
                <w:webHidden/>
                <w:sz w:val="22"/>
                <w:szCs w:val="22"/>
              </w:rPr>
              <w:fldChar w:fldCharType="separate"/>
            </w:r>
            <w:r w:rsidRPr="00FF6AC4">
              <w:rPr>
                <w:rFonts w:ascii="Arial" w:hAnsi="Arial" w:cs="Arial"/>
                <w:noProof/>
                <w:webHidden/>
                <w:sz w:val="22"/>
                <w:szCs w:val="22"/>
              </w:rPr>
              <w:t>16</w:t>
            </w:r>
            <w:r w:rsidRPr="00FF6AC4">
              <w:rPr>
                <w:rFonts w:ascii="Arial" w:hAnsi="Arial" w:cs="Arial"/>
                <w:noProof/>
                <w:webHidden/>
                <w:sz w:val="22"/>
                <w:szCs w:val="22"/>
              </w:rPr>
              <w:fldChar w:fldCharType="end"/>
            </w:r>
          </w:hyperlink>
        </w:p>
        <w:p w14:paraId="3C56B6A5" w14:textId="7E7FD272" w:rsidR="008017D4" w:rsidRPr="00FF6AC4" w:rsidRDefault="008017D4">
          <w:pPr>
            <w:pStyle w:val="Sumrio5"/>
            <w:tabs>
              <w:tab w:val="right" w:pos="8828"/>
            </w:tabs>
            <w:rPr>
              <w:rFonts w:ascii="Arial" w:eastAsiaTheme="minorEastAsia" w:hAnsi="Arial" w:cs="Arial"/>
              <w:noProof/>
              <w:sz w:val="22"/>
              <w:szCs w:val="22"/>
            </w:rPr>
          </w:pPr>
          <w:hyperlink w:anchor="_Toc47637869" w:history="1">
            <w:r w:rsidRPr="00FF6AC4">
              <w:rPr>
                <w:rStyle w:val="Hyperlink"/>
                <w:rFonts w:ascii="Arial" w:hAnsi="Arial" w:cs="Arial"/>
                <w:noProof/>
                <w:sz w:val="22"/>
                <w:szCs w:val="22"/>
              </w:rPr>
              <w:t>[RF048] Visualizar pedido adoção/ Ver pets aguardando adoção</w:t>
            </w:r>
            <w:r w:rsidRPr="00FF6AC4">
              <w:rPr>
                <w:rFonts w:ascii="Arial" w:hAnsi="Arial" w:cs="Arial"/>
                <w:noProof/>
                <w:webHidden/>
                <w:sz w:val="22"/>
                <w:szCs w:val="22"/>
              </w:rPr>
              <w:tab/>
            </w:r>
            <w:r w:rsidRPr="00FF6AC4">
              <w:rPr>
                <w:rFonts w:ascii="Arial" w:hAnsi="Arial" w:cs="Arial"/>
                <w:noProof/>
                <w:webHidden/>
                <w:sz w:val="22"/>
                <w:szCs w:val="22"/>
              </w:rPr>
              <w:fldChar w:fldCharType="begin"/>
            </w:r>
            <w:r w:rsidRPr="00FF6AC4">
              <w:rPr>
                <w:rFonts w:ascii="Arial" w:hAnsi="Arial" w:cs="Arial"/>
                <w:noProof/>
                <w:webHidden/>
                <w:sz w:val="22"/>
                <w:szCs w:val="22"/>
              </w:rPr>
              <w:instrText xml:space="preserve"> PAGEREF _Toc47637869 \h </w:instrText>
            </w:r>
            <w:r w:rsidRPr="00FF6AC4">
              <w:rPr>
                <w:rFonts w:ascii="Arial" w:hAnsi="Arial" w:cs="Arial"/>
                <w:noProof/>
                <w:webHidden/>
                <w:sz w:val="22"/>
                <w:szCs w:val="22"/>
              </w:rPr>
            </w:r>
            <w:r w:rsidRPr="00FF6AC4">
              <w:rPr>
                <w:rFonts w:ascii="Arial" w:hAnsi="Arial" w:cs="Arial"/>
                <w:noProof/>
                <w:webHidden/>
                <w:sz w:val="22"/>
                <w:szCs w:val="22"/>
              </w:rPr>
              <w:fldChar w:fldCharType="separate"/>
            </w:r>
            <w:r w:rsidRPr="00FF6AC4">
              <w:rPr>
                <w:rFonts w:ascii="Arial" w:hAnsi="Arial" w:cs="Arial"/>
                <w:noProof/>
                <w:webHidden/>
                <w:sz w:val="22"/>
                <w:szCs w:val="22"/>
              </w:rPr>
              <w:t>17</w:t>
            </w:r>
            <w:r w:rsidRPr="00FF6AC4">
              <w:rPr>
                <w:rFonts w:ascii="Arial" w:hAnsi="Arial" w:cs="Arial"/>
                <w:noProof/>
                <w:webHidden/>
                <w:sz w:val="22"/>
                <w:szCs w:val="22"/>
              </w:rPr>
              <w:fldChar w:fldCharType="end"/>
            </w:r>
          </w:hyperlink>
        </w:p>
        <w:p w14:paraId="65A9AE55" w14:textId="55AE8233" w:rsidR="008017D4" w:rsidRPr="00FF6AC4" w:rsidRDefault="008017D4">
          <w:pPr>
            <w:pStyle w:val="Sumrio1"/>
            <w:tabs>
              <w:tab w:val="right" w:pos="8828"/>
            </w:tabs>
            <w:rPr>
              <w:rFonts w:ascii="Arial" w:eastAsiaTheme="minorEastAsia" w:hAnsi="Arial" w:cs="Arial"/>
              <w:noProof/>
              <w:sz w:val="22"/>
              <w:szCs w:val="22"/>
            </w:rPr>
          </w:pPr>
          <w:hyperlink w:anchor="_Toc47637870" w:history="1">
            <w:r w:rsidRPr="00FF6AC4">
              <w:rPr>
                <w:rStyle w:val="Hyperlink"/>
                <w:rFonts w:ascii="Arial" w:eastAsia="Arial" w:hAnsi="Arial" w:cs="Arial"/>
                <w:noProof/>
                <w:sz w:val="22"/>
                <w:szCs w:val="22"/>
              </w:rPr>
              <w:t>Capítulo 3</w:t>
            </w:r>
            <w:r w:rsidRPr="00FF6AC4">
              <w:rPr>
                <w:rFonts w:ascii="Arial" w:hAnsi="Arial" w:cs="Arial"/>
                <w:noProof/>
                <w:webHidden/>
                <w:sz w:val="22"/>
                <w:szCs w:val="22"/>
              </w:rPr>
              <w:tab/>
            </w:r>
            <w:r w:rsidRPr="00FF6AC4">
              <w:rPr>
                <w:rFonts w:ascii="Arial" w:hAnsi="Arial" w:cs="Arial"/>
                <w:noProof/>
                <w:webHidden/>
                <w:sz w:val="22"/>
                <w:szCs w:val="22"/>
              </w:rPr>
              <w:fldChar w:fldCharType="begin"/>
            </w:r>
            <w:r w:rsidRPr="00FF6AC4">
              <w:rPr>
                <w:rFonts w:ascii="Arial" w:hAnsi="Arial" w:cs="Arial"/>
                <w:noProof/>
                <w:webHidden/>
                <w:sz w:val="22"/>
                <w:szCs w:val="22"/>
              </w:rPr>
              <w:instrText xml:space="preserve"> PAGEREF _Toc47637870 \h </w:instrText>
            </w:r>
            <w:r w:rsidRPr="00FF6AC4">
              <w:rPr>
                <w:rFonts w:ascii="Arial" w:hAnsi="Arial" w:cs="Arial"/>
                <w:noProof/>
                <w:webHidden/>
                <w:sz w:val="22"/>
                <w:szCs w:val="22"/>
              </w:rPr>
            </w:r>
            <w:r w:rsidRPr="00FF6AC4">
              <w:rPr>
                <w:rFonts w:ascii="Arial" w:hAnsi="Arial" w:cs="Arial"/>
                <w:noProof/>
                <w:webHidden/>
                <w:sz w:val="22"/>
                <w:szCs w:val="22"/>
              </w:rPr>
              <w:fldChar w:fldCharType="separate"/>
            </w:r>
            <w:r w:rsidRPr="00FF6AC4">
              <w:rPr>
                <w:rFonts w:ascii="Arial" w:hAnsi="Arial" w:cs="Arial"/>
                <w:noProof/>
                <w:webHidden/>
                <w:sz w:val="22"/>
                <w:szCs w:val="22"/>
              </w:rPr>
              <w:t>1</w:t>
            </w:r>
            <w:r w:rsidRPr="00FF6AC4">
              <w:rPr>
                <w:rFonts w:ascii="Arial" w:hAnsi="Arial" w:cs="Arial"/>
                <w:noProof/>
                <w:webHidden/>
                <w:sz w:val="22"/>
                <w:szCs w:val="22"/>
              </w:rPr>
              <w:fldChar w:fldCharType="end"/>
            </w:r>
          </w:hyperlink>
        </w:p>
        <w:p w14:paraId="3991DD47" w14:textId="04D9848B" w:rsidR="008017D4" w:rsidRPr="00FF6AC4" w:rsidRDefault="008017D4">
          <w:pPr>
            <w:pStyle w:val="Sumrio2"/>
            <w:tabs>
              <w:tab w:val="right" w:pos="8828"/>
            </w:tabs>
            <w:rPr>
              <w:rFonts w:ascii="Arial" w:eastAsiaTheme="minorEastAsia" w:hAnsi="Arial" w:cs="Arial"/>
              <w:noProof/>
              <w:sz w:val="22"/>
              <w:szCs w:val="22"/>
            </w:rPr>
          </w:pPr>
          <w:hyperlink w:anchor="_Toc47637871" w:history="1">
            <w:r w:rsidRPr="00FF6AC4">
              <w:rPr>
                <w:rStyle w:val="Hyperlink"/>
                <w:rFonts w:ascii="Arial" w:hAnsi="Arial" w:cs="Arial"/>
                <w:noProof/>
                <w:sz w:val="22"/>
                <w:szCs w:val="22"/>
              </w:rPr>
              <w:t>Requisitos não funcionais</w:t>
            </w:r>
            <w:r w:rsidRPr="00FF6AC4">
              <w:rPr>
                <w:rFonts w:ascii="Arial" w:hAnsi="Arial" w:cs="Arial"/>
                <w:noProof/>
                <w:webHidden/>
                <w:sz w:val="22"/>
                <w:szCs w:val="22"/>
              </w:rPr>
              <w:tab/>
            </w:r>
            <w:r w:rsidRPr="00FF6AC4">
              <w:rPr>
                <w:rFonts w:ascii="Arial" w:hAnsi="Arial" w:cs="Arial"/>
                <w:noProof/>
                <w:webHidden/>
                <w:sz w:val="22"/>
                <w:szCs w:val="22"/>
              </w:rPr>
              <w:fldChar w:fldCharType="begin"/>
            </w:r>
            <w:r w:rsidRPr="00FF6AC4">
              <w:rPr>
                <w:rFonts w:ascii="Arial" w:hAnsi="Arial" w:cs="Arial"/>
                <w:noProof/>
                <w:webHidden/>
                <w:sz w:val="22"/>
                <w:szCs w:val="22"/>
              </w:rPr>
              <w:instrText xml:space="preserve"> PAGEREF _Toc47637871 \h </w:instrText>
            </w:r>
            <w:r w:rsidRPr="00FF6AC4">
              <w:rPr>
                <w:rFonts w:ascii="Arial" w:hAnsi="Arial" w:cs="Arial"/>
                <w:noProof/>
                <w:webHidden/>
                <w:sz w:val="22"/>
                <w:szCs w:val="22"/>
              </w:rPr>
            </w:r>
            <w:r w:rsidRPr="00FF6AC4">
              <w:rPr>
                <w:rFonts w:ascii="Arial" w:hAnsi="Arial" w:cs="Arial"/>
                <w:noProof/>
                <w:webHidden/>
                <w:sz w:val="22"/>
                <w:szCs w:val="22"/>
              </w:rPr>
              <w:fldChar w:fldCharType="separate"/>
            </w:r>
            <w:r w:rsidRPr="00FF6AC4">
              <w:rPr>
                <w:rFonts w:ascii="Arial" w:hAnsi="Arial" w:cs="Arial"/>
                <w:noProof/>
                <w:webHidden/>
                <w:sz w:val="22"/>
                <w:szCs w:val="22"/>
              </w:rPr>
              <w:t>1</w:t>
            </w:r>
            <w:r w:rsidRPr="00FF6AC4">
              <w:rPr>
                <w:rFonts w:ascii="Arial" w:hAnsi="Arial" w:cs="Arial"/>
                <w:noProof/>
                <w:webHidden/>
                <w:sz w:val="22"/>
                <w:szCs w:val="22"/>
              </w:rPr>
              <w:fldChar w:fldCharType="end"/>
            </w:r>
          </w:hyperlink>
        </w:p>
        <w:p w14:paraId="2BE2C3F0" w14:textId="2CCF4B09" w:rsidR="008017D4" w:rsidRPr="00FF6AC4" w:rsidRDefault="008017D4">
          <w:pPr>
            <w:pStyle w:val="Sumrio3"/>
            <w:tabs>
              <w:tab w:val="right" w:pos="8828"/>
            </w:tabs>
            <w:rPr>
              <w:rFonts w:ascii="Arial" w:eastAsiaTheme="minorEastAsia" w:hAnsi="Arial" w:cs="Arial"/>
              <w:noProof/>
              <w:sz w:val="22"/>
              <w:szCs w:val="22"/>
            </w:rPr>
          </w:pPr>
          <w:hyperlink w:anchor="_Toc47637872" w:history="1">
            <w:r w:rsidRPr="00FF6AC4">
              <w:rPr>
                <w:rStyle w:val="Hyperlink"/>
                <w:rFonts w:ascii="Arial" w:hAnsi="Arial" w:cs="Arial"/>
                <w:noProof/>
                <w:sz w:val="22"/>
                <w:szCs w:val="22"/>
              </w:rPr>
              <w:t>Usabilidade</w:t>
            </w:r>
            <w:r w:rsidRPr="00FF6AC4">
              <w:rPr>
                <w:rFonts w:ascii="Arial" w:hAnsi="Arial" w:cs="Arial"/>
                <w:noProof/>
                <w:webHidden/>
                <w:sz w:val="22"/>
                <w:szCs w:val="22"/>
              </w:rPr>
              <w:tab/>
            </w:r>
            <w:r w:rsidRPr="00FF6AC4">
              <w:rPr>
                <w:rFonts w:ascii="Arial" w:hAnsi="Arial" w:cs="Arial"/>
                <w:noProof/>
                <w:webHidden/>
                <w:sz w:val="22"/>
                <w:szCs w:val="22"/>
              </w:rPr>
              <w:fldChar w:fldCharType="begin"/>
            </w:r>
            <w:r w:rsidRPr="00FF6AC4">
              <w:rPr>
                <w:rFonts w:ascii="Arial" w:hAnsi="Arial" w:cs="Arial"/>
                <w:noProof/>
                <w:webHidden/>
                <w:sz w:val="22"/>
                <w:szCs w:val="22"/>
              </w:rPr>
              <w:instrText xml:space="preserve"> PAGEREF _Toc47637872 \h </w:instrText>
            </w:r>
            <w:r w:rsidRPr="00FF6AC4">
              <w:rPr>
                <w:rFonts w:ascii="Arial" w:hAnsi="Arial" w:cs="Arial"/>
                <w:noProof/>
                <w:webHidden/>
                <w:sz w:val="22"/>
                <w:szCs w:val="22"/>
              </w:rPr>
            </w:r>
            <w:r w:rsidRPr="00FF6AC4">
              <w:rPr>
                <w:rFonts w:ascii="Arial" w:hAnsi="Arial" w:cs="Arial"/>
                <w:noProof/>
                <w:webHidden/>
                <w:sz w:val="22"/>
                <w:szCs w:val="22"/>
              </w:rPr>
              <w:fldChar w:fldCharType="separate"/>
            </w:r>
            <w:r w:rsidRPr="00FF6AC4">
              <w:rPr>
                <w:rFonts w:ascii="Arial" w:hAnsi="Arial" w:cs="Arial"/>
                <w:noProof/>
                <w:webHidden/>
                <w:sz w:val="22"/>
                <w:szCs w:val="22"/>
              </w:rPr>
              <w:t>1</w:t>
            </w:r>
            <w:r w:rsidRPr="00FF6AC4">
              <w:rPr>
                <w:rFonts w:ascii="Arial" w:hAnsi="Arial" w:cs="Arial"/>
                <w:noProof/>
                <w:webHidden/>
                <w:sz w:val="22"/>
                <w:szCs w:val="22"/>
              </w:rPr>
              <w:fldChar w:fldCharType="end"/>
            </w:r>
          </w:hyperlink>
        </w:p>
        <w:p w14:paraId="35838B2E" w14:textId="01DFAE5C" w:rsidR="008017D4" w:rsidRPr="00FF6AC4" w:rsidRDefault="008017D4">
          <w:pPr>
            <w:pStyle w:val="Sumrio5"/>
            <w:tabs>
              <w:tab w:val="right" w:pos="8828"/>
            </w:tabs>
            <w:rPr>
              <w:rFonts w:ascii="Arial" w:eastAsiaTheme="minorEastAsia" w:hAnsi="Arial" w:cs="Arial"/>
              <w:noProof/>
              <w:sz w:val="22"/>
              <w:szCs w:val="22"/>
            </w:rPr>
          </w:pPr>
          <w:hyperlink w:anchor="_Toc47637873" w:history="1">
            <w:r w:rsidRPr="00FF6AC4">
              <w:rPr>
                <w:rStyle w:val="Hyperlink"/>
                <w:rFonts w:ascii="Arial" w:hAnsi="Arial" w:cs="Arial"/>
                <w:noProof/>
                <w:sz w:val="22"/>
                <w:szCs w:val="22"/>
              </w:rPr>
              <w:t>[NF049] Acessibilidade na Interface #49</w:t>
            </w:r>
            <w:r w:rsidRPr="00FF6AC4">
              <w:rPr>
                <w:rFonts w:ascii="Arial" w:hAnsi="Arial" w:cs="Arial"/>
                <w:noProof/>
                <w:webHidden/>
                <w:sz w:val="22"/>
                <w:szCs w:val="22"/>
              </w:rPr>
              <w:tab/>
            </w:r>
            <w:r w:rsidRPr="00FF6AC4">
              <w:rPr>
                <w:rFonts w:ascii="Arial" w:hAnsi="Arial" w:cs="Arial"/>
                <w:noProof/>
                <w:webHidden/>
                <w:sz w:val="22"/>
                <w:szCs w:val="22"/>
              </w:rPr>
              <w:fldChar w:fldCharType="begin"/>
            </w:r>
            <w:r w:rsidRPr="00FF6AC4">
              <w:rPr>
                <w:rFonts w:ascii="Arial" w:hAnsi="Arial" w:cs="Arial"/>
                <w:noProof/>
                <w:webHidden/>
                <w:sz w:val="22"/>
                <w:szCs w:val="22"/>
              </w:rPr>
              <w:instrText xml:space="preserve"> PAGEREF _Toc47637873 \h </w:instrText>
            </w:r>
            <w:r w:rsidRPr="00FF6AC4">
              <w:rPr>
                <w:rFonts w:ascii="Arial" w:hAnsi="Arial" w:cs="Arial"/>
                <w:noProof/>
                <w:webHidden/>
                <w:sz w:val="22"/>
                <w:szCs w:val="22"/>
              </w:rPr>
            </w:r>
            <w:r w:rsidRPr="00FF6AC4">
              <w:rPr>
                <w:rFonts w:ascii="Arial" w:hAnsi="Arial" w:cs="Arial"/>
                <w:noProof/>
                <w:webHidden/>
                <w:sz w:val="22"/>
                <w:szCs w:val="22"/>
              </w:rPr>
              <w:fldChar w:fldCharType="separate"/>
            </w:r>
            <w:r w:rsidRPr="00FF6AC4">
              <w:rPr>
                <w:rFonts w:ascii="Arial" w:hAnsi="Arial" w:cs="Arial"/>
                <w:noProof/>
                <w:webHidden/>
                <w:sz w:val="22"/>
                <w:szCs w:val="22"/>
              </w:rPr>
              <w:t>1</w:t>
            </w:r>
            <w:r w:rsidRPr="00FF6AC4">
              <w:rPr>
                <w:rFonts w:ascii="Arial" w:hAnsi="Arial" w:cs="Arial"/>
                <w:noProof/>
                <w:webHidden/>
                <w:sz w:val="22"/>
                <w:szCs w:val="22"/>
              </w:rPr>
              <w:fldChar w:fldCharType="end"/>
            </w:r>
          </w:hyperlink>
        </w:p>
        <w:p w14:paraId="127F3802" w14:textId="52A4D789" w:rsidR="008017D4" w:rsidRPr="00FF6AC4" w:rsidRDefault="008017D4">
          <w:pPr>
            <w:pStyle w:val="Sumrio3"/>
            <w:tabs>
              <w:tab w:val="right" w:pos="8828"/>
            </w:tabs>
            <w:rPr>
              <w:rFonts w:ascii="Arial" w:eastAsiaTheme="minorEastAsia" w:hAnsi="Arial" w:cs="Arial"/>
              <w:noProof/>
              <w:sz w:val="22"/>
              <w:szCs w:val="22"/>
            </w:rPr>
          </w:pPr>
          <w:hyperlink w:anchor="_Toc47637874" w:history="1">
            <w:r w:rsidRPr="00FF6AC4">
              <w:rPr>
                <w:rStyle w:val="Hyperlink"/>
                <w:rFonts w:ascii="Arial" w:hAnsi="Arial" w:cs="Arial"/>
                <w:noProof/>
                <w:sz w:val="22"/>
                <w:szCs w:val="22"/>
              </w:rPr>
              <w:t>Desempenho</w:t>
            </w:r>
            <w:r w:rsidRPr="00FF6AC4">
              <w:rPr>
                <w:rFonts w:ascii="Arial" w:hAnsi="Arial" w:cs="Arial"/>
                <w:noProof/>
                <w:webHidden/>
                <w:sz w:val="22"/>
                <w:szCs w:val="22"/>
              </w:rPr>
              <w:tab/>
            </w:r>
            <w:r w:rsidRPr="00FF6AC4">
              <w:rPr>
                <w:rFonts w:ascii="Arial" w:hAnsi="Arial" w:cs="Arial"/>
                <w:noProof/>
                <w:webHidden/>
                <w:sz w:val="22"/>
                <w:szCs w:val="22"/>
              </w:rPr>
              <w:fldChar w:fldCharType="begin"/>
            </w:r>
            <w:r w:rsidRPr="00FF6AC4">
              <w:rPr>
                <w:rFonts w:ascii="Arial" w:hAnsi="Arial" w:cs="Arial"/>
                <w:noProof/>
                <w:webHidden/>
                <w:sz w:val="22"/>
                <w:szCs w:val="22"/>
              </w:rPr>
              <w:instrText xml:space="preserve"> PAGEREF _Toc47637874 \h </w:instrText>
            </w:r>
            <w:r w:rsidRPr="00FF6AC4">
              <w:rPr>
                <w:rFonts w:ascii="Arial" w:hAnsi="Arial" w:cs="Arial"/>
                <w:noProof/>
                <w:webHidden/>
                <w:sz w:val="22"/>
                <w:szCs w:val="22"/>
              </w:rPr>
            </w:r>
            <w:r w:rsidRPr="00FF6AC4">
              <w:rPr>
                <w:rFonts w:ascii="Arial" w:hAnsi="Arial" w:cs="Arial"/>
                <w:noProof/>
                <w:webHidden/>
                <w:sz w:val="22"/>
                <w:szCs w:val="22"/>
              </w:rPr>
              <w:fldChar w:fldCharType="separate"/>
            </w:r>
            <w:r w:rsidRPr="00FF6AC4">
              <w:rPr>
                <w:rFonts w:ascii="Arial" w:hAnsi="Arial" w:cs="Arial"/>
                <w:noProof/>
                <w:webHidden/>
                <w:sz w:val="22"/>
                <w:szCs w:val="22"/>
              </w:rPr>
              <w:t>1</w:t>
            </w:r>
            <w:r w:rsidRPr="00FF6AC4">
              <w:rPr>
                <w:rFonts w:ascii="Arial" w:hAnsi="Arial" w:cs="Arial"/>
                <w:noProof/>
                <w:webHidden/>
                <w:sz w:val="22"/>
                <w:szCs w:val="22"/>
              </w:rPr>
              <w:fldChar w:fldCharType="end"/>
            </w:r>
          </w:hyperlink>
        </w:p>
        <w:p w14:paraId="35946577" w14:textId="1A3B84C7" w:rsidR="008017D4" w:rsidRPr="00FF6AC4" w:rsidRDefault="008017D4">
          <w:pPr>
            <w:pStyle w:val="Sumrio5"/>
            <w:tabs>
              <w:tab w:val="right" w:pos="8828"/>
            </w:tabs>
            <w:rPr>
              <w:rFonts w:ascii="Arial" w:eastAsiaTheme="minorEastAsia" w:hAnsi="Arial" w:cs="Arial"/>
              <w:noProof/>
              <w:sz w:val="22"/>
              <w:szCs w:val="22"/>
            </w:rPr>
          </w:pPr>
          <w:hyperlink w:anchor="_Toc47637875" w:history="1">
            <w:r w:rsidRPr="00FF6AC4">
              <w:rPr>
                <w:rStyle w:val="Hyperlink"/>
                <w:rFonts w:ascii="Arial" w:hAnsi="Arial" w:cs="Arial"/>
                <w:noProof/>
                <w:sz w:val="22"/>
                <w:szCs w:val="22"/>
              </w:rPr>
              <w:t>[NF50] Tempo para Cadastro #50</w:t>
            </w:r>
            <w:r w:rsidRPr="00FF6AC4">
              <w:rPr>
                <w:rFonts w:ascii="Arial" w:hAnsi="Arial" w:cs="Arial"/>
                <w:noProof/>
                <w:webHidden/>
                <w:sz w:val="22"/>
                <w:szCs w:val="22"/>
              </w:rPr>
              <w:tab/>
            </w:r>
            <w:r w:rsidRPr="00FF6AC4">
              <w:rPr>
                <w:rFonts w:ascii="Arial" w:hAnsi="Arial" w:cs="Arial"/>
                <w:noProof/>
                <w:webHidden/>
                <w:sz w:val="22"/>
                <w:szCs w:val="22"/>
              </w:rPr>
              <w:fldChar w:fldCharType="begin"/>
            </w:r>
            <w:r w:rsidRPr="00FF6AC4">
              <w:rPr>
                <w:rFonts w:ascii="Arial" w:hAnsi="Arial" w:cs="Arial"/>
                <w:noProof/>
                <w:webHidden/>
                <w:sz w:val="22"/>
                <w:szCs w:val="22"/>
              </w:rPr>
              <w:instrText xml:space="preserve"> PAGEREF _Toc47637875 \h </w:instrText>
            </w:r>
            <w:r w:rsidRPr="00FF6AC4">
              <w:rPr>
                <w:rFonts w:ascii="Arial" w:hAnsi="Arial" w:cs="Arial"/>
                <w:noProof/>
                <w:webHidden/>
                <w:sz w:val="22"/>
                <w:szCs w:val="22"/>
              </w:rPr>
            </w:r>
            <w:r w:rsidRPr="00FF6AC4">
              <w:rPr>
                <w:rFonts w:ascii="Arial" w:hAnsi="Arial" w:cs="Arial"/>
                <w:noProof/>
                <w:webHidden/>
                <w:sz w:val="22"/>
                <w:szCs w:val="22"/>
              </w:rPr>
              <w:fldChar w:fldCharType="separate"/>
            </w:r>
            <w:r w:rsidRPr="00FF6AC4">
              <w:rPr>
                <w:rFonts w:ascii="Arial" w:hAnsi="Arial" w:cs="Arial"/>
                <w:noProof/>
                <w:webHidden/>
                <w:sz w:val="22"/>
                <w:szCs w:val="22"/>
              </w:rPr>
              <w:t>1</w:t>
            </w:r>
            <w:r w:rsidRPr="00FF6AC4">
              <w:rPr>
                <w:rFonts w:ascii="Arial" w:hAnsi="Arial" w:cs="Arial"/>
                <w:noProof/>
                <w:webHidden/>
                <w:sz w:val="22"/>
                <w:szCs w:val="22"/>
              </w:rPr>
              <w:fldChar w:fldCharType="end"/>
            </w:r>
          </w:hyperlink>
        </w:p>
        <w:p w14:paraId="19055DAD" w14:textId="4B2275A0" w:rsidR="008017D4" w:rsidRPr="00FF6AC4" w:rsidRDefault="008017D4">
          <w:pPr>
            <w:pStyle w:val="Sumrio3"/>
            <w:tabs>
              <w:tab w:val="right" w:pos="8828"/>
            </w:tabs>
            <w:rPr>
              <w:rFonts w:ascii="Arial" w:eastAsiaTheme="minorEastAsia" w:hAnsi="Arial" w:cs="Arial"/>
              <w:noProof/>
              <w:sz w:val="22"/>
              <w:szCs w:val="22"/>
            </w:rPr>
          </w:pPr>
          <w:hyperlink w:anchor="_Toc47637876" w:history="1">
            <w:r w:rsidRPr="00FF6AC4">
              <w:rPr>
                <w:rStyle w:val="Hyperlink"/>
                <w:rFonts w:ascii="Arial" w:hAnsi="Arial" w:cs="Arial"/>
                <w:noProof/>
                <w:sz w:val="22"/>
                <w:szCs w:val="22"/>
              </w:rPr>
              <w:t>Segurança</w:t>
            </w:r>
            <w:r w:rsidRPr="00FF6AC4">
              <w:rPr>
                <w:rFonts w:ascii="Arial" w:hAnsi="Arial" w:cs="Arial"/>
                <w:noProof/>
                <w:webHidden/>
                <w:sz w:val="22"/>
                <w:szCs w:val="22"/>
              </w:rPr>
              <w:tab/>
            </w:r>
            <w:r w:rsidRPr="00FF6AC4">
              <w:rPr>
                <w:rFonts w:ascii="Arial" w:hAnsi="Arial" w:cs="Arial"/>
                <w:noProof/>
                <w:webHidden/>
                <w:sz w:val="22"/>
                <w:szCs w:val="22"/>
              </w:rPr>
              <w:fldChar w:fldCharType="begin"/>
            </w:r>
            <w:r w:rsidRPr="00FF6AC4">
              <w:rPr>
                <w:rFonts w:ascii="Arial" w:hAnsi="Arial" w:cs="Arial"/>
                <w:noProof/>
                <w:webHidden/>
                <w:sz w:val="22"/>
                <w:szCs w:val="22"/>
              </w:rPr>
              <w:instrText xml:space="preserve"> PAGEREF _Toc47637876 \h </w:instrText>
            </w:r>
            <w:r w:rsidRPr="00FF6AC4">
              <w:rPr>
                <w:rFonts w:ascii="Arial" w:hAnsi="Arial" w:cs="Arial"/>
                <w:noProof/>
                <w:webHidden/>
                <w:sz w:val="22"/>
                <w:szCs w:val="22"/>
              </w:rPr>
            </w:r>
            <w:r w:rsidRPr="00FF6AC4">
              <w:rPr>
                <w:rFonts w:ascii="Arial" w:hAnsi="Arial" w:cs="Arial"/>
                <w:noProof/>
                <w:webHidden/>
                <w:sz w:val="22"/>
                <w:szCs w:val="22"/>
              </w:rPr>
              <w:fldChar w:fldCharType="separate"/>
            </w:r>
            <w:r w:rsidRPr="00FF6AC4">
              <w:rPr>
                <w:rFonts w:ascii="Arial" w:hAnsi="Arial" w:cs="Arial"/>
                <w:noProof/>
                <w:webHidden/>
                <w:sz w:val="22"/>
                <w:szCs w:val="22"/>
              </w:rPr>
              <w:t>1</w:t>
            </w:r>
            <w:r w:rsidRPr="00FF6AC4">
              <w:rPr>
                <w:rFonts w:ascii="Arial" w:hAnsi="Arial" w:cs="Arial"/>
                <w:noProof/>
                <w:webHidden/>
                <w:sz w:val="22"/>
                <w:szCs w:val="22"/>
              </w:rPr>
              <w:fldChar w:fldCharType="end"/>
            </w:r>
          </w:hyperlink>
        </w:p>
        <w:p w14:paraId="7DE76859" w14:textId="3B210C9C" w:rsidR="008017D4" w:rsidRPr="00FF6AC4" w:rsidRDefault="008017D4">
          <w:pPr>
            <w:pStyle w:val="Sumrio5"/>
            <w:tabs>
              <w:tab w:val="right" w:pos="8828"/>
            </w:tabs>
            <w:rPr>
              <w:rFonts w:ascii="Arial" w:eastAsiaTheme="minorEastAsia" w:hAnsi="Arial" w:cs="Arial"/>
              <w:noProof/>
              <w:sz w:val="22"/>
              <w:szCs w:val="22"/>
            </w:rPr>
          </w:pPr>
          <w:hyperlink w:anchor="_Toc47637877" w:history="1">
            <w:r w:rsidRPr="00FF6AC4">
              <w:rPr>
                <w:rStyle w:val="Hyperlink"/>
                <w:rFonts w:ascii="Arial" w:hAnsi="Arial" w:cs="Arial"/>
                <w:noProof/>
                <w:sz w:val="22"/>
                <w:szCs w:val="22"/>
              </w:rPr>
              <w:t>[NF51] Segurança do Banco de Dados #51</w:t>
            </w:r>
            <w:r w:rsidRPr="00FF6AC4">
              <w:rPr>
                <w:rFonts w:ascii="Arial" w:hAnsi="Arial" w:cs="Arial"/>
                <w:noProof/>
                <w:webHidden/>
                <w:sz w:val="22"/>
                <w:szCs w:val="22"/>
              </w:rPr>
              <w:tab/>
            </w:r>
            <w:r w:rsidRPr="00FF6AC4">
              <w:rPr>
                <w:rFonts w:ascii="Arial" w:hAnsi="Arial" w:cs="Arial"/>
                <w:noProof/>
                <w:webHidden/>
                <w:sz w:val="22"/>
                <w:szCs w:val="22"/>
              </w:rPr>
              <w:fldChar w:fldCharType="begin"/>
            </w:r>
            <w:r w:rsidRPr="00FF6AC4">
              <w:rPr>
                <w:rFonts w:ascii="Arial" w:hAnsi="Arial" w:cs="Arial"/>
                <w:noProof/>
                <w:webHidden/>
                <w:sz w:val="22"/>
                <w:szCs w:val="22"/>
              </w:rPr>
              <w:instrText xml:space="preserve"> PAGEREF _Toc47637877 \h </w:instrText>
            </w:r>
            <w:r w:rsidRPr="00FF6AC4">
              <w:rPr>
                <w:rFonts w:ascii="Arial" w:hAnsi="Arial" w:cs="Arial"/>
                <w:noProof/>
                <w:webHidden/>
                <w:sz w:val="22"/>
                <w:szCs w:val="22"/>
              </w:rPr>
            </w:r>
            <w:r w:rsidRPr="00FF6AC4">
              <w:rPr>
                <w:rFonts w:ascii="Arial" w:hAnsi="Arial" w:cs="Arial"/>
                <w:noProof/>
                <w:webHidden/>
                <w:sz w:val="22"/>
                <w:szCs w:val="22"/>
              </w:rPr>
              <w:fldChar w:fldCharType="separate"/>
            </w:r>
            <w:r w:rsidRPr="00FF6AC4">
              <w:rPr>
                <w:rFonts w:ascii="Arial" w:hAnsi="Arial" w:cs="Arial"/>
                <w:noProof/>
                <w:webHidden/>
                <w:sz w:val="22"/>
                <w:szCs w:val="22"/>
              </w:rPr>
              <w:t>2</w:t>
            </w:r>
            <w:r w:rsidRPr="00FF6AC4">
              <w:rPr>
                <w:rFonts w:ascii="Arial" w:hAnsi="Arial" w:cs="Arial"/>
                <w:noProof/>
                <w:webHidden/>
                <w:sz w:val="22"/>
                <w:szCs w:val="22"/>
              </w:rPr>
              <w:fldChar w:fldCharType="end"/>
            </w:r>
          </w:hyperlink>
        </w:p>
        <w:p w14:paraId="319B0882" w14:textId="65BC836D" w:rsidR="008017D4" w:rsidRPr="00FF6AC4" w:rsidRDefault="008017D4">
          <w:pPr>
            <w:pStyle w:val="Sumrio5"/>
            <w:tabs>
              <w:tab w:val="right" w:pos="8828"/>
            </w:tabs>
            <w:rPr>
              <w:rFonts w:ascii="Arial" w:eastAsiaTheme="minorEastAsia" w:hAnsi="Arial" w:cs="Arial"/>
              <w:noProof/>
              <w:sz w:val="22"/>
              <w:szCs w:val="22"/>
            </w:rPr>
          </w:pPr>
          <w:hyperlink w:anchor="_Toc47637878" w:history="1">
            <w:r w:rsidRPr="00FF6AC4">
              <w:rPr>
                <w:rStyle w:val="Hyperlink"/>
                <w:rFonts w:ascii="Arial" w:hAnsi="Arial" w:cs="Arial"/>
                <w:noProof/>
                <w:sz w:val="22"/>
                <w:szCs w:val="22"/>
              </w:rPr>
              <w:t>[NF52] Segurança da Senha #52</w:t>
            </w:r>
            <w:r w:rsidRPr="00FF6AC4">
              <w:rPr>
                <w:rFonts w:ascii="Arial" w:hAnsi="Arial" w:cs="Arial"/>
                <w:noProof/>
                <w:webHidden/>
                <w:sz w:val="22"/>
                <w:szCs w:val="22"/>
              </w:rPr>
              <w:tab/>
            </w:r>
            <w:r w:rsidRPr="00FF6AC4">
              <w:rPr>
                <w:rFonts w:ascii="Arial" w:hAnsi="Arial" w:cs="Arial"/>
                <w:noProof/>
                <w:webHidden/>
                <w:sz w:val="22"/>
                <w:szCs w:val="22"/>
              </w:rPr>
              <w:fldChar w:fldCharType="begin"/>
            </w:r>
            <w:r w:rsidRPr="00FF6AC4">
              <w:rPr>
                <w:rFonts w:ascii="Arial" w:hAnsi="Arial" w:cs="Arial"/>
                <w:noProof/>
                <w:webHidden/>
                <w:sz w:val="22"/>
                <w:szCs w:val="22"/>
              </w:rPr>
              <w:instrText xml:space="preserve"> PAGEREF _Toc47637878 \h </w:instrText>
            </w:r>
            <w:r w:rsidRPr="00FF6AC4">
              <w:rPr>
                <w:rFonts w:ascii="Arial" w:hAnsi="Arial" w:cs="Arial"/>
                <w:noProof/>
                <w:webHidden/>
                <w:sz w:val="22"/>
                <w:szCs w:val="22"/>
              </w:rPr>
            </w:r>
            <w:r w:rsidRPr="00FF6AC4">
              <w:rPr>
                <w:rFonts w:ascii="Arial" w:hAnsi="Arial" w:cs="Arial"/>
                <w:noProof/>
                <w:webHidden/>
                <w:sz w:val="22"/>
                <w:szCs w:val="22"/>
              </w:rPr>
              <w:fldChar w:fldCharType="separate"/>
            </w:r>
            <w:r w:rsidRPr="00FF6AC4">
              <w:rPr>
                <w:rFonts w:ascii="Arial" w:hAnsi="Arial" w:cs="Arial"/>
                <w:noProof/>
                <w:webHidden/>
                <w:sz w:val="22"/>
                <w:szCs w:val="22"/>
              </w:rPr>
              <w:t>2</w:t>
            </w:r>
            <w:r w:rsidRPr="00FF6AC4">
              <w:rPr>
                <w:rFonts w:ascii="Arial" w:hAnsi="Arial" w:cs="Arial"/>
                <w:noProof/>
                <w:webHidden/>
                <w:sz w:val="22"/>
                <w:szCs w:val="22"/>
              </w:rPr>
              <w:fldChar w:fldCharType="end"/>
            </w:r>
          </w:hyperlink>
        </w:p>
        <w:p w14:paraId="23A2258A" w14:textId="2E57E7B9" w:rsidR="008017D4" w:rsidRPr="00FF6AC4" w:rsidRDefault="008017D4">
          <w:pPr>
            <w:pStyle w:val="Sumrio3"/>
            <w:tabs>
              <w:tab w:val="right" w:pos="8828"/>
            </w:tabs>
            <w:rPr>
              <w:rFonts w:ascii="Arial" w:eastAsiaTheme="minorEastAsia" w:hAnsi="Arial" w:cs="Arial"/>
              <w:noProof/>
              <w:sz w:val="22"/>
              <w:szCs w:val="22"/>
            </w:rPr>
          </w:pPr>
          <w:hyperlink w:anchor="_Toc47637879" w:history="1">
            <w:r w:rsidRPr="00FF6AC4">
              <w:rPr>
                <w:rStyle w:val="Hyperlink"/>
                <w:rFonts w:ascii="Arial" w:hAnsi="Arial" w:cs="Arial"/>
                <w:noProof/>
                <w:sz w:val="22"/>
                <w:szCs w:val="22"/>
              </w:rPr>
              <w:t>Padrões</w:t>
            </w:r>
            <w:r w:rsidRPr="00FF6AC4">
              <w:rPr>
                <w:rFonts w:ascii="Arial" w:hAnsi="Arial" w:cs="Arial"/>
                <w:noProof/>
                <w:webHidden/>
                <w:sz w:val="22"/>
                <w:szCs w:val="22"/>
              </w:rPr>
              <w:tab/>
            </w:r>
            <w:r w:rsidRPr="00FF6AC4">
              <w:rPr>
                <w:rFonts w:ascii="Arial" w:hAnsi="Arial" w:cs="Arial"/>
                <w:noProof/>
                <w:webHidden/>
                <w:sz w:val="22"/>
                <w:szCs w:val="22"/>
              </w:rPr>
              <w:fldChar w:fldCharType="begin"/>
            </w:r>
            <w:r w:rsidRPr="00FF6AC4">
              <w:rPr>
                <w:rFonts w:ascii="Arial" w:hAnsi="Arial" w:cs="Arial"/>
                <w:noProof/>
                <w:webHidden/>
                <w:sz w:val="22"/>
                <w:szCs w:val="22"/>
              </w:rPr>
              <w:instrText xml:space="preserve"> PAGEREF _Toc47637879 \h </w:instrText>
            </w:r>
            <w:r w:rsidRPr="00FF6AC4">
              <w:rPr>
                <w:rFonts w:ascii="Arial" w:hAnsi="Arial" w:cs="Arial"/>
                <w:noProof/>
                <w:webHidden/>
                <w:sz w:val="22"/>
                <w:szCs w:val="22"/>
              </w:rPr>
            </w:r>
            <w:r w:rsidRPr="00FF6AC4">
              <w:rPr>
                <w:rFonts w:ascii="Arial" w:hAnsi="Arial" w:cs="Arial"/>
                <w:noProof/>
                <w:webHidden/>
                <w:sz w:val="22"/>
                <w:szCs w:val="22"/>
              </w:rPr>
              <w:fldChar w:fldCharType="separate"/>
            </w:r>
            <w:r w:rsidRPr="00FF6AC4">
              <w:rPr>
                <w:rFonts w:ascii="Arial" w:hAnsi="Arial" w:cs="Arial"/>
                <w:noProof/>
                <w:webHidden/>
                <w:sz w:val="22"/>
                <w:szCs w:val="22"/>
              </w:rPr>
              <w:t>2</w:t>
            </w:r>
            <w:r w:rsidRPr="00FF6AC4">
              <w:rPr>
                <w:rFonts w:ascii="Arial" w:hAnsi="Arial" w:cs="Arial"/>
                <w:noProof/>
                <w:webHidden/>
                <w:sz w:val="22"/>
                <w:szCs w:val="22"/>
              </w:rPr>
              <w:fldChar w:fldCharType="end"/>
            </w:r>
          </w:hyperlink>
        </w:p>
        <w:p w14:paraId="1E86EF75" w14:textId="7AAFDE46" w:rsidR="008017D4" w:rsidRPr="00FF6AC4" w:rsidRDefault="008017D4">
          <w:pPr>
            <w:pStyle w:val="Sumrio5"/>
            <w:tabs>
              <w:tab w:val="right" w:pos="8828"/>
            </w:tabs>
            <w:rPr>
              <w:rFonts w:ascii="Arial" w:eastAsiaTheme="minorEastAsia" w:hAnsi="Arial" w:cs="Arial"/>
              <w:noProof/>
              <w:sz w:val="22"/>
              <w:szCs w:val="22"/>
            </w:rPr>
          </w:pPr>
          <w:hyperlink w:anchor="_Toc47637880" w:history="1">
            <w:r w:rsidRPr="00FF6AC4">
              <w:rPr>
                <w:rStyle w:val="Hyperlink"/>
                <w:rFonts w:ascii="Arial" w:hAnsi="Arial" w:cs="Arial"/>
                <w:noProof/>
                <w:sz w:val="22"/>
                <w:szCs w:val="22"/>
              </w:rPr>
              <w:t>[NF53] Padrão MVC #53</w:t>
            </w:r>
            <w:r w:rsidRPr="00FF6AC4">
              <w:rPr>
                <w:rFonts w:ascii="Arial" w:hAnsi="Arial" w:cs="Arial"/>
                <w:noProof/>
                <w:webHidden/>
                <w:sz w:val="22"/>
                <w:szCs w:val="22"/>
              </w:rPr>
              <w:tab/>
            </w:r>
            <w:r w:rsidRPr="00FF6AC4">
              <w:rPr>
                <w:rFonts w:ascii="Arial" w:hAnsi="Arial" w:cs="Arial"/>
                <w:noProof/>
                <w:webHidden/>
                <w:sz w:val="22"/>
                <w:szCs w:val="22"/>
              </w:rPr>
              <w:fldChar w:fldCharType="begin"/>
            </w:r>
            <w:r w:rsidRPr="00FF6AC4">
              <w:rPr>
                <w:rFonts w:ascii="Arial" w:hAnsi="Arial" w:cs="Arial"/>
                <w:noProof/>
                <w:webHidden/>
                <w:sz w:val="22"/>
                <w:szCs w:val="22"/>
              </w:rPr>
              <w:instrText xml:space="preserve"> PAGEREF _Toc47637880 \h </w:instrText>
            </w:r>
            <w:r w:rsidRPr="00FF6AC4">
              <w:rPr>
                <w:rFonts w:ascii="Arial" w:hAnsi="Arial" w:cs="Arial"/>
                <w:noProof/>
                <w:webHidden/>
                <w:sz w:val="22"/>
                <w:szCs w:val="22"/>
              </w:rPr>
            </w:r>
            <w:r w:rsidRPr="00FF6AC4">
              <w:rPr>
                <w:rFonts w:ascii="Arial" w:hAnsi="Arial" w:cs="Arial"/>
                <w:noProof/>
                <w:webHidden/>
                <w:sz w:val="22"/>
                <w:szCs w:val="22"/>
              </w:rPr>
              <w:fldChar w:fldCharType="separate"/>
            </w:r>
            <w:r w:rsidRPr="00FF6AC4">
              <w:rPr>
                <w:rFonts w:ascii="Arial" w:hAnsi="Arial" w:cs="Arial"/>
                <w:noProof/>
                <w:webHidden/>
                <w:sz w:val="22"/>
                <w:szCs w:val="22"/>
              </w:rPr>
              <w:t>2</w:t>
            </w:r>
            <w:r w:rsidRPr="00FF6AC4">
              <w:rPr>
                <w:rFonts w:ascii="Arial" w:hAnsi="Arial" w:cs="Arial"/>
                <w:noProof/>
                <w:webHidden/>
                <w:sz w:val="22"/>
                <w:szCs w:val="22"/>
              </w:rPr>
              <w:fldChar w:fldCharType="end"/>
            </w:r>
          </w:hyperlink>
        </w:p>
        <w:p w14:paraId="399D2A8E" w14:textId="7F335A61" w:rsidR="008017D4" w:rsidRPr="00FF6AC4" w:rsidRDefault="008017D4">
          <w:pPr>
            <w:pStyle w:val="Sumrio3"/>
            <w:tabs>
              <w:tab w:val="right" w:pos="8828"/>
            </w:tabs>
            <w:rPr>
              <w:rFonts w:ascii="Arial" w:eastAsiaTheme="minorEastAsia" w:hAnsi="Arial" w:cs="Arial"/>
              <w:noProof/>
              <w:sz w:val="22"/>
              <w:szCs w:val="22"/>
            </w:rPr>
          </w:pPr>
          <w:hyperlink w:anchor="_Toc47637881" w:history="1">
            <w:r w:rsidRPr="00FF6AC4">
              <w:rPr>
                <w:rStyle w:val="Hyperlink"/>
                <w:rFonts w:ascii="Arial" w:hAnsi="Arial" w:cs="Arial"/>
                <w:noProof/>
                <w:sz w:val="22"/>
                <w:szCs w:val="22"/>
              </w:rPr>
              <w:t>Hardware e software</w:t>
            </w:r>
            <w:r w:rsidRPr="00FF6AC4">
              <w:rPr>
                <w:rFonts w:ascii="Arial" w:hAnsi="Arial" w:cs="Arial"/>
                <w:noProof/>
                <w:webHidden/>
                <w:sz w:val="22"/>
                <w:szCs w:val="22"/>
              </w:rPr>
              <w:tab/>
            </w:r>
            <w:r w:rsidRPr="00FF6AC4">
              <w:rPr>
                <w:rFonts w:ascii="Arial" w:hAnsi="Arial" w:cs="Arial"/>
                <w:noProof/>
                <w:webHidden/>
                <w:sz w:val="22"/>
                <w:szCs w:val="22"/>
              </w:rPr>
              <w:fldChar w:fldCharType="begin"/>
            </w:r>
            <w:r w:rsidRPr="00FF6AC4">
              <w:rPr>
                <w:rFonts w:ascii="Arial" w:hAnsi="Arial" w:cs="Arial"/>
                <w:noProof/>
                <w:webHidden/>
                <w:sz w:val="22"/>
                <w:szCs w:val="22"/>
              </w:rPr>
              <w:instrText xml:space="preserve"> PAGEREF _Toc47637881 \h </w:instrText>
            </w:r>
            <w:r w:rsidRPr="00FF6AC4">
              <w:rPr>
                <w:rFonts w:ascii="Arial" w:hAnsi="Arial" w:cs="Arial"/>
                <w:noProof/>
                <w:webHidden/>
                <w:sz w:val="22"/>
                <w:szCs w:val="22"/>
              </w:rPr>
            </w:r>
            <w:r w:rsidRPr="00FF6AC4">
              <w:rPr>
                <w:rFonts w:ascii="Arial" w:hAnsi="Arial" w:cs="Arial"/>
                <w:noProof/>
                <w:webHidden/>
                <w:sz w:val="22"/>
                <w:szCs w:val="22"/>
              </w:rPr>
              <w:fldChar w:fldCharType="separate"/>
            </w:r>
            <w:r w:rsidRPr="00FF6AC4">
              <w:rPr>
                <w:rFonts w:ascii="Arial" w:hAnsi="Arial" w:cs="Arial"/>
                <w:noProof/>
                <w:webHidden/>
                <w:sz w:val="22"/>
                <w:szCs w:val="22"/>
              </w:rPr>
              <w:t>2</w:t>
            </w:r>
            <w:r w:rsidRPr="00FF6AC4">
              <w:rPr>
                <w:rFonts w:ascii="Arial" w:hAnsi="Arial" w:cs="Arial"/>
                <w:noProof/>
                <w:webHidden/>
                <w:sz w:val="22"/>
                <w:szCs w:val="22"/>
              </w:rPr>
              <w:fldChar w:fldCharType="end"/>
            </w:r>
          </w:hyperlink>
        </w:p>
        <w:p w14:paraId="5D765543" w14:textId="0CD5BD9F" w:rsidR="008017D4" w:rsidRPr="00FF6AC4" w:rsidRDefault="008017D4">
          <w:pPr>
            <w:pStyle w:val="Sumrio5"/>
            <w:tabs>
              <w:tab w:val="right" w:pos="8828"/>
            </w:tabs>
            <w:rPr>
              <w:rFonts w:ascii="Arial" w:eastAsiaTheme="minorEastAsia" w:hAnsi="Arial" w:cs="Arial"/>
              <w:noProof/>
              <w:sz w:val="22"/>
              <w:szCs w:val="22"/>
            </w:rPr>
          </w:pPr>
          <w:hyperlink w:anchor="_Toc47637882" w:history="1">
            <w:r w:rsidRPr="00FF6AC4">
              <w:rPr>
                <w:rStyle w:val="Hyperlink"/>
                <w:rFonts w:ascii="Arial" w:hAnsi="Arial" w:cs="Arial"/>
                <w:noProof/>
                <w:sz w:val="22"/>
                <w:szCs w:val="22"/>
              </w:rPr>
              <w:t>[NF54] Compatibilidade com Google Chrome #54</w:t>
            </w:r>
            <w:r w:rsidRPr="00FF6AC4">
              <w:rPr>
                <w:rFonts w:ascii="Arial" w:hAnsi="Arial" w:cs="Arial"/>
                <w:noProof/>
                <w:webHidden/>
                <w:sz w:val="22"/>
                <w:szCs w:val="22"/>
              </w:rPr>
              <w:tab/>
            </w:r>
            <w:r w:rsidRPr="00FF6AC4">
              <w:rPr>
                <w:rFonts w:ascii="Arial" w:hAnsi="Arial" w:cs="Arial"/>
                <w:noProof/>
                <w:webHidden/>
                <w:sz w:val="22"/>
                <w:szCs w:val="22"/>
              </w:rPr>
              <w:fldChar w:fldCharType="begin"/>
            </w:r>
            <w:r w:rsidRPr="00FF6AC4">
              <w:rPr>
                <w:rFonts w:ascii="Arial" w:hAnsi="Arial" w:cs="Arial"/>
                <w:noProof/>
                <w:webHidden/>
                <w:sz w:val="22"/>
                <w:szCs w:val="22"/>
              </w:rPr>
              <w:instrText xml:space="preserve"> PAGEREF _Toc47637882 \h </w:instrText>
            </w:r>
            <w:r w:rsidRPr="00FF6AC4">
              <w:rPr>
                <w:rFonts w:ascii="Arial" w:hAnsi="Arial" w:cs="Arial"/>
                <w:noProof/>
                <w:webHidden/>
                <w:sz w:val="22"/>
                <w:szCs w:val="22"/>
              </w:rPr>
            </w:r>
            <w:r w:rsidRPr="00FF6AC4">
              <w:rPr>
                <w:rFonts w:ascii="Arial" w:hAnsi="Arial" w:cs="Arial"/>
                <w:noProof/>
                <w:webHidden/>
                <w:sz w:val="22"/>
                <w:szCs w:val="22"/>
              </w:rPr>
              <w:fldChar w:fldCharType="separate"/>
            </w:r>
            <w:r w:rsidRPr="00FF6AC4">
              <w:rPr>
                <w:rFonts w:ascii="Arial" w:hAnsi="Arial" w:cs="Arial"/>
                <w:noProof/>
                <w:webHidden/>
                <w:sz w:val="22"/>
                <w:szCs w:val="22"/>
              </w:rPr>
              <w:t>2</w:t>
            </w:r>
            <w:r w:rsidRPr="00FF6AC4">
              <w:rPr>
                <w:rFonts w:ascii="Arial" w:hAnsi="Arial" w:cs="Arial"/>
                <w:noProof/>
                <w:webHidden/>
                <w:sz w:val="22"/>
                <w:szCs w:val="22"/>
              </w:rPr>
              <w:fldChar w:fldCharType="end"/>
            </w:r>
          </w:hyperlink>
        </w:p>
        <w:p w14:paraId="1FB1D6B7" w14:textId="04084927" w:rsidR="008017D4" w:rsidRPr="00FF6AC4" w:rsidRDefault="008017D4">
          <w:pPr>
            <w:pStyle w:val="Sumrio1"/>
            <w:tabs>
              <w:tab w:val="right" w:pos="8828"/>
            </w:tabs>
            <w:rPr>
              <w:rFonts w:ascii="Arial" w:eastAsiaTheme="minorEastAsia" w:hAnsi="Arial" w:cs="Arial"/>
              <w:noProof/>
              <w:sz w:val="22"/>
              <w:szCs w:val="22"/>
            </w:rPr>
          </w:pPr>
          <w:hyperlink w:anchor="_Toc47637883" w:history="1">
            <w:r w:rsidRPr="00FF6AC4">
              <w:rPr>
                <w:rStyle w:val="Hyperlink"/>
                <w:rFonts w:ascii="Arial" w:eastAsia="Arial" w:hAnsi="Arial" w:cs="Arial"/>
                <w:noProof/>
                <w:sz w:val="22"/>
                <w:szCs w:val="22"/>
              </w:rPr>
              <w:t>Capítulo 4</w:t>
            </w:r>
            <w:r w:rsidRPr="00FF6AC4">
              <w:rPr>
                <w:rFonts w:ascii="Arial" w:hAnsi="Arial" w:cs="Arial"/>
                <w:noProof/>
                <w:webHidden/>
                <w:sz w:val="22"/>
                <w:szCs w:val="22"/>
              </w:rPr>
              <w:tab/>
            </w:r>
            <w:r w:rsidRPr="00FF6AC4">
              <w:rPr>
                <w:rFonts w:ascii="Arial" w:hAnsi="Arial" w:cs="Arial"/>
                <w:noProof/>
                <w:webHidden/>
                <w:sz w:val="22"/>
                <w:szCs w:val="22"/>
              </w:rPr>
              <w:fldChar w:fldCharType="begin"/>
            </w:r>
            <w:r w:rsidRPr="00FF6AC4">
              <w:rPr>
                <w:rFonts w:ascii="Arial" w:hAnsi="Arial" w:cs="Arial"/>
                <w:noProof/>
                <w:webHidden/>
                <w:sz w:val="22"/>
                <w:szCs w:val="22"/>
              </w:rPr>
              <w:instrText xml:space="preserve"> PAGEREF _Toc47637883 \h </w:instrText>
            </w:r>
            <w:r w:rsidRPr="00FF6AC4">
              <w:rPr>
                <w:rFonts w:ascii="Arial" w:hAnsi="Arial" w:cs="Arial"/>
                <w:noProof/>
                <w:webHidden/>
                <w:sz w:val="22"/>
                <w:szCs w:val="22"/>
              </w:rPr>
            </w:r>
            <w:r w:rsidRPr="00FF6AC4">
              <w:rPr>
                <w:rFonts w:ascii="Arial" w:hAnsi="Arial" w:cs="Arial"/>
                <w:noProof/>
                <w:webHidden/>
                <w:sz w:val="22"/>
                <w:szCs w:val="22"/>
              </w:rPr>
              <w:fldChar w:fldCharType="separate"/>
            </w:r>
            <w:r w:rsidRPr="00FF6AC4">
              <w:rPr>
                <w:rFonts w:ascii="Arial" w:hAnsi="Arial" w:cs="Arial"/>
                <w:noProof/>
                <w:webHidden/>
                <w:sz w:val="22"/>
                <w:szCs w:val="22"/>
              </w:rPr>
              <w:t>1</w:t>
            </w:r>
            <w:r w:rsidRPr="00FF6AC4">
              <w:rPr>
                <w:rFonts w:ascii="Arial" w:hAnsi="Arial" w:cs="Arial"/>
                <w:noProof/>
                <w:webHidden/>
                <w:sz w:val="22"/>
                <w:szCs w:val="22"/>
              </w:rPr>
              <w:fldChar w:fldCharType="end"/>
            </w:r>
          </w:hyperlink>
        </w:p>
        <w:p w14:paraId="0486E920" w14:textId="2AC62F3D" w:rsidR="008017D4" w:rsidRPr="00FF6AC4" w:rsidRDefault="008017D4">
          <w:pPr>
            <w:pStyle w:val="Sumrio2"/>
            <w:tabs>
              <w:tab w:val="right" w:pos="8828"/>
            </w:tabs>
            <w:rPr>
              <w:rFonts w:ascii="Arial" w:eastAsiaTheme="minorEastAsia" w:hAnsi="Arial" w:cs="Arial"/>
              <w:noProof/>
              <w:sz w:val="22"/>
              <w:szCs w:val="22"/>
            </w:rPr>
          </w:pPr>
          <w:hyperlink w:anchor="_Toc47637884" w:history="1">
            <w:r w:rsidRPr="00FF6AC4">
              <w:rPr>
                <w:rStyle w:val="Hyperlink"/>
                <w:rFonts w:ascii="Arial" w:hAnsi="Arial" w:cs="Arial"/>
                <w:noProof/>
                <w:sz w:val="22"/>
                <w:szCs w:val="22"/>
              </w:rPr>
              <w:t>Descrição da interface com o usuário</w:t>
            </w:r>
            <w:r w:rsidRPr="00FF6AC4">
              <w:rPr>
                <w:rFonts w:ascii="Arial" w:hAnsi="Arial" w:cs="Arial"/>
                <w:noProof/>
                <w:webHidden/>
                <w:sz w:val="22"/>
                <w:szCs w:val="22"/>
              </w:rPr>
              <w:tab/>
            </w:r>
            <w:r w:rsidRPr="00FF6AC4">
              <w:rPr>
                <w:rFonts w:ascii="Arial" w:hAnsi="Arial" w:cs="Arial"/>
                <w:noProof/>
                <w:webHidden/>
                <w:sz w:val="22"/>
                <w:szCs w:val="22"/>
              </w:rPr>
              <w:fldChar w:fldCharType="begin"/>
            </w:r>
            <w:r w:rsidRPr="00FF6AC4">
              <w:rPr>
                <w:rFonts w:ascii="Arial" w:hAnsi="Arial" w:cs="Arial"/>
                <w:noProof/>
                <w:webHidden/>
                <w:sz w:val="22"/>
                <w:szCs w:val="22"/>
              </w:rPr>
              <w:instrText xml:space="preserve"> PAGEREF _Toc47637884 \h </w:instrText>
            </w:r>
            <w:r w:rsidRPr="00FF6AC4">
              <w:rPr>
                <w:rFonts w:ascii="Arial" w:hAnsi="Arial" w:cs="Arial"/>
                <w:noProof/>
                <w:webHidden/>
                <w:sz w:val="22"/>
                <w:szCs w:val="22"/>
              </w:rPr>
            </w:r>
            <w:r w:rsidRPr="00FF6AC4">
              <w:rPr>
                <w:rFonts w:ascii="Arial" w:hAnsi="Arial" w:cs="Arial"/>
                <w:noProof/>
                <w:webHidden/>
                <w:sz w:val="22"/>
                <w:szCs w:val="22"/>
              </w:rPr>
              <w:fldChar w:fldCharType="separate"/>
            </w:r>
            <w:r w:rsidRPr="00FF6AC4">
              <w:rPr>
                <w:rFonts w:ascii="Arial" w:hAnsi="Arial" w:cs="Arial"/>
                <w:noProof/>
                <w:webHidden/>
                <w:sz w:val="22"/>
                <w:szCs w:val="22"/>
              </w:rPr>
              <w:t>1</w:t>
            </w:r>
            <w:r w:rsidRPr="00FF6AC4">
              <w:rPr>
                <w:rFonts w:ascii="Arial" w:hAnsi="Arial" w:cs="Arial"/>
                <w:noProof/>
                <w:webHidden/>
                <w:sz w:val="22"/>
                <w:szCs w:val="22"/>
              </w:rPr>
              <w:fldChar w:fldCharType="end"/>
            </w:r>
          </w:hyperlink>
        </w:p>
        <w:p w14:paraId="46AA1E68" w14:textId="170AE1B0" w:rsidR="008017D4" w:rsidRPr="00FF6AC4" w:rsidRDefault="008017D4">
          <w:pPr>
            <w:pStyle w:val="Sumrio2"/>
            <w:tabs>
              <w:tab w:val="right" w:pos="8828"/>
            </w:tabs>
            <w:rPr>
              <w:rFonts w:ascii="Arial" w:eastAsiaTheme="minorEastAsia" w:hAnsi="Arial" w:cs="Arial"/>
              <w:noProof/>
              <w:sz w:val="22"/>
              <w:szCs w:val="22"/>
            </w:rPr>
          </w:pPr>
          <w:hyperlink w:anchor="_Toc47637885" w:history="1">
            <w:r w:rsidRPr="00FF6AC4">
              <w:rPr>
                <w:rStyle w:val="Hyperlink"/>
                <w:rFonts w:ascii="Arial" w:hAnsi="Arial" w:cs="Arial"/>
                <w:noProof/>
                <w:sz w:val="22"/>
                <w:szCs w:val="22"/>
              </w:rPr>
              <w:t>MAPA DE NAVEGAÇÃO DE INTERFACES</w:t>
            </w:r>
            <w:r w:rsidRPr="00FF6AC4">
              <w:rPr>
                <w:rFonts w:ascii="Arial" w:hAnsi="Arial" w:cs="Arial"/>
                <w:noProof/>
                <w:webHidden/>
                <w:sz w:val="22"/>
                <w:szCs w:val="22"/>
              </w:rPr>
              <w:tab/>
            </w:r>
            <w:r w:rsidRPr="00FF6AC4">
              <w:rPr>
                <w:rFonts w:ascii="Arial" w:hAnsi="Arial" w:cs="Arial"/>
                <w:noProof/>
                <w:webHidden/>
                <w:sz w:val="22"/>
                <w:szCs w:val="22"/>
              </w:rPr>
              <w:fldChar w:fldCharType="begin"/>
            </w:r>
            <w:r w:rsidRPr="00FF6AC4">
              <w:rPr>
                <w:rFonts w:ascii="Arial" w:hAnsi="Arial" w:cs="Arial"/>
                <w:noProof/>
                <w:webHidden/>
                <w:sz w:val="22"/>
                <w:szCs w:val="22"/>
              </w:rPr>
              <w:instrText xml:space="preserve"> PAGEREF _Toc47637885 \h </w:instrText>
            </w:r>
            <w:r w:rsidRPr="00FF6AC4">
              <w:rPr>
                <w:rFonts w:ascii="Arial" w:hAnsi="Arial" w:cs="Arial"/>
                <w:noProof/>
                <w:webHidden/>
                <w:sz w:val="22"/>
                <w:szCs w:val="22"/>
              </w:rPr>
            </w:r>
            <w:r w:rsidRPr="00FF6AC4">
              <w:rPr>
                <w:rFonts w:ascii="Arial" w:hAnsi="Arial" w:cs="Arial"/>
                <w:noProof/>
                <w:webHidden/>
                <w:sz w:val="22"/>
                <w:szCs w:val="22"/>
              </w:rPr>
              <w:fldChar w:fldCharType="separate"/>
            </w:r>
            <w:r w:rsidRPr="00FF6AC4">
              <w:rPr>
                <w:rFonts w:ascii="Arial" w:hAnsi="Arial" w:cs="Arial"/>
                <w:noProof/>
                <w:webHidden/>
                <w:sz w:val="22"/>
                <w:szCs w:val="22"/>
              </w:rPr>
              <w:t>1</w:t>
            </w:r>
            <w:r w:rsidRPr="00FF6AC4">
              <w:rPr>
                <w:rFonts w:ascii="Arial" w:hAnsi="Arial" w:cs="Arial"/>
                <w:noProof/>
                <w:webHidden/>
                <w:sz w:val="22"/>
                <w:szCs w:val="22"/>
              </w:rPr>
              <w:fldChar w:fldCharType="end"/>
            </w:r>
          </w:hyperlink>
        </w:p>
        <w:p w14:paraId="075D54F3" w14:textId="17B317D2" w:rsidR="008017D4" w:rsidRPr="00FF6AC4" w:rsidRDefault="008017D4">
          <w:pPr>
            <w:pStyle w:val="Sumrio3"/>
            <w:tabs>
              <w:tab w:val="right" w:pos="8828"/>
            </w:tabs>
            <w:rPr>
              <w:rFonts w:ascii="Arial" w:eastAsiaTheme="minorEastAsia" w:hAnsi="Arial" w:cs="Arial"/>
              <w:noProof/>
              <w:sz w:val="22"/>
              <w:szCs w:val="22"/>
            </w:rPr>
          </w:pPr>
          <w:hyperlink w:anchor="_Toc47637886" w:history="1">
            <w:r w:rsidRPr="00FF6AC4">
              <w:rPr>
                <w:rStyle w:val="Hyperlink"/>
                <w:rFonts w:ascii="Arial" w:hAnsi="Arial" w:cs="Arial"/>
                <w:noProof/>
                <w:sz w:val="22"/>
                <w:szCs w:val="22"/>
              </w:rPr>
              <w:t>Menu e Backgroud</w:t>
            </w:r>
            <w:r w:rsidRPr="00FF6AC4">
              <w:rPr>
                <w:rFonts w:ascii="Arial" w:hAnsi="Arial" w:cs="Arial"/>
                <w:noProof/>
                <w:webHidden/>
                <w:sz w:val="22"/>
                <w:szCs w:val="22"/>
              </w:rPr>
              <w:tab/>
            </w:r>
            <w:r w:rsidRPr="00FF6AC4">
              <w:rPr>
                <w:rFonts w:ascii="Arial" w:hAnsi="Arial" w:cs="Arial"/>
                <w:noProof/>
                <w:webHidden/>
                <w:sz w:val="22"/>
                <w:szCs w:val="22"/>
              </w:rPr>
              <w:fldChar w:fldCharType="begin"/>
            </w:r>
            <w:r w:rsidRPr="00FF6AC4">
              <w:rPr>
                <w:rFonts w:ascii="Arial" w:hAnsi="Arial" w:cs="Arial"/>
                <w:noProof/>
                <w:webHidden/>
                <w:sz w:val="22"/>
                <w:szCs w:val="22"/>
              </w:rPr>
              <w:instrText xml:space="preserve"> PAGEREF _Toc47637886 \h </w:instrText>
            </w:r>
            <w:r w:rsidRPr="00FF6AC4">
              <w:rPr>
                <w:rFonts w:ascii="Arial" w:hAnsi="Arial" w:cs="Arial"/>
                <w:noProof/>
                <w:webHidden/>
                <w:sz w:val="22"/>
                <w:szCs w:val="22"/>
              </w:rPr>
            </w:r>
            <w:r w:rsidRPr="00FF6AC4">
              <w:rPr>
                <w:rFonts w:ascii="Arial" w:hAnsi="Arial" w:cs="Arial"/>
                <w:noProof/>
                <w:webHidden/>
                <w:sz w:val="22"/>
                <w:szCs w:val="22"/>
              </w:rPr>
              <w:fldChar w:fldCharType="separate"/>
            </w:r>
            <w:r w:rsidRPr="00FF6AC4">
              <w:rPr>
                <w:rFonts w:ascii="Arial" w:hAnsi="Arial" w:cs="Arial"/>
                <w:noProof/>
                <w:webHidden/>
                <w:sz w:val="22"/>
                <w:szCs w:val="22"/>
              </w:rPr>
              <w:t>2</w:t>
            </w:r>
            <w:r w:rsidRPr="00FF6AC4">
              <w:rPr>
                <w:rFonts w:ascii="Arial" w:hAnsi="Arial" w:cs="Arial"/>
                <w:noProof/>
                <w:webHidden/>
                <w:sz w:val="22"/>
                <w:szCs w:val="22"/>
              </w:rPr>
              <w:fldChar w:fldCharType="end"/>
            </w:r>
          </w:hyperlink>
        </w:p>
        <w:p w14:paraId="2290A79A" w14:textId="19B61C47" w:rsidR="008017D4" w:rsidRPr="00FF6AC4" w:rsidRDefault="008017D4">
          <w:pPr>
            <w:pStyle w:val="Sumrio5"/>
            <w:tabs>
              <w:tab w:val="right" w:pos="8828"/>
            </w:tabs>
            <w:rPr>
              <w:rFonts w:ascii="Arial" w:eastAsiaTheme="minorEastAsia" w:hAnsi="Arial" w:cs="Arial"/>
              <w:noProof/>
              <w:sz w:val="22"/>
              <w:szCs w:val="22"/>
            </w:rPr>
          </w:pPr>
          <w:hyperlink w:anchor="_Toc47637887" w:history="1">
            <w:r w:rsidRPr="00FF6AC4">
              <w:rPr>
                <w:rStyle w:val="Hyperlink"/>
                <w:rFonts w:ascii="Arial" w:hAnsi="Arial" w:cs="Arial"/>
                <w:noProof/>
                <w:sz w:val="22"/>
                <w:szCs w:val="22"/>
              </w:rPr>
              <w:t>Barra de menus para usuários não autenticados</w:t>
            </w:r>
            <w:r w:rsidRPr="00FF6AC4">
              <w:rPr>
                <w:rFonts w:ascii="Arial" w:hAnsi="Arial" w:cs="Arial"/>
                <w:noProof/>
                <w:webHidden/>
                <w:sz w:val="22"/>
                <w:szCs w:val="22"/>
              </w:rPr>
              <w:tab/>
            </w:r>
            <w:r w:rsidRPr="00FF6AC4">
              <w:rPr>
                <w:rFonts w:ascii="Arial" w:hAnsi="Arial" w:cs="Arial"/>
                <w:noProof/>
                <w:webHidden/>
                <w:sz w:val="22"/>
                <w:szCs w:val="22"/>
              </w:rPr>
              <w:fldChar w:fldCharType="begin"/>
            </w:r>
            <w:r w:rsidRPr="00FF6AC4">
              <w:rPr>
                <w:rFonts w:ascii="Arial" w:hAnsi="Arial" w:cs="Arial"/>
                <w:noProof/>
                <w:webHidden/>
                <w:sz w:val="22"/>
                <w:szCs w:val="22"/>
              </w:rPr>
              <w:instrText xml:space="preserve"> PAGEREF _Toc47637887 \h </w:instrText>
            </w:r>
            <w:r w:rsidRPr="00FF6AC4">
              <w:rPr>
                <w:rFonts w:ascii="Arial" w:hAnsi="Arial" w:cs="Arial"/>
                <w:noProof/>
                <w:webHidden/>
                <w:sz w:val="22"/>
                <w:szCs w:val="22"/>
              </w:rPr>
            </w:r>
            <w:r w:rsidRPr="00FF6AC4">
              <w:rPr>
                <w:rFonts w:ascii="Arial" w:hAnsi="Arial" w:cs="Arial"/>
                <w:noProof/>
                <w:webHidden/>
                <w:sz w:val="22"/>
                <w:szCs w:val="22"/>
              </w:rPr>
              <w:fldChar w:fldCharType="separate"/>
            </w:r>
            <w:r w:rsidRPr="00FF6AC4">
              <w:rPr>
                <w:rFonts w:ascii="Arial" w:hAnsi="Arial" w:cs="Arial"/>
                <w:noProof/>
                <w:webHidden/>
                <w:sz w:val="22"/>
                <w:szCs w:val="22"/>
              </w:rPr>
              <w:t>2</w:t>
            </w:r>
            <w:r w:rsidRPr="00FF6AC4">
              <w:rPr>
                <w:rFonts w:ascii="Arial" w:hAnsi="Arial" w:cs="Arial"/>
                <w:noProof/>
                <w:webHidden/>
                <w:sz w:val="22"/>
                <w:szCs w:val="22"/>
              </w:rPr>
              <w:fldChar w:fldCharType="end"/>
            </w:r>
          </w:hyperlink>
        </w:p>
        <w:p w14:paraId="227A70B3" w14:textId="6953734B" w:rsidR="008017D4" w:rsidRPr="00FF6AC4" w:rsidRDefault="008017D4">
          <w:pPr>
            <w:pStyle w:val="Sumrio5"/>
            <w:tabs>
              <w:tab w:val="right" w:pos="8828"/>
            </w:tabs>
            <w:rPr>
              <w:rFonts w:ascii="Arial" w:eastAsiaTheme="minorEastAsia" w:hAnsi="Arial" w:cs="Arial"/>
              <w:noProof/>
              <w:sz w:val="22"/>
              <w:szCs w:val="22"/>
            </w:rPr>
          </w:pPr>
          <w:hyperlink w:anchor="_Toc47637888" w:history="1">
            <w:r w:rsidRPr="00FF6AC4">
              <w:rPr>
                <w:rStyle w:val="Hyperlink"/>
                <w:rFonts w:ascii="Arial" w:hAnsi="Arial" w:cs="Arial"/>
                <w:noProof/>
                <w:sz w:val="22"/>
                <w:szCs w:val="22"/>
              </w:rPr>
              <w:t>Barra de menus para usuários autenticados</w:t>
            </w:r>
            <w:r w:rsidRPr="00FF6AC4">
              <w:rPr>
                <w:rFonts w:ascii="Arial" w:hAnsi="Arial" w:cs="Arial"/>
                <w:noProof/>
                <w:webHidden/>
                <w:sz w:val="22"/>
                <w:szCs w:val="22"/>
              </w:rPr>
              <w:tab/>
            </w:r>
            <w:r w:rsidRPr="00FF6AC4">
              <w:rPr>
                <w:rFonts w:ascii="Arial" w:hAnsi="Arial" w:cs="Arial"/>
                <w:noProof/>
                <w:webHidden/>
                <w:sz w:val="22"/>
                <w:szCs w:val="22"/>
              </w:rPr>
              <w:fldChar w:fldCharType="begin"/>
            </w:r>
            <w:r w:rsidRPr="00FF6AC4">
              <w:rPr>
                <w:rFonts w:ascii="Arial" w:hAnsi="Arial" w:cs="Arial"/>
                <w:noProof/>
                <w:webHidden/>
                <w:sz w:val="22"/>
                <w:szCs w:val="22"/>
              </w:rPr>
              <w:instrText xml:space="preserve"> PAGEREF _Toc47637888 \h </w:instrText>
            </w:r>
            <w:r w:rsidRPr="00FF6AC4">
              <w:rPr>
                <w:rFonts w:ascii="Arial" w:hAnsi="Arial" w:cs="Arial"/>
                <w:noProof/>
                <w:webHidden/>
                <w:sz w:val="22"/>
                <w:szCs w:val="22"/>
              </w:rPr>
            </w:r>
            <w:r w:rsidRPr="00FF6AC4">
              <w:rPr>
                <w:rFonts w:ascii="Arial" w:hAnsi="Arial" w:cs="Arial"/>
                <w:noProof/>
                <w:webHidden/>
                <w:sz w:val="22"/>
                <w:szCs w:val="22"/>
              </w:rPr>
              <w:fldChar w:fldCharType="separate"/>
            </w:r>
            <w:r w:rsidRPr="00FF6AC4">
              <w:rPr>
                <w:rFonts w:ascii="Arial" w:hAnsi="Arial" w:cs="Arial"/>
                <w:noProof/>
                <w:webHidden/>
                <w:sz w:val="22"/>
                <w:szCs w:val="22"/>
              </w:rPr>
              <w:t>2</w:t>
            </w:r>
            <w:r w:rsidRPr="00FF6AC4">
              <w:rPr>
                <w:rFonts w:ascii="Arial" w:hAnsi="Arial" w:cs="Arial"/>
                <w:noProof/>
                <w:webHidden/>
                <w:sz w:val="22"/>
                <w:szCs w:val="22"/>
              </w:rPr>
              <w:fldChar w:fldCharType="end"/>
            </w:r>
          </w:hyperlink>
        </w:p>
        <w:p w14:paraId="4E424DE1" w14:textId="36D96478" w:rsidR="008017D4" w:rsidRPr="00FF6AC4" w:rsidRDefault="008017D4">
          <w:pPr>
            <w:pStyle w:val="Sumrio2"/>
            <w:tabs>
              <w:tab w:val="right" w:pos="8828"/>
            </w:tabs>
            <w:rPr>
              <w:rFonts w:ascii="Arial" w:eastAsiaTheme="minorEastAsia" w:hAnsi="Arial" w:cs="Arial"/>
              <w:noProof/>
              <w:sz w:val="22"/>
              <w:szCs w:val="22"/>
            </w:rPr>
          </w:pPr>
          <w:hyperlink w:anchor="_Toc47637889" w:history="1">
            <w:r w:rsidRPr="00FF6AC4">
              <w:rPr>
                <w:rStyle w:val="Hyperlink"/>
                <w:rFonts w:ascii="Arial" w:hAnsi="Arial" w:cs="Arial"/>
                <w:noProof/>
                <w:sz w:val="22"/>
                <w:szCs w:val="22"/>
              </w:rPr>
              <w:t>Home &lt;home_autenticado&gt;</w:t>
            </w:r>
            <w:r w:rsidRPr="00FF6AC4">
              <w:rPr>
                <w:rFonts w:ascii="Arial" w:hAnsi="Arial" w:cs="Arial"/>
                <w:noProof/>
                <w:webHidden/>
                <w:sz w:val="22"/>
                <w:szCs w:val="22"/>
              </w:rPr>
              <w:tab/>
            </w:r>
            <w:r w:rsidRPr="00FF6AC4">
              <w:rPr>
                <w:rFonts w:ascii="Arial" w:hAnsi="Arial" w:cs="Arial"/>
                <w:noProof/>
                <w:webHidden/>
                <w:sz w:val="22"/>
                <w:szCs w:val="22"/>
              </w:rPr>
              <w:fldChar w:fldCharType="begin"/>
            </w:r>
            <w:r w:rsidRPr="00FF6AC4">
              <w:rPr>
                <w:rFonts w:ascii="Arial" w:hAnsi="Arial" w:cs="Arial"/>
                <w:noProof/>
                <w:webHidden/>
                <w:sz w:val="22"/>
                <w:szCs w:val="22"/>
              </w:rPr>
              <w:instrText xml:space="preserve"> PAGEREF _Toc47637889 \h </w:instrText>
            </w:r>
            <w:r w:rsidRPr="00FF6AC4">
              <w:rPr>
                <w:rFonts w:ascii="Arial" w:hAnsi="Arial" w:cs="Arial"/>
                <w:noProof/>
                <w:webHidden/>
                <w:sz w:val="22"/>
                <w:szCs w:val="22"/>
              </w:rPr>
            </w:r>
            <w:r w:rsidRPr="00FF6AC4">
              <w:rPr>
                <w:rFonts w:ascii="Arial" w:hAnsi="Arial" w:cs="Arial"/>
                <w:noProof/>
                <w:webHidden/>
                <w:sz w:val="22"/>
                <w:szCs w:val="22"/>
              </w:rPr>
              <w:fldChar w:fldCharType="separate"/>
            </w:r>
            <w:r w:rsidRPr="00FF6AC4">
              <w:rPr>
                <w:rFonts w:ascii="Arial" w:hAnsi="Arial" w:cs="Arial"/>
                <w:noProof/>
                <w:webHidden/>
                <w:sz w:val="22"/>
                <w:szCs w:val="22"/>
              </w:rPr>
              <w:t>3</w:t>
            </w:r>
            <w:r w:rsidRPr="00FF6AC4">
              <w:rPr>
                <w:rFonts w:ascii="Arial" w:hAnsi="Arial" w:cs="Arial"/>
                <w:noProof/>
                <w:webHidden/>
                <w:sz w:val="22"/>
                <w:szCs w:val="22"/>
              </w:rPr>
              <w:fldChar w:fldCharType="end"/>
            </w:r>
          </w:hyperlink>
        </w:p>
        <w:p w14:paraId="60B29C2F" w14:textId="17E564A2" w:rsidR="008017D4" w:rsidRPr="00FF6AC4" w:rsidRDefault="008017D4">
          <w:pPr>
            <w:pStyle w:val="Sumrio2"/>
            <w:tabs>
              <w:tab w:val="right" w:pos="8828"/>
            </w:tabs>
            <w:rPr>
              <w:rFonts w:ascii="Arial" w:eastAsiaTheme="minorEastAsia" w:hAnsi="Arial" w:cs="Arial"/>
              <w:noProof/>
              <w:sz w:val="22"/>
              <w:szCs w:val="22"/>
            </w:rPr>
          </w:pPr>
          <w:hyperlink w:anchor="_Toc47637890" w:history="1">
            <w:r w:rsidRPr="00FF6AC4">
              <w:rPr>
                <w:rStyle w:val="Hyperlink"/>
                <w:rFonts w:ascii="Arial" w:hAnsi="Arial" w:cs="Arial"/>
                <w:noProof/>
                <w:sz w:val="22"/>
                <w:szCs w:val="22"/>
              </w:rPr>
              <w:t>Login &lt;login&gt;</w:t>
            </w:r>
            <w:r w:rsidRPr="00FF6AC4">
              <w:rPr>
                <w:rFonts w:ascii="Arial" w:hAnsi="Arial" w:cs="Arial"/>
                <w:noProof/>
                <w:webHidden/>
                <w:sz w:val="22"/>
                <w:szCs w:val="22"/>
              </w:rPr>
              <w:tab/>
            </w:r>
            <w:r w:rsidRPr="00FF6AC4">
              <w:rPr>
                <w:rFonts w:ascii="Arial" w:hAnsi="Arial" w:cs="Arial"/>
                <w:noProof/>
                <w:webHidden/>
                <w:sz w:val="22"/>
                <w:szCs w:val="22"/>
              </w:rPr>
              <w:fldChar w:fldCharType="begin"/>
            </w:r>
            <w:r w:rsidRPr="00FF6AC4">
              <w:rPr>
                <w:rFonts w:ascii="Arial" w:hAnsi="Arial" w:cs="Arial"/>
                <w:noProof/>
                <w:webHidden/>
                <w:sz w:val="22"/>
                <w:szCs w:val="22"/>
              </w:rPr>
              <w:instrText xml:space="preserve"> PAGEREF _Toc47637890 \h </w:instrText>
            </w:r>
            <w:r w:rsidRPr="00FF6AC4">
              <w:rPr>
                <w:rFonts w:ascii="Arial" w:hAnsi="Arial" w:cs="Arial"/>
                <w:noProof/>
                <w:webHidden/>
                <w:sz w:val="22"/>
                <w:szCs w:val="22"/>
              </w:rPr>
            </w:r>
            <w:r w:rsidRPr="00FF6AC4">
              <w:rPr>
                <w:rFonts w:ascii="Arial" w:hAnsi="Arial" w:cs="Arial"/>
                <w:noProof/>
                <w:webHidden/>
                <w:sz w:val="22"/>
                <w:szCs w:val="22"/>
              </w:rPr>
              <w:fldChar w:fldCharType="separate"/>
            </w:r>
            <w:r w:rsidRPr="00FF6AC4">
              <w:rPr>
                <w:rFonts w:ascii="Arial" w:hAnsi="Arial" w:cs="Arial"/>
                <w:noProof/>
                <w:webHidden/>
                <w:sz w:val="22"/>
                <w:szCs w:val="22"/>
              </w:rPr>
              <w:t>4</w:t>
            </w:r>
            <w:r w:rsidRPr="00FF6AC4">
              <w:rPr>
                <w:rFonts w:ascii="Arial" w:hAnsi="Arial" w:cs="Arial"/>
                <w:noProof/>
                <w:webHidden/>
                <w:sz w:val="22"/>
                <w:szCs w:val="22"/>
              </w:rPr>
              <w:fldChar w:fldCharType="end"/>
            </w:r>
          </w:hyperlink>
        </w:p>
        <w:p w14:paraId="3F1EA30C" w14:textId="0DBE064A" w:rsidR="008017D4" w:rsidRPr="00FF6AC4" w:rsidRDefault="008017D4">
          <w:pPr>
            <w:pStyle w:val="Sumrio2"/>
            <w:tabs>
              <w:tab w:val="right" w:pos="8828"/>
            </w:tabs>
            <w:rPr>
              <w:rFonts w:ascii="Arial" w:eastAsiaTheme="minorEastAsia" w:hAnsi="Arial" w:cs="Arial"/>
              <w:noProof/>
              <w:sz w:val="22"/>
              <w:szCs w:val="22"/>
            </w:rPr>
          </w:pPr>
          <w:hyperlink w:anchor="_Toc47637891" w:history="1">
            <w:r w:rsidRPr="00FF6AC4">
              <w:rPr>
                <w:rStyle w:val="Hyperlink"/>
                <w:rFonts w:ascii="Arial" w:hAnsi="Arial" w:cs="Arial"/>
                <w:noProof/>
                <w:sz w:val="22"/>
                <w:szCs w:val="22"/>
              </w:rPr>
              <w:t>Recuperar a senha &lt;recuperar_senha&gt;</w:t>
            </w:r>
            <w:r w:rsidRPr="00FF6AC4">
              <w:rPr>
                <w:rFonts w:ascii="Arial" w:hAnsi="Arial" w:cs="Arial"/>
                <w:noProof/>
                <w:webHidden/>
                <w:sz w:val="22"/>
                <w:szCs w:val="22"/>
              </w:rPr>
              <w:tab/>
            </w:r>
            <w:r w:rsidRPr="00FF6AC4">
              <w:rPr>
                <w:rFonts w:ascii="Arial" w:hAnsi="Arial" w:cs="Arial"/>
                <w:noProof/>
                <w:webHidden/>
                <w:sz w:val="22"/>
                <w:szCs w:val="22"/>
              </w:rPr>
              <w:fldChar w:fldCharType="begin"/>
            </w:r>
            <w:r w:rsidRPr="00FF6AC4">
              <w:rPr>
                <w:rFonts w:ascii="Arial" w:hAnsi="Arial" w:cs="Arial"/>
                <w:noProof/>
                <w:webHidden/>
                <w:sz w:val="22"/>
                <w:szCs w:val="22"/>
              </w:rPr>
              <w:instrText xml:space="preserve"> PAGEREF _Toc47637891 \h </w:instrText>
            </w:r>
            <w:r w:rsidRPr="00FF6AC4">
              <w:rPr>
                <w:rFonts w:ascii="Arial" w:hAnsi="Arial" w:cs="Arial"/>
                <w:noProof/>
                <w:webHidden/>
                <w:sz w:val="22"/>
                <w:szCs w:val="22"/>
              </w:rPr>
            </w:r>
            <w:r w:rsidRPr="00FF6AC4">
              <w:rPr>
                <w:rFonts w:ascii="Arial" w:hAnsi="Arial" w:cs="Arial"/>
                <w:noProof/>
                <w:webHidden/>
                <w:sz w:val="22"/>
                <w:szCs w:val="22"/>
              </w:rPr>
              <w:fldChar w:fldCharType="separate"/>
            </w:r>
            <w:r w:rsidRPr="00FF6AC4">
              <w:rPr>
                <w:rFonts w:ascii="Arial" w:hAnsi="Arial" w:cs="Arial"/>
                <w:noProof/>
                <w:webHidden/>
                <w:sz w:val="22"/>
                <w:szCs w:val="22"/>
              </w:rPr>
              <w:t>5</w:t>
            </w:r>
            <w:r w:rsidRPr="00FF6AC4">
              <w:rPr>
                <w:rFonts w:ascii="Arial" w:hAnsi="Arial" w:cs="Arial"/>
                <w:noProof/>
                <w:webHidden/>
                <w:sz w:val="22"/>
                <w:szCs w:val="22"/>
              </w:rPr>
              <w:fldChar w:fldCharType="end"/>
            </w:r>
          </w:hyperlink>
        </w:p>
        <w:p w14:paraId="1561D363" w14:textId="226A15A3" w:rsidR="008017D4" w:rsidRPr="00FF6AC4" w:rsidRDefault="008017D4">
          <w:pPr>
            <w:pStyle w:val="Sumrio2"/>
            <w:tabs>
              <w:tab w:val="right" w:pos="8828"/>
            </w:tabs>
            <w:rPr>
              <w:rFonts w:ascii="Arial" w:eastAsiaTheme="minorEastAsia" w:hAnsi="Arial" w:cs="Arial"/>
              <w:noProof/>
              <w:sz w:val="22"/>
              <w:szCs w:val="22"/>
            </w:rPr>
          </w:pPr>
          <w:hyperlink w:anchor="_Toc47637892" w:history="1">
            <w:r w:rsidRPr="00FF6AC4">
              <w:rPr>
                <w:rStyle w:val="Hyperlink"/>
                <w:rFonts w:ascii="Arial" w:hAnsi="Arial" w:cs="Arial"/>
                <w:noProof/>
                <w:sz w:val="22"/>
                <w:szCs w:val="22"/>
              </w:rPr>
              <w:t>Confirmação e instrução para recuperar senha &lt;recuperar_senha_info_sucesso&gt;</w:t>
            </w:r>
            <w:r w:rsidRPr="00FF6AC4">
              <w:rPr>
                <w:rFonts w:ascii="Arial" w:hAnsi="Arial" w:cs="Arial"/>
                <w:noProof/>
                <w:webHidden/>
                <w:sz w:val="22"/>
                <w:szCs w:val="22"/>
              </w:rPr>
              <w:tab/>
            </w:r>
            <w:r w:rsidRPr="00FF6AC4">
              <w:rPr>
                <w:rFonts w:ascii="Arial" w:hAnsi="Arial" w:cs="Arial"/>
                <w:noProof/>
                <w:webHidden/>
                <w:sz w:val="22"/>
                <w:szCs w:val="22"/>
              </w:rPr>
              <w:fldChar w:fldCharType="begin"/>
            </w:r>
            <w:r w:rsidRPr="00FF6AC4">
              <w:rPr>
                <w:rFonts w:ascii="Arial" w:hAnsi="Arial" w:cs="Arial"/>
                <w:noProof/>
                <w:webHidden/>
                <w:sz w:val="22"/>
                <w:szCs w:val="22"/>
              </w:rPr>
              <w:instrText xml:space="preserve"> PAGEREF _Toc47637892 \h </w:instrText>
            </w:r>
            <w:r w:rsidRPr="00FF6AC4">
              <w:rPr>
                <w:rFonts w:ascii="Arial" w:hAnsi="Arial" w:cs="Arial"/>
                <w:noProof/>
                <w:webHidden/>
                <w:sz w:val="22"/>
                <w:szCs w:val="22"/>
              </w:rPr>
            </w:r>
            <w:r w:rsidRPr="00FF6AC4">
              <w:rPr>
                <w:rFonts w:ascii="Arial" w:hAnsi="Arial" w:cs="Arial"/>
                <w:noProof/>
                <w:webHidden/>
                <w:sz w:val="22"/>
                <w:szCs w:val="22"/>
              </w:rPr>
              <w:fldChar w:fldCharType="separate"/>
            </w:r>
            <w:r w:rsidRPr="00FF6AC4">
              <w:rPr>
                <w:rFonts w:ascii="Arial" w:hAnsi="Arial" w:cs="Arial"/>
                <w:noProof/>
                <w:webHidden/>
                <w:sz w:val="22"/>
                <w:szCs w:val="22"/>
              </w:rPr>
              <w:t>6</w:t>
            </w:r>
            <w:r w:rsidRPr="00FF6AC4">
              <w:rPr>
                <w:rFonts w:ascii="Arial" w:hAnsi="Arial" w:cs="Arial"/>
                <w:noProof/>
                <w:webHidden/>
                <w:sz w:val="22"/>
                <w:szCs w:val="22"/>
              </w:rPr>
              <w:fldChar w:fldCharType="end"/>
            </w:r>
          </w:hyperlink>
        </w:p>
        <w:p w14:paraId="64F73024" w14:textId="03CDEA60" w:rsidR="008017D4" w:rsidRPr="00FF6AC4" w:rsidRDefault="008017D4">
          <w:pPr>
            <w:pStyle w:val="Sumrio2"/>
            <w:tabs>
              <w:tab w:val="right" w:pos="8828"/>
            </w:tabs>
            <w:rPr>
              <w:rFonts w:ascii="Arial" w:eastAsiaTheme="minorEastAsia" w:hAnsi="Arial" w:cs="Arial"/>
              <w:noProof/>
              <w:sz w:val="22"/>
              <w:szCs w:val="22"/>
            </w:rPr>
          </w:pPr>
          <w:hyperlink w:anchor="_Toc47637893" w:history="1">
            <w:r w:rsidRPr="00FF6AC4">
              <w:rPr>
                <w:rStyle w:val="Hyperlink"/>
                <w:rFonts w:ascii="Arial" w:hAnsi="Arial" w:cs="Arial"/>
                <w:noProof/>
                <w:sz w:val="22"/>
                <w:szCs w:val="22"/>
              </w:rPr>
              <w:t>Novo cadastro &lt;cadastrar&gt;</w:t>
            </w:r>
            <w:r w:rsidRPr="00FF6AC4">
              <w:rPr>
                <w:rFonts w:ascii="Arial" w:hAnsi="Arial" w:cs="Arial"/>
                <w:noProof/>
                <w:webHidden/>
                <w:sz w:val="22"/>
                <w:szCs w:val="22"/>
              </w:rPr>
              <w:tab/>
            </w:r>
            <w:r w:rsidRPr="00FF6AC4">
              <w:rPr>
                <w:rFonts w:ascii="Arial" w:hAnsi="Arial" w:cs="Arial"/>
                <w:noProof/>
                <w:webHidden/>
                <w:sz w:val="22"/>
                <w:szCs w:val="22"/>
              </w:rPr>
              <w:fldChar w:fldCharType="begin"/>
            </w:r>
            <w:r w:rsidRPr="00FF6AC4">
              <w:rPr>
                <w:rFonts w:ascii="Arial" w:hAnsi="Arial" w:cs="Arial"/>
                <w:noProof/>
                <w:webHidden/>
                <w:sz w:val="22"/>
                <w:szCs w:val="22"/>
              </w:rPr>
              <w:instrText xml:space="preserve"> PAGEREF _Toc47637893 \h </w:instrText>
            </w:r>
            <w:r w:rsidRPr="00FF6AC4">
              <w:rPr>
                <w:rFonts w:ascii="Arial" w:hAnsi="Arial" w:cs="Arial"/>
                <w:noProof/>
                <w:webHidden/>
                <w:sz w:val="22"/>
                <w:szCs w:val="22"/>
              </w:rPr>
            </w:r>
            <w:r w:rsidRPr="00FF6AC4">
              <w:rPr>
                <w:rFonts w:ascii="Arial" w:hAnsi="Arial" w:cs="Arial"/>
                <w:noProof/>
                <w:webHidden/>
                <w:sz w:val="22"/>
                <w:szCs w:val="22"/>
              </w:rPr>
              <w:fldChar w:fldCharType="separate"/>
            </w:r>
            <w:r w:rsidRPr="00FF6AC4">
              <w:rPr>
                <w:rFonts w:ascii="Arial" w:hAnsi="Arial" w:cs="Arial"/>
                <w:noProof/>
                <w:webHidden/>
                <w:sz w:val="22"/>
                <w:szCs w:val="22"/>
              </w:rPr>
              <w:t>7</w:t>
            </w:r>
            <w:r w:rsidRPr="00FF6AC4">
              <w:rPr>
                <w:rFonts w:ascii="Arial" w:hAnsi="Arial" w:cs="Arial"/>
                <w:noProof/>
                <w:webHidden/>
                <w:sz w:val="22"/>
                <w:szCs w:val="22"/>
              </w:rPr>
              <w:fldChar w:fldCharType="end"/>
            </w:r>
          </w:hyperlink>
        </w:p>
        <w:p w14:paraId="79FEB13D" w14:textId="0A5CEF89" w:rsidR="008017D4" w:rsidRPr="00FF6AC4" w:rsidRDefault="008017D4">
          <w:pPr>
            <w:pStyle w:val="Sumrio2"/>
            <w:tabs>
              <w:tab w:val="right" w:pos="8828"/>
            </w:tabs>
            <w:rPr>
              <w:rFonts w:ascii="Arial" w:eastAsiaTheme="minorEastAsia" w:hAnsi="Arial" w:cs="Arial"/>
              <w:noProof/>
              <w:sz w:val="22"/>
              <w:szCs w:val="22"/>
            </w:rPr>
          </w:pPr>
          <w:hyperlink w:anchor="_Toc47637894" w:history="1">
            <w:r w:rsidRPr="00FF6AC4">
              <w:rPr>
                <w:rStyle w:val="Hyperlink"/>
                <w:rFonts w:ascii="Arial" w:hAnsi="Arial" w:cs="Arial"/>
                <w:noProof/>
                <w:sz w:val="22"/>
                <w:szCs w:val="22"/>
              </w:rPr>
              <w:t>Cadastro de ONG / abrigo &lt;cadastro_ong_abrigo&gt;</w:t>
            </w:r>
            <w:r w:rsidRPr="00FF6AC4">
              <w:rPr>
                <w:rFonts w:ascii="Arial" w:hAnsi="Arial" w:cs="Arial"/>
                <w:noProof/>
                <w:webHidden/>
                <w:sz w:val="22"/>
                <w:szCs w:val="22"/>
              </w:rPr>
              <w:tab/>
            </w:r>
            <w:r w:rsidRPr="00FF6AC4">
              <w:rPr>
                <w:rFonts w:ascii="Arial" w:hAnsi="Arial" w:cs="Arial"/>
                <w:noProof/>
                <w:webHidden/>
                <w:sz w:val="22"/>
                <w:szCs w:val="22"/>
              </w:rPr>
              <w:fldChar w:fldCharType="begin"/>
            </w:r>
            <w:r w:rsidRPr="00FF6AC4">
              <w:rPr>
                <w:rFonts w:ascii="Arial" w:hAnsi="Arial" w:cs="Arial"/>
                <w:noProof/>
                <w:webHidden/>
                <w:sz w:val="22"/>
                <w:szCs w:val="22"/>
              </w:rPr>
              <w:instrText xml:space="preserve"> PAGEREF _Toc47637894 \h </w:instrText>
            </w:r>
            <w:r w:rsidRPr="00FF6AC4">
              <w:rPr>
                <w:rFonts w:ascii="Arial" w:hAnsi="Arial" w:cs="Arial"/>
                <w:noProof/>
                <w:webHidden/>
                <w:sz w:val="22"/>
                <w:szCs w:val="22"/>
              </w:rPr>
            </w:r>
            <w:r w:rsidRPr="00FF6AC4">
              <w:rPr>
                <w:rFonts w:ascii="Arial" w:hAnsi="Arial" w:cs="Arial"/>
                <w:noProof/>
                <w:webHidden/>
                <w:sz w:val="22"/>
                <w:szCs w:val="22"/>
              </w:rPr>
              <w:fldChar w:fldCharType="separate"/>
            </w:r>
            <w:r w:rsidRPr="00FF6AC4">
              <w:rPr>
                <w:rFonts w:ascii="Arial" w:hAnsi="Arial" w:cs="Arial"/>
                <w:noProof/>
                <w:webHidden/>
                <w:sz w:val="22"/>
                <w:szCs w:val="22"/>
              </w:rPr>
              <w:t>8</w:t>
            </w:r>
            <w:r w:rsidRPr="00FF6AC4">
              <w:rPr>
                <w:rFonts w:ascii="Arial" w:hAnsi="Arial" w:cs="Arial"/>
                <w:noProof/>
                <w:webHidden/>
                <w:sz w:val="22"/>
                <w:szCs w:val="22"/>
              </w:rPr>
              <w:fldChar w:fldCharType="end"/>
            </w:r>
          </w:hyperlink>
        </w:p>
        <w:p w14:paraId="3AE25B09" w14:textId="008ECB09" w:rsidR="008017D4" w:rsidRPr="00FF6AC4" w:rsidRDefault="008017D4">
          <w:pPr>
            <w:pStyle w:val="Sumrio2"/>
            <w:tabs>
              <w:tab w:val="right" w:pos="8828"/>
            </w:tabs>
            <w:rPr>
              <w:rFonts w:ascii="Arial" w:eastAsiaTheme="minorEastAsia" w:hAnsi="Arial" w:cs="Arial"/>
              <w:noProof/>
              <w:sz w:val="22"/>
              <w:szCs w:val="22"/>
            </w:rPr>
          </w:pPr>
          <w:hyperlink w:anchor="_Toc47637895" w:history="1">
            <w:r w:rsidRPr="00FF6AC4">
              <w:rPr>
                <w:rStyle w:val="Hyperlink"/>
                <w:rFonts w:ascii="Arial" w:hAnsi="Arial" w:cs="Arial"/>
                <w:noProof/>
                <w:sz w:val="22"/>
                <w:szCs w:val="22"/>
              </w:rPr>
              <w:t>Cadastrar de usuário &lt;cadastrar_usuario&gt;</w:t>
            </w:r>
            <w:r w:rsidRPr="00FF6AC4">
              <w:rPr>
                <w:rFonts w:ascii="Arial" w:hAnsi="Arial" w:cs="Arial"/>
                <w:noProof/>
                <w:webHidden/>
                <w:sz w:val="22"/>
                <w:szCs w:val="22"/>
              </w:rPr>
              <w:tab/>
            </w:r>
            <w:r w:rsidRPr="00FF6AC4">
              <w:rPr>
                <w:rFonts w:ascii="Arial" w:hAnsi="Arial" w:cs="Arial"/>
                <w:noProof/>
                <w:webHidden/>
                <w:sz w:val="22"/>
                <w:szCs w:val="22"/>
              </w:rPr>
              <w:fldChar w:fldCharType="begin"/>
            </w:r>
            <w:r w:rsidRPr="00FF6AC4">
              <w:rPr>
                <w:rFonts w:ascii="Arial" w:hAnsi="Arial" w:cs="Arial"/>
                <w:noProof/>
                <w:webHidden/>
                <w:sz w:val="22"/>
                <w:szCs w:val="22"/>
              </w:rPr>
              <w:instrText xml:space="preserve"> PAGEREF _Toc47637895 \h </w:instrText>
            </w:r>
            <w:r w:rsidRPr="00FF6AC4">
              <w:rPr>
                <w:rFonts w:ascii="Arial" w:hAnsi="Arial" w:cs="Arial"/>
                <w:noProof/>
                <w:webHidden/>
                <w:sz w:val="22"/>
                <w:szCs w:val="22"/>
              </w:rPr>
            </w:r>
            <w:r w:rsidRPr="00FF6AC4">
              <w:rPr>
                <w:rFonts w:ascii="Arial" w:hAnsi="Arial" w:cs="Arial"/>
                <w:noProof/>
                <w:webHidden/>
                <w:sz w:val="22"/>
                <w:szCs w:val="22"/>
              </w:rPr>
              <w:fldChar w:fldCharType="separate"/>
            </w:r>
            <w:r w:rsidRPr="00FF6AC4">
              <w:rPr>
                <w:rFonts w:ascii="Arial" w:hAnsi="Arial" w:cs="Arial"/>
                <w:noProof/>
                <w:webHidden/>
                <w:sz w:val="22"/>
                <w:szCs w:val="22"/>
              </w:rPr>
              <w:t>9</w:t>
            </w:r>
            <w:r w:rsidRPr="00FF6AC4">
              <w:rPr>
                <w:rFonts w:ascii="Arial" w:hAnsi="Arial" w:cs="Arial"/>
                <w:noProof/>
                <w:webHidden/>
                <w:sz w:val="22"/>
                <w:szCs w:val="22"/>
              </w:rPr>
              <w:fldChar w:fldCharType="end"/>
            </w:r>
          </w:hyperlink>
        </w:p>
        <w:p w14:paraId="18CB3513" w14:textId="6AB411B7" w:rsidR="008017D4" w:rsidRPr="00FF6AC4" w:rsidRDefault="008017D4">
          <w:pPr>
            <w:pStyle w:val="Sumrio2"/>
            <w:tabs>
              <w:tab w:val="right" w:pos="8828"/>
            </w:tabs>
            <w:rPr>
              <w:rFonts w:ascii="Arial" w:eastAsiaTheme="minorEastAsia" w:hAnsi="Arial" w:cs="Arial"/>
              <w:noProof/>
              <w:sz w:val="22"/>
              <w:szCs w:val="22"/>
            </w:rPr>
          </w:pPr>
          <w:hyperlink w:anchor="_Toc47637896" w:history="1">
            <w:r w:rsidRPr="00FF6AC4">
              <w:rPr>
                <w:rStyle w:val="Hyperlink"/>
                <w:rFonts w:ascii="Arial" w:hAnsi="Arial" w:cs="Arial"/>
                <w:noProof/>
                <w:sz w:val="22"/>
                <w:szCs w:val="22"/>
              </w:rPr>
              <w:t>Pets &lt;pets&gt;</w:t>
            </w:r>
            <w:r w:rsidRPr="00FF6AC4">
              <w:rPr>
                <w:rFonts w:ascii="Arial" w:hAnsi="Arial" w:cs="Arial"/>
                <w:noProof/>
                <w:webHidden/>
                <w:sz w:val="22"/>
                <w:szCs w:val="22"/>
              </w:rPr>
              <w:tab/>
            </w:r>
            <w:r w:rsidRPr="00FF6AC4">
              <w:rPr>
                <w:rFonts w:ascii="Arial" w:hAnsi="Arial" w:cs="Arial"/>
                <w:noProof/>
                <w:webHidden/>
                <w:sz w:val="22"/>
                <w:szCs w:val="22"/>
              </w:rPr>
              <w:fldChar w:fldCharType="begin"/>
            </w:r>
            <w:r w:rsidRPr="00FF6AC4">
              <w:rPr>
                <w:rFonts w:ascii="Arial" w:hAnsi="Arial" w:cs="Arial"/>
                <w:noProof/>
                <w:webHidden/>
                <w:sz w:val="22"/>
                <w:szCs w:val="22"/>
              </w:rPr>
              <w:instrText xml:space="preserve"> PAGEREF _Toc47637896 \h </w:instrText>
            </w:r>
            <w:r w:rsidRPr="00FF6AC4">
              <w:rPr>
                <w:rFonts w:ascii="Arial" w:hAnsi="Arial" w:cs="Arial"/>
                <w:noProof/>
                <w:webHidden/>
                <w:sz w:val="22"/>
                <w:szCs w:val="22"/>
              </w:rPr>
            </w:r>
            <w:r w:rsidRPr="00FF6AC4">
              <w:rPr>
                <w:rFonts w:ascii="Arial" w:hAnsi="Arial" w:cs="Arial"/>
                <w:noProof/>
                <w:webHidden/>
                <w:sz w:val="22"/>
                <w:szCs w:val="22"/>
              </w:rPr>
              <w:fldChar w:fldCharType="separate"/>
            </w:r>
            <w:r w:rsidRPr="00FF6AC4">
              <w:rPr>
                <w:rFonts w:ascii="Arial" w:hAnsi="Arial" w:cs="Arial"/>
                <w:noProof/>
                <w:webHidden/>
                <w:sz w:val="22"/>
                <w:szCs w:val="22"/>
              </w:rPr>
              <w:t>10</w:t>
            </w:r>
            <w:r w:rsidRPr="00FF6AC4">
              <w:rPr>
                <w:rFonts w:ascii="Arial" w:hAnsi="Arial" w:cs="Arial"/>
                <w:noProof/>
                <w:webHidden/>
                <w:sz w:val="22"/>
                <w:szCs w:val="22"/>
              </w:rPr>
              <w:fldChar w:fldCharType="end"/>
            </w:r>
          </w:hyperlink>
        </w:p>
        <w:p w14:paraId="46BFD459" w14:textId="5E1BD217" w:rsidR="008017D4" w:rsidRPr="00FF6AC4" w:rsidRDefault="008017D4">
          <w:pPr>
            <w:pStyle w:val="Sumrio2"/>
            <w:tabs>
              <w:tab w:val="right" w:pos="8828"/>
            </w:tabs>
            <w:rPr>
              <w:rFonts w:ascii="Arial" w:eastAsiaTheme="minorEastAsia" w:hAnsi="Arial" w:cs="Arial"/>
              <w:noProof/>
              <w:sz w:val="22"/>
              <w:szCs w:val="22"/>
            </w:rPr>
          </w:pPr>
          <w:hyperlink w:anchor="_Toc47637897" w:history="1">
            <w:r w:rsidRPr="00FF6AC4">
              <w:rPr>
                <w:rStyle w:val="Hyperlink"/>
                <w:rFonts w:ascii="Arial" w:hAnsi="Arial" w:cs="Arial"/>
                <w:noProof/>
                <w:sz w:val="22"/>
                <w:szCs w:val="22"/>
              </w:rPr>
              <w:t>Visualizar pet &lt;visualizar_pet_id &gt;</w:t>
            </w:r>
            <w:r w:rsidRPr="00FF6AC4">
              <w:rPr>
                <w:rFonts w:ascii="Arial" w:hAnsi="Arial" w:cs="Arial"/>
                <w:noProof/>
                <w:webHidden/>
                <w:sz w:val="22"/>
                <w:szCs w:val="22"/>
              </w:rPr>
              <w:tab/>
            </w:r>
            <w:r w:rsidRPr="00FF6AC4">
              <w:rPr>
                <w:rFonts w:ascii="Arial" w:hAnsi="Arial" w:cs="Arial"/>
                <w:noProof/>
                <w:webHidden/>
                <w:sz w:val="22"/>
                <w:szCs w:val="22"/>
              </w:rPr>
              <w:fldChar w:fldCharType="begin"/>
            </w:r>
            <w:r w:rsidRPr="00FF6AC4">
              <w:rPr>
                <w:rFonts w:ascii="Arial" w:hAnsi="Arial" w:cs="Arial"/>
                <w:noProof/>
                <w:webHidden/>
                <w:sz w:val="22"/>
                <w:szCs w:val="22"/>
              </w:rPr>
              <w:instrText xml:space="preserve"> PAGEREF _Toc47637897 \h </w:instrText>
            </w:r>
            <w:r w:rsidRPr="00FF6AC4">
              <w:rPr>
                <w:rFonts w:ascii="Arial" w:hAnsi="Arial" w:cs="Arial"/>
                <w:noProof/>
                <w:webHidden/>
                <w:sz w:val="22"/>
                <w:szCs w:val="22"/>
              </w:rPr>
            </w:r>
            <w:r w:rsidRPr="00FF6AC4">
              <w:rPr>
                <w:rFonts w:ascii="Arial" w:hAnsi="Arial" w:cs="Arial"/>
                <w:noProof/>
                <w:webHidden/>
                <w:sz w:val="22"/>
                <w:szCs w:val="22"/>
              </w:rPr>
              <w:fldChar w:fldCharType="separate"/>
            </w:r>
            <w:r w:rsidRPr="00FF6AC4">
              <w:rPr>
                <w:rFonts w:ascii="Arial" w:hAnsi="Arial" w:cs="Arial"/>
                <w:noProof/>
                <w:webHidden/>
                <w:sz w:val="22"/>
                <w:szCs w:val="22"/>
              </w:rPr>
              <w:t>11</w:t>
            </w:r>
            <w:r w:rsidRPr="00FF6AC4">
              <w:rPr>
                <w:rFonts w:ascii="Arial" w:hAnsi="Arial" w:cs="Arial"/>
                <w:noProof/>
                <w:webHidden/>
                <w:sz w:val="22"/>
                <w:szCs w:val="22"/>
              </w:rPr>
              <w:fldChar w:fldCharType="end"/>
            </w:r>
          </w:hyperlink>
        </w:p>
        <w:p w14:paraId="484227E2" w14:textId="3E005EFC" w:rsidR="008017D4" w:rsidRPr="00FF6AC4" w:rsidRDefault="008017D4">
          <w:pPr>
            <w:pStyle w:val="Sumrio2"/>
            <w:tabs>
              <w:tab w:val="right" w:pos="8828"/>
            </w:tabs>
            <w:rPr>
              <w:rFonts w:ascii="Arial" w:eastAsiaTheme="minorEastAsia" w:hAnsi="Arial" w:cs="Arial"/>
              <w:noProof/>
              <w:sz w:val="22"/>
              <w:szCs w:val="22"/>
            </w:rPr>
          </w:pPr>
          <w:hyperlink w:anchor="_Toc47637898" w:history="1">
            <w:r w:rsidRPr="00FF6AC4">
              <w:rPr>
                <w:rStyle w:val="Hyperlink"/>
                <w:rFonts w:ascii="Arial" w:hAnsi="Arial" w:cs="Arial"/>
                <w:noProof/>
                <w:sz w:val="22"/>
                <w:szCs w:val="22"/>
              </w:rPr>
              <w:t>Visualizar doador &lt;doador_info&gt;</w:t>
            </w:r>
            <w:r w:rsidRPr="00FF6AC4">
              <w:rPr>
                <w:rFonts w:ascii="Arial" w:hAnsi="Arial" w:cs="Arial"/>
                <w:noProof/>
                <w:webHidden/>
                <w:sz w:val="22"/>
                <w:szCs w:val="22"/>
              </w:rPr>
              <w:tab/>
            </w:r>
            <w:r w:rsidRPr="00FF6AC4">
              <w:rPr>
                <w:rFonts w:ascii="Arial" w:hAnsi="Arial" w:cs="Arial"/>
                <w:noProof/>
                <w:webHidden/>
                <w:sz w:val="22"/>
                <w:szCs w:val="22"/>
              </w:rPr>
              <w:fldChar w:fldCharType="begin"/>
            </w:r>
            <w:r w:rsidRPr="00FF6AC4">
              <w:rPr>
                <w:rFonts w:ascii="Arial" w:hAnsi="Arial" w:cs="Arial"/>
                <w:noProof/>
                <w:webHidden/>
                <w:sz w:val="22"/>
                <w:szCs w:val="22"/>
              </w:rPr>
              <w:instrText xml:space="preserve"> PAGEREF _Toc47637898 \h </w:instrText>
            </w:r>
            <w:r w:rsidRPr="00FF6AC4">
              <w:rPr>
                <w:rFonts w:ascii="Arial" w:hAnsi="Arial" w:cs="Arial"/>
                <w:noProof/>
                <w:webHidden/>
                <w:sz w:val="22"/>
                <w:szCs w:val="22"/>
              </w:rPr>
            </w:r>
            <w:r w:rsidRPr="00FF6AC4">
              <w:rPr>
                <w:rFonts w:ascii="Arial" w:hAnsi="Arial" w:cs="Arial"/>
                <w:noProof/>
                <w:webHidden/>
                <w:sz w:val="22"/>
                <w:szCs w:val="22"/>
              </w:rPr>
              <w:fldChar w:fldCharType="separate"/>
            </w:r>
            <w:r w:rsidRPr="00FF6AC4">
              <w:rPr>
                <w:rFonts w:ascii="Arial" w:hAnsi="Arial" w:cs="Arial"/>
                <w:noProof/>
                <w:webHidden/>
                <w:sz w:val="22"/>
                <w:szCs w:val="22"/>
              </w:rPr>
              <w:t>12</w:t>
            </w:r>
            <w:r w:rsidRPr="00FF6AC4">
              <w:rPr>
                <w:rFonts w:ascii="Arial" w:hAnsi="Arial" w:cs="Arial"/>
                <w:noProof/>
                <w:webHidden/>
                <w:sz w:val="22"/>
                <w:szCs w:val="22"/>
              </w:rPr>
              <w:fldChar w:fldCharType="end"/>
            </w:r>
          </w:hyperlink>
        </w:p>
        <w:p w14:paraId="2D00E2DE" w14:textId="0ADDABC3" w:rsidR="008017D4" w:rsidRPr="00FF6AC4" w:rsidRDefault="008017D4">
          <w:pPr>
            <w:pStyle w:val="Sumrio2"/>
            <w:tabs>
              <w:tab w:val="right" w:pos="8828"/>
            </w:tabs>
            <w:rPr>
              <w:rFonts w:ascii="Arial" w:eastAsiaTheme="minorEastAsia" w:hAnsi="Arial" w:cs="Arial"/>
              <w:noProof/>
              <w:sz w:val="22"/>
              <w:szCs w:val="22"/>
            </w:rPr>
          </w:pPr>
          <w:hyperlink w:anchor="_Toc47637899" w:history="1">
            <w:r w:rsidRPr="00FF6AC4">
              <w:rPr>
                <w:rStyle w:val="Hyperlink"/>
                <w:rFonts w:ascii="Arial" w:hAnsi="Arial" w:cs="Arial"/>
                <w:noProof/>
                <w:sz w:val="22"/>
                <w:szCs w:val="22"/>
              </w:rPr>
              <w:t>Adotar &lt;adotar&gt;</w:t>
            </w:r>
            <w:r w:rsidRPr="00FF6AC4">
              <w:rPr>
                <w:rFonts w:ascii="Arial" w:hAnsi="Arial" w:cs="Arial"/>
                <w:noProof/>
                <w:webHidden/>
                <w:sz w:val="22"/>
                <w:szCs w:val="22"/>
              </w:rPr>
              <w:tab/>
            </w:r>
            <w:r w:rsidRPr="00FF6AC4">
              <w:rPr>
                <w:rFonts w:ascii="Arial" w:hAnsi="Arial" w:cs="Arial"/>
                <w:noProof/>
                <w:webHidden/>
                <w:sz w:val="22"/>
                <w:szCs w:val="22"/>
              </w:rPr>
              <w:fldChar w:fldCharType="begin"/>
            </w:r>
            <w:r w:rsidRPr="00FF6AC4">
              <w:rPr>
                <w:rFonts w:ascii="Arial" w:hAnsi="Arial" w:cs="Arial"/>
                <w:noProof/>
                <w:webHidden/>
                <w:sz w:val="22"/>
                <w:szCs w:val="22"/>
              </w:rPr>
              <w:instrText xml:space="preserve"> PAGEREF _Toc47637899 \h </w:instrText>
            </w:r>
            <w:r w:rsidRPr="00FF6AC4">
              <w:rPr>
                <w:rFonts w:ascii="Arial" w:hAnsi="Arial" w:cs="Arial"/>
                <w:noProof/>
                <w:webHidden/>
                <w:sz w:val="22"/>
                <w:szCs w:val="22"/>
              </w:rPr>
            </w:r>
            <w:r w:rsidRPr="00FF6AC4">
              <w:rPr>
                <w:rFonts w:ascii="Arial" w:hAnsi="Arial" w:cs="Arial"/>
                <w:noProof/>
                <w:webHidden/>
                <w:sz w:val="22"/>
                <w:szCs w:val="22"/>
              </w:rPr>
              <w:fldChar w:fldCharType="separate"/>
            </w:r>
            <w:r w:rsidRPr="00FF6AC4">
              <w:rPr>
                <w:rFonts w:ascii="Arial" w:hAnsi="Arial" w:cs="Arial"/>
                <w:noProof/>
                <w:webHidden/>
                <w:sz w:val="22"/>
                <w:szCs w:val="22"/>
              </w:rPr>
              <w:t>13</w:t>
            </w:r>
            <w:r w:rsidRPr="00FF6AC4">
              <w:rPr>
                <w:rFonts w:ascii="Arial" w:hAnsi="Arial" w:cs="Arial"/>
                <w:noProof/>
                <w:webHidden/>
                <w:sz w:val="22"/>
                <w:szCs w:val="22"/>
              </w:rPr>
              <w:fldChar w:fldCharType="end"/>
            </w:r>
          </w:hyperlink>
        </w:p>
        <w:p w14:paraId="160C295B" w14:textId="0B39F2B3" w:rsidR="008017D4" w:rsidRPr="00FF6AC4" w:rsidRDefault="008017D4">
          <w:pPr>
            <w:pStyle w:val="Sumrio2"/>
            <w:tabs>
              <w:tab w:val="right" w:pos="8828"/>
            </w:tabs>
            <w:rPr>
              <w:rFonts w:ascii="Arial" w:eastAsiaTheme="minorEastAsia" w:hAnsi="Arial" w:cs="Arial"/>
              <w:noProof/>
              <w:sz w:val="22"/>
              <w:szCs w:val="22"/>
            </w:rPr>
          </w:pPr>
          <w:hyperlink w:anchor="_Toc47637900" w:history="1">
            <w:r w:rsidRPr="00FF6AC4">
              <w:rPr>
                <w:rStyle w:val="Hyperlink"/>
                <w:rFonts w:ascii="Arial" w:hAnsi="Arial" w:cs="Arial"/>
                <w:noProof/>
                <w:sz w:val="22"/>
                <w:szCs w:val="22"/>
              </w:rPr>
              <w:t>Confirmar interesse em adotar &lt;confirmar_interesse&gt;</w:t>
            </w:r>
            <w:r w:rsidRPr="00FF6AC4">
              <w:rPr>
                <w:rFonts w:ascii="Arial" w:hAnsi="Arial" w:cs="Arial"/>
                <w:noProof/>
                <w:webHidden/>
                <w:sz w:val="22"/>
                <w:szCs w:val="22"/>
              </w:rPr>
              <w:tab/>
            </w:r>
            <w:r w:rsidRPr="00FF6AC4">
              <w:rPr>
                <w:rFonts w:ascii="Arial" w:hAnsi="Arial" w:cs="Arial"/>
                <w:noProof/>
                <w:webHidden/>
                <w:sz w:val="22"/>
                <w:szCs w:val="22"/>
              </w:rPr>
              <w:fldChar w:fldCharType="begin"/>
            </w:r>
            <w:r w:rsidRPr="00FF6AC4">
              <w:rPr>
                <w:rFonts w:ascii="Arial" w:hAnsi="Arial" w:cs="Arial"/>
                <w:noProof/>
                <w:webHidden/>
                <w:sz w:val="22"/>
                <w:szCs w:val="22"/>
              </w:rPr>
              <w:instrText xml:space="preserve"> PAGEREF _Toc47637900 \h </w:instrText>
            </w:r>
            <w:r w:rsidRPr="00FF6AC4">
              <w:rPr>
                <w:rFonts w:ascii="Arial" w:hAnsi="Arial" w:cs="Arial"/>
                <w:noProof/>
                <w:webHidden/>
                <w:sz w:val="22"/>
                <w:szCs w:val="22"/>
              </w:rPr>
            </w:r>
            <w:r w:rsidRPr="00FF6AC4">
              <w:rPr>
                <w:rFonts w:ascii="Arial" w:hAnsi="Arial" w:cs="Arial"/>
                <w:noProof/>
                <w:webHidden/>
                <w:sz w:val="22"/>
                <w:szCs w:val="22"/>
              </w:rPr>
              <w:fldChar w:fldCharType="separate"/>
            </w:r>
            <w:r w:rsidRPr="00FF6AC4">
              <w:rPr>
                <w:rFonts w:ascii="Arial" w:hAnsi="Arial" w:cs="Arial"/>
                <w:noProof/>
                <w:webHidden/>
                <w:sz w:val="22"/>
                <w:szCs w:val="22"/>
              </w:rPr>
              <w:t>14</w:t>
            </w:r>
            <w:r w:rsidRPr="00FF6AC4">
              <w:rPr>
                <w:rFonts w:ascii="Arial" w:hAnsi="Arial" w:cs="Arial"/>
                <w:noProof/>
                <w:webHidden/>
                <w:sz w:val="22"/>
                <w:szCs w:val="22"/>
              </w:rPr>
              <w:fldChar w:fldCharType="end"/>
            </w:r>
          </w:hyperlink>
        </w:p>
        <w:p w14:paraId="6B9B3F34" w14:textId="5B18A59A" w:rsidR="008017D4" w:rsidRPr="00FF6AC4" w:rsidRDefault="008017D4">
          <w:pPr>
            <w:pStyle w:val="Sumrio2"/>
            <w:tabs>
              <w:tab w:val="right" w:pos="8828"/>
            </w:tabs>
            <w:rPr>
              <w:rFonts w:ascii="Arial" w:eastAsiaTheme="minorEastAsia" w:hAnsi="Arial" w:cs="Arial"/>
              <w:noProof/>
              <w:sz w:val="22"/>
              <w:szCs w:val="22"/>
            </w:rPr>
          </w:pPr>
          <w:hyperlink w:anchor="_Toc47637901" w:history="1">
            <w:r w:rsidRPr="00FF6AC4">
              <w:rPr>
                <w:rStyle w:val="Hyperlink"/>
                <w:rFonts w:ascii="Arial" w:hAnsi="Arial" w:cs="Arial"/>
                <w:noProof/>
                <w:sz w:val="22"/>
                <w:szCs w:val="22"/>
              </w:rPr>
              <w:t>Apadrinhar &lt;apadrinhar&gt;</w:t>
            </w:r>
            <w:r w:rsidRPr="00FF6AC4">
              <w:rPr>
                <w:rFonts w:ascii="Arial" w:hAnsi="Arial" w:cs="Arial"/>
                <w:noProof/>
                <w:webHidden/>
                <w:sz w:val="22"/>
                <w:szCs w:val="22"/>
              </w:rPr>
              <w:tab/>
            </w:r>
            <w:r w:rsidRPr="00FF6AC4">
              <w:rPr>
                <w:rFonts w:ascii="Arial" w:hAnsi="Arial" w:cs="Arial"/>
                <w:noProof/>
                <w:webHidden/>
                <w:sz w:val="22"/>
                <w:szCs w:val="22"/>
              </w:rPr>
              <w:fldChar w:fldCharType="begin"/>
            </w:r>
            <w:r w:rsidRPr="00FF6AC4">
              <w:rPr>
                <w:rFonts w:ascii="Arial" w:hAnsi="Arial" w:cs="Arial"/>
                <w:noProof/>
                <w:webHidden/>
                <w:sz w:val="22"/>
                <w:szCs w:val="22"/>
              </w:rPr>
              <w:instrText xml:space="preserve"> PAGEREF _Toc47637901 \h </w:instrText>
            </w:r>
            <w:r w:rsidRPr="00FF6AC4">
              <w:rPr>
                <w:rFonts w:ascii="Arial" w:hAnsi="Arial" w:cs="Arial"/>
                <w:noProof/>
                <w:webHidden/>
                <w:sz w:val="22"/>
                <w:szCs w:val="22"/>
              </w:rPr>
            </w:r>
            <w:r w:rsidRPr="00FF6AC4">
              <w:rPr>
                <w:rFonts w:ascii="Arial" w:hAnsi="Arial" w:cs="Arial"/>
                <w:noProof/>
                <w:webHidden/>
                <w:sz w:val="22"/>
                <w:szCs w:val="22"/>
              </w:rPr>
              <w:fldChar w:fldCharType="separate"/>
            </w:r>
            <w:r w:rsidRPr="00FF6AC4">
              <w:rPr>
                <w:rFonts w:ascii="Arial" w:hAnsi="Arial" w:cs="Arial"/>
                <w:noProof/>
                <w:webHidden/>
                <w:sz w:val="22"/>
                <w:szCs w:val="22"/>
              </w:rPr>
              <w:t>15</w:t>
            </w:r>
            <w:r w:rsidRPr="00FF6AC4">
              <w:rPr>
                <w:rFonts w:ascii="Arial" w:hAnsi="Arial" w:cs="Arial"/>
                <w:noProof/>
                <w:webHidden/>
                <w:sz w:val="22"/>
                <w:szCs w:val="22"/>
              </w:rPr>
              <w:fldChar w:fldCharType="end"/>
            </w:r>
          </w:hyperlink>
        </w:p>
        <w:p w14:paraId="3DD4A21B" w14:textId="0538DAB5" w:rsidR="008017D4" w:rsidRPr="00FF6AC4" w:rsidRDefault="008017D4">
          <w:pPr>
            <w:pStyle w:val="Sumrio2"/>
            <w:tabs>
              <w:tab w:val="right" w:pos="8828"/>
            </w:tabs>
            <w:rPr>
              <w:rFonts w:ascii="Arial" w:eastAsiaTheme="minorEastAsia" w:hAnsi="Arial" w:cs="Arial"/>
              <w:noProof/>
              <w:sz w:val="22"/>
              <w:szCs w:val="22"/>
            </w:rPr>
          </w:pPr>
          <w:hyperlink w:anchor="_Toc47637902" w:history="1">
            <w:r w:rsidRPr="00FF6AC4">
              <w:rPr>
                <w:rStyle w:val="Hyperlink"/>
                <w:rFonts w:ascii="Arial" w:hAnsi="Arial" w:cs="Arial"/>
                <w:noProof/>
                <w:sz w:val="22"/>
                <w:szCs w:val="22"/>
              </w:rPr>
              <w:t>ONGs e Abrigos &lt;ongs_e_abrigos&gt;</w:t>
            </w:r>
            <w:r w:rsidRPr="00FF6AC4">
              <w:rPr>
                <w:rFonts w:ascii="Arial" w:hAnsi="Arial" w:cs="Arial"/>
                <w:noProof/>
                <w:webHidden/>
                <w:sz w:val="22"/>
                <w:szCs w:val="22"/>
              </w:rPr>
              <w:tab/>
            </w:r>
            <w:r w:rsidRPr="00FF6AC4">
              <w:rPr>
                <w:rFonts w:ascii="Arial" w:hAnsi="Arial" w:cs="Arial"/>
                <w:noProof/>
                <w:webHidden/>
                <w:sz w:val="22"/>
                <w:szCs w:val="22"/>
              </w:rPr>
              <w:fldChar w:fldCharType="begin"/>
            </w:r>
            <w:r w:rsidRPr="00FF6AC4">
              <w:rPr>
                <w:rFonts w:ascii="Arial" w:hAnsi="Arial" w:cs="Arial"/>
                <w:noProof/>
                <w:webHidden/>
                <w:sz w:val="22"/>
                <w:szCs w:val="22"/>
              </w:rPr>
              <w:instrText xml:space="preserve"> PAGEREF _Toc47637902 \h </w:instrText>
            </w:r>
            <w:r w:rsidRPr="00FF6AC4">
              <w:rPr>
                <w:rFonts w:ascii="Arial" w:hAnsi="Arial" w:cs="Arial"/>
                <w:noProof/>
                <w:webHidden/>
                <w:sz w:val="22"/>
                <w:szCs w:val="22"/>
              </w:rPr>
            </w:r>
            <w:r w:rsidRPr="00FF6AC4">
              <w:rPr>
                <w:rFonts w:ascii="Arial" w:hAnsi="Arial" w:cs="Arial"/>
                <w:noProof/>
                <w:webHidden/>
                <w:sz w:val="22"/>
                <w:szCs w:val="22"/>
              </w:rPr>
              <w:fldChar w:fldCharType="separate"/>
            </w:r>
            <w:r w:rsidRPr="00FF6AC4">
              <w:rPr>
                <w:rFonts w:ascii="Arial" w:hAnsi="Arial" w:cs="Arial"/>
                <w:noProof/>
                <w:webHidden/>
                <w:sz w:val="22"/>
                <w:szCs w:val="22"/>
              </w:rPr>
              <w:t>16</w:t>
            </w:r>
            <w:r w:rsidRPr="00FF6AC4">
              <w:rPr>
                <w:rFonts w:ascii="Arial" w:hAnsi="Arial" w:cs="Arial"/>
                <w:noProof/>
                <w:webHidden/>
                <w:sz w:val="22"/>
                <w:szCs w:val="22"/>
              </w:rPr>
              <w:fldChar w:fldCharType="end"/>
            </w:r>
          </w:hyperlink>
        </w:p>
        <w:p w14:paraId="215BB529" w14:textId="34DA8E62" w:rsidR="008017D4" w:rsidRPr="00FF6AC4" w:rsidRDefault="008017D4">
          <w:pPr>
            <w:pStyle w:val="Sumrio2"/>
            <w:tabs>
              <w:tab w:val="right" w:pos="8828"/>
            </w:tabs>
            <w:rPr>
              <w:rFonts w:ascii="Arial" w:eastAsiaTheme="minorEastAsia" w:hAnsi="Arial" w:cs="Arial"/>
              <w:noProof/>
              <w:sz w:val="22"/>
              <w:szCs w:val="22"/>
            </w:rPr>
          </w:pPr>
          <w:hyperlink w:anchor="_Toc47637903" w:history="1">
            <w:r w:rsidRPr="00FF6AC4">
              <w:rPr>
                <w:rStyle w:val="Hyperlink"/>
                <w:rFonts w:ascii="Arial" w:hAnsi="Arial" w:cs="Arial"/>
                <w:noProof/>
                <w:sz w:val="22"/>
                <w:szCs w:val="22"/>
              </w:rPr>
              <w:t>Parceiros &lt;parceiros&gt;</w:t>
            </w:r>
            <w:r w:rsidRPr="00FF6AC4">
              <w:rPr>
                <w:rFonts w:ascii="Arial" w:hAnsi="Arial" w:cs="Arial"/>
                <w:noProof/>
                <w:webHidden/>
                <w:sz w:val="22"/>
                <w:szCs w:val="22"/>
              </w:rPr>
              <w:tab/>
            </w:r>
            <w:r w:rsidRPr="00FF6AC4">
              <w:rPr>
                <w:rFonts w:ascii="Arial" w:hAnsi="Arial" w:cs="Arial"/>
                <w:noProof/>
                <w:webHidden/>
                <w:sz w:val="22"/>
                <w:szCs w:val="22"/>
              </w:rPr>
              <w:fldChar w:fldCharType="begin"/>
            </w:r>
            <w:r w:rsidRPr="00FF6AC4">
              <w:rPr>
                <w:rFonts w:ascii="Arial" w:hAnsi="Arial" w:cs="Arial"/>
                <w:noProof/>
                <w:webHidden/>
                <w:sz w:val="22"/>
                <w:szCs w:val="22"/>
              </w:rPr>
              <w:instrText xml:space="preserve"> PAGEREF _Toc47637903 \h </w:instrText>
            </w:r>
            <w:r w:rsidRPr="00FF6AC4">
              <w:rPr>
                <w:rFonts w:ascii="Arial" w:hAnsi="Arial" w:cs="Arial"/>
                <w:noProof/>
                <w:webHidden/>
                <w:sz w:val="22"/>
                <w:szCs w:val="22"/>
              </w:rPr>
            </w:r>
            <w:r w:rsidRPr="00FF6AC4">
              <w:rPr>
                <w:rFonts w:ascii="Arial" w:hAnsi="Arial" w:cs="Arial"/>
                <w:noProof/>
                <w:webHidden/>
                <w:sz w:val="22"/>
                <w:szCs w:val="22"/>
              </w:rPr>
              <w:fldChar w:fldCharType="separate"/>
            </w:r>
            <w:r w:rsidRPr="00FF6AC4">
              <w:rPr>
                <w:rFonts w:ascii="Arial" w:hAnsi="Arial" w:cs="Arial"/>
                <w:noProof/>
                <w:webHidden/>
                <w:sz w:val="22"/>
                <w:szCs w:val="22"/>
              </w:rPr>
              <w:t>17</w:t>
            </w:r>
            <w:r w:rsidRPr="00FF6AC4">
              <w:rPr>
                <w:rFonts w:ascii="Arial" w:hAnsi="Arial" w:cs="Arial"/>
                <w:noProof/>
                <w:webHidden/>
                <w:sz w:val="22"/>
                <w:szCs w:val="22"/>
              </w:rPr>
              <w:fldChar w:fldCharType="end"/>
            </w:r>
          </w:hyperlink>
        </w:p>
        <w:p w14:paraId="5641A715" w14:textId="2F56E2DE" w:rsidR="008017D4" w:rsidRPr="00FF6AC4" w:rsidRDefault="008017D4">
          <w:pPr>
            <w:pStyle w:val="Sumrio2"/>
            <w:tabs>
              <w:tab w:val="right" w:pos="8828"/>
            </w:tabs>
            <w:rPr>
              <w:rFonts w:ascii="Arial" w:eastAsiaTheme="minorEastAsia" w:hAnsi="Arial" w:cs="Arial"/>
              <w:noProof/>
              <w:sz w:val="22"/>
              <w:szCs w:val="22"/>
            </w:rPr>
          </w:pPr>
          <w:hyperlink w:anchor="_Toc47637904" w:history="1">
            <w:r w:rsidRPr="00FF6AC4">
              <w:rPr>
                <w:rStyle w:val="Hyperlink"/>
                <w:rFonts w:ascii="Arial" w:hAnsi="Arial" w:cs="Arial"/>
                <w:noProof/>
                <w:sz w:val="22"/>
                <w:szCs w:val="22"/>
              </w:rPr>
              <w:t>Doação &lt;doacao&gt;</w:t>
            </w:r>
            <w:r w:rsidRPr="00FF6AC4">
              <w:rPr>
                <w:rFonts w:ascii="Arial" w:hAnsi="Arial" w:cs="Arial"/>
                <w:noProof/>
                <w:webHidden/>
                <w:sz w:val="22"/>
                <w:szCs w:val="22"/>
              </w:rPr>
              <w:tab/>
            </w:r>
            <w:r w:rsidRPr="00FF6AC4">
              <w:rPr>
                <w:rFonts w:ascii="Arial" w:hAnsi="Arial" w:cs="Arial"/>
                <w:noProof/>
                <w:webHidden/>
                <w:sz w:val="22"/>
                <w:szCs w:val="22"/>
              </w:rPr>
              <w:fldChar w:fldCharType="begin"/>
            </w:r>
            <w:r w:rsidRPr="00FF6AC4">
              <w:rPr>
                <w:rFonts w:ascii="Arial" w:hAnsi="Arial" w:cs="Arial"/>
                <w:noProof/>
                <w:webHidden/>
                <w:sz w:val="22"/>
                <w:szCs w:val="22"/>
              </w:rPr>
              <w:instrText xml:space="preserve"> PAGEREF _Toc47637904 \h </w:instrText>
            </w:r>
            <w:r w:rsidRPr="00FF6AC4">
              <w:rPr>
                <w:rFonts w:ascii="Arial" w:hAnsi="Arial" w:cs="Arial"/>
                <w:noProof/>
                <w:webHidden/>
                <w:sz w:val="22"/>
                <w:szCs w:val="22"/>
              </w:rPr>
            </w:r>
            <w:r w:rsidRPr="00FF6AC4">
              <w:rPr>
                <w:rFonts w:ascii="Arial" w:hAnsi="Arial" w:cs="Arial"/>
                <w:noProof/>
                <w:webHidden/>
                <w:sz w:val="22"/>
                <w:szCs w:val="22"/>
              </w:rPr>
              <w:fldChar w:fldCharType="separate"/>
            </w:r>
            <w:r w:rsidRPr="00FF6AC4">
              <w:rPr>
                <w:rFonts w:ascii="Arial" w:hAnsi="Arial" w:cs="Arial"/>
                <w:noProof/>
                <w:webHidden/>
                <w:sz w:val="22"/>
                <w:szCs w:val="22"/>
              </w:rPr>
              <w:t>18</w:t>
            </w:r>
            <w:r w:rsidRPr="00FF6AC4">
              <w:rPr>
                <w:rFonts w:ascii="Arial" w:hAnsi="Arial" w:cs="Arial"/>
                <w:noProof/>
                <w:webHidden/>
                <w:sz w:val="22"/>
                <w:szCs w:val="22"/>
              </w:rPr>
              <w:fldChar w:fldCharType="end"/>
            </w:r>
          </w:hyperlink>
        </w:p>
        <w:p w14:paraId="2FB3AB85" w14:textId="4341BB7E" w:rsidR="008017D4" w:rsidRPr="00FF6AC4" w:rsidRDefault="008017D4">
          <w:pPr>
            <w:pStyle w:val="Sumrio2"/>
            <w:tabs>
              <w:tab w:val="right" w:pos="8828"/>
            </w:tabs>
            <w:rPr>
              <w:rFonts w:ascii="Arial" w:eastAsiaTheme="minorEastAsia" w:hAnsi="Arial" w:cs="Arial"/>
              <w:noProof/>
              <w:sz w:val="22"/>
              <w:szCs w:val="22"/>
            </w:rPr>
          </w:pPr>
          <w:hyperlink w:anchor="_Toc47637905" w:history="1">
            <w:r w:rsidRPr="00FF6AC4">
              <w:rPr>
                <w:rStyle w:val="Hyperlink"/>
                <w:rFonts w:ascii="Arial" w:hAnsi="Arial" w:cs="Arial"/>
                <w:noProof/>
                <w:sz w:val="22"/>
                <w:szCs w:val="22"/>
              </w:rPr>
              <w:t>Entrar em contato com os gestores &lt;contactar_gestor&gt;</w:t>
            </w:r>
            <w:r w:rsidRPr="00FF6AC4">
              <w:rPr>
                <w:rFonts w:ascii="Arial" w:hAnsi="Arial" w:cs="Arial"/>
                <w:noProof/>
                <w:webHidden/>
                <w:sz w:val="22"/>
                <w:szCs w:val="22"/>
              </w:rPr>
              <w:tab/>
            </w:r>
            <w:r w:rsidRPr="00FF6AC4">
              <w:rPr>
                <w:rFonts w:ascii="Arial" w:hAnsi="Arial" w:cs="Arial"/>
                <w:noProof/>
                <w:webHidden/>
                <w:sz w:val="22"/>
                <w:szCs w:val="22"/>
              </w:rPr>
              <w:fldChar w:fldCharType="begin"/>
            </w:r>
            <w:r w:rsidRPr="00FF6AC4">
              <w:rPr>
                <w:rFonts w:ascii="Arial" w:hAnsi="Arial" w:cs="Arial"/>
                <w:noProof/>
                <w:webHidden/>
                <w:sz w:val="22"/>
                <w:szCs w:val="22"/>
              </w:rPr>
              <w:instrText xml:space="preserve"> PAGEREF _Toc47637905 \h </w:instrText>
            </w:r>
            <w:r w:rsidRPr="00FF6AC4">
              <w:rPr>
                <w:rFonts w:ascii="Arial" w:hAnsi="Arial" w:cs="Arial"/>
                <w:noProof/>
                <w:webHidden/>
                <w:sz w:val="22"/>
                <w:szCs w:val="22"/>
              </w:rPr>
            </w:r>
            <w:r w:rsidRPr="00FF6AC4">
              <w:rPr>
                <w:rFonts w:ascii="Arial" w:hAnsi="Arial" w:cs="Arial"/>
                <w:noProof/>
                <w:webHidden/>
                <w:sz w:val="22"/>
                <w:szCs w:val="22"/>
              </w:rPr>
              <w:fldChar w:fldCharType="separate"/>
            </w:r>
            <w:r w:rsidRPr="00FF6AC4">
              <w:rPr>
                <w:rFonts w:ascii="Arial" w:hAnsi="Arial" w:cs="Arial"/>
                <w:noProof/>
                <w:webHidden/>
                <w:sz w:val="22"/>
                <w:szCs w:val="22"/>
              </w:rPr>
              <w:t>19</w:t>
            </w:r>
            <w:r w:rsidRPr="00FF6AC4">
              <w:rPr>
                <w:rFonts w:ascii="Arial" w:hAnsi="Arial" w:cs="Arial"/>
                <w:noProof/>
                <w:webHidden/>
                <w:sz w:val="22"/>
                <w:szCs w:val="22"/>
              </w:rPr>
              <w:fldChar w:fldCharType="end"/>
            </w:r>
          </w:hyperlink>
        </w:p>
        <w:p w14:paraId="3A646A07" w14:textId="1AC7CD75" w:rsidR="00C12931" w:rsidRPr="00FF6AC4" w:rsidRDefault="00980B52">
          <w:pPr>
            <w:tabs>
              <w:tab w:val="right" w:pos="9070"/>
            </w:tabs>
            <w:spacing w:before="60" w:after="80"/>
            <w:ind w:left="360"/>
            <w:rPr>
              <w:rFonts w:cs="Arial"/>
              <w:color w:val="000000"/>
              <w:szCs w:val="22"/>
            </w:rPr>
          </w:pPr>
          <w:r w:rsidRPr="00FF6AC4">
            <w:rPr>
              <w:rFonts w:cs="Arial"/>
              <w:szCs w:val="22"/>
            </w:rPr>
            <w:fldChar w:fldCharType="end"/>
          </w:r>
        </w:p>
      </w:sdtContent>
    </w:sdt>
    <w:p w14:paraId="3944665C" w14:textId="77777777" w:rsidR="00C12931" w:rsidRPr="00FF6AC4" w:rsidRDefault="00C12931">
      <w:pPr>
        <w:rPr>
          <w:rFonts w:cs="Arial"/>
          <w:szCs w:val="22"/>
        </w:rPr>
      </w:pPr>
    </w:p>
    <w:p w14:paraId="1017ACC5" w14:textId="77777777" w:rsidR="00C12931" w:rsidRPr="00FF6AC4" w:rsidRDefault="00C12931">
      <w:pPr>
        <w:rPr>
          <w:rFonts w:cs="Arial"/>
        </w:rPr>
        <w:sectPr w:rsidR="00C12931" w:rsidRPr="00FF6AC4">
          <w:headerReference w:type="default" r:id="rId9"/>
          <w:footerReference w:type="default" r:id="rId10"/>
          <w:pgSz w:w="11909" w:h="16834"/>
          <w:pgMar w:top="1134" w:right="1701" w:bottom="2041" w:left="1134" w:header="680" w:footer="680" w:gutter="0"/>
          <w:cols w:space="720" w:equalWidth="0">
            <w:col w:w="8838"/>
          </w:cols>
        </w:sectPr>
      </w:pPr>
      <w:bookmarkStart w:id="4" w:name="_3znysh7" w:colFirst="0" w:colLast="0"/>
      <w:bookmarkEnd w:id="4"/>
    </w:p>
    <w:p w14:paraId="774BB0C5" w14:textId="77777777" w:rsidR="00C12931" w:rsidRPr="00FF6AC4" w:rsidRDefault="00980B52">
      <w:pPr>
        <w:pStyle w:val="Ttulo"/>
        <w:numPr>
          <w:ilvl w:val="0"/>
          <w:numId w:val="3"/>
        </w:numPr>
        <w:rPr>
          <w:rFonts w:ascii="Arial" w:hAnsi="Arial" w:cs="Arial"/>
        </w:rPr>
      </w:pPr>
      <w:bookmarkStart w:id="5" w:name="_2et92p0" w:colFirst="0" w:colLast="0"/>
      <w:bookmarkEnd w:id="5"/>
      <w:r w:rsidRPr="00FF6AC4">
        <w:rPr>
          <w:rFonts w:ascii="Arial" w:hAnsi="Arial" w:cs="Arial"/>
        </w:rPr>
        <w:lastRenderedPageBreak/>
        <w:t>Introdução</w:t>
      </w:r>
    </w:p>
    <w:p w14:paraId="2DC9600A" w14:textId="77777777" w:rsidR="00C12931" w:rsidRPr="00FF6AC4" w:rsidRDefault="00980B52">
      <w:pPr>
        <w:pBdr>
          <w:top w:val="nil"/>
          <w:left w:val="nil"/>
          <w:bottom w:val="nil"/>
          <w:right w:val="nil"/>
          <w:between w:val="nil"/>
        </w:pBdr>
        <w:spacing w:before="60" w:after="60"/>
        <w:ind w:left="578"/>
        <w:jc w:val="both"/>
        <w:rPr>
          <w:rFonts w:cs="Arial"/>
          <w:szCs w:val="22"/>
        </w:rPr>
      </w:pPr>
      <w:bookmarkStart w:id="6" w:name="_tyjcwt" w:colFirst="0" w:colLast="0"/>
      <w:bookmarkEnd w:id="6"/>
      <w:r w:rsidRPr="00FF6AC4">
        <w:rPr>
          <w:rFonts w:cs="Arial"/>
          <w:szCs w:val="22"/>
        </w:rPr>
        <w:t>Este documento tem a finalidade de prover mecanismo de avaliação, por parte do professor, sobre os conhecimentos adquiridos pelos autores, durante o curso da disciplina de Engenharia de Software do curso de Sistemas de Informação. Tem ainda as finalidades de especificar o sistema Pet for Friend, de autoria da equipe desenvolvedora, o qual trata-se de um “Sistema para Adoção Responsável de Animais”, além de fornecer aos desenvolvedores as informações necessárias para o projeto e implementação, assim como para a realização dos testes e homologação do sistema.</w:t>
      </w:r>
    </w:p>
    <w:p w14:paraId="21763DD2" w14:textId="77777777" w:rsidR="00C12931" w:rsidRPr="00FF6AC4" w:rsidRDefault="00980B52">
      <w:pPr>
        <w:pStyle w:val="Ttulo3"/>
        <w:numPr>
          <w:ilvl w:val="1"/>
          <w:numId w:val="3"/>
        </w:numPr>
        <w:rPr>
          <w:rFonts w:ascii="Arial" w:hAnsi="Arial"/>
        </w:rPr>
      </w:pPr>
      <w:bookmarkStart w:id="7" w:name="_Toc47637819"/>
      <w:r w:rsidRPr="00FF6AC4">
        <w:rPr>
          <w:rFonts w:ascii="Arial" w:hAnsi="Arial"/>
        </w:rPr>
        <w:t>Visão geral deste documento</w:t>
      </w:r>
      <w:bookmarkEnd w:id="7"/>
    </w:p>
    <w:p w14:paraId="502E6121" w14:textId="3302A295" w:rsidR="00C12931" w:rsidRPr="00FF6AC4" w:rsidRDefault="00980B52">
      <w:pPr>
        <w:pBdr>
          <w:top w:val="nil"/>
          <w:left w:val="nil"/>
          <w:bottom w:val="nil"/>
          <w:right w:val="nil"/>
          <w:between w:val="nil"/>
        </w:pBdr>
        <w:spacing w:before="60" w:after="60"/>
        <w:ind w:left="578"/>
        <w:jc w:val="both"/>
        <w:rPr>
          <w:rFonts w:cs="Arial"/>
          <w:color w:val="000000"/>
          <w:szCs w:val="22"/>
        </w:rPr>
      </w:pPr>
      <w:r w:rsidRPr="00FF6AC4">
        <w:rPr>
          <w:rFonts w:cs="Arial"/>
          <w:color w:val="000000"/>
          <w:szCs w:val="22"/>
        </w:rPr>
        <w:t xml:space="preserve">Esta introdução fornece as informações necessárias para fazer um bom uso deste documento, explicitando seus objetivos e as convenções que foram adotadas no texto, além de conter uma lista de referências para outros documentos relacionados. As demais seções apresentam a especificação do sistema </w:t>
      </w:r>
      <w:r w:rsidRPr="00FF6AC4">
        <w:rPr>
          <w:rFonts w:cs="Arial"/>
          <w:szCs w:val="22"/>
        </w:rPr>
        <w:t>Pet for Friend</w:t>
      </w:r>
      <w:r w:rsidRPr="00FF6AC4">
        <w:rPr>
          <w:rFonts w:cs="Arial"/>
          <w:color w:val="000000"/>
          <w:szCs w:val="22"/>
        </w:rPr>
        <w:t xml:space="preserve"> e estão organizadas como descrito abaixo.</w:t>
      </w:r>
    </w:p>
    <w:p w14:paraId="0723EF8C" w14:textId="77777777" w:rsidR="00FF6AC4" w:rsidRPr="00FF6AC4" w:rsidRDefault="00FF6AC4">
      <w:pPr>
        <w:pBdr>
          <w:top w:val="nil"/>
          <w:left w:val="nil"/>
          <w:bottom w:val="nil"/>
          <w:right w:val="nil"/>
          <w:between w:val="nil"/>
        </w:pBdr>
        <w:spacing w:before="60" w:after="60"/>
        <w:ind w:left="578"/>
        <w:jc w:val="both"/>
        <w:rPr>
          <w:rFonts w:cs="Arial"/>
          <w:color w:val="000000"/>
          <w:szCs w:val="22"/>
        </w:rPr>
      </w:pPr>
    </w:p>
    <w:p w14:paraId="660368DF" w14:textId="23ADA093" w:rsidR="008017D4" w:rsidRPr="00FF6AC4" w:rsidRDefault="00980B52" w:rsidP="008017D4">
      <w:pPr>
        <w:pStyle w:val="PargrafodaLista"/>
        <w:numPr>
          <w:ilvl w:val="0"/>
          <w:numId w:val="25"/>
        </w:numPr>
        <w:pBdr>
          <w:top w:val="nil"/>
          <w:left w:val="nil"/>
          <w:bottom w:val="nil"/>
          <w:right w:val="nil"/>
          <w:between w:val="nil"/>
        </w:pBdr>
        <w:spacing w:before="60" w:after="60"/>
        <w:jc w:val="both"/>
        <w:rPr>
          <w:rFonts w:ascii="Arial" w:hAnsi="Arial" w:cs="Arial"/>
          <w:b/>
          <w:color w:val="000000"/>
          <w:sz w:val="22"/>
          <w:szCs w:val="22"/>
        </w:rPr>
      </w:pPr>
      <w:r w:rsidRPr="00FF6AC4">
        <w:rPr>
          <w:rFonts w:ascii="Arial" w:hAnsi="Arial" w:cs="Arial"/>
          <w:b/>
          <w:sz w:val="22"/>
          <w:szCs w:val="22"/>
        </w:rPr>
        <w:t>Capítulo 1</w:t>
      </w:r>
      <w:r w:rsidRPr="00FF6AC4">
        <w:rPr>
          <w:rFonts w:ascii="Arial" w:hAnsi="Arial" w:cs="Arial"/>
          <w:color w:val="000000"/>
          <w:sz w:val="22"/>
          <w:szCs w:val="22"/>
        </w:rPr>
        <w:t xml:space="preserve"> – Descrição geral do sistema: apresenta uma visão geral do sistema, caracterizando qual é o seu escopo e descrevendo seus usuários.</w:t>
      </w:r>
    </w:p>
    <w:p w14:paraId="56F5E943" w14:textId="77777777" w:rsidR="00FF6AC4" w:rsidRPr="00FF6AC4" w:rsidRDefault="00FF6AC4" w:rsidP="00FF6AC4">
      <w:pPr>
        <w:pStyle w:val="PargrafodaLista"/>
        <w:pBdr>
          <w:top w:val="nil"/>
          <w:left w:val="nil"/>
          <w:bottom w:val="nil"/>
          <w:right w:val="nil"/>
          <w:between w:val="nil"/>
        </w:pBdr>
        <w:spacing w:before="60" w:after="60"/>
        <w:jc w:val="both"/>
        <w:rPr>
          <w:rFonts w:ascii="Arial" w:hAnsi="Arial" w:cs="Arial"/>
          <w:b/>
          <w:color w:val="000000"/>
          <w:sz w:val="22"/>
          <w:szCs w:val="22"/>
        </w:rPr>
      </w:pPr>
    </w:p>
    <w:p w14:paraId="367906F3" w14:textId="77777777" w:rsidR="00FF6AC4" w:rsidRPr="00FF6AC4" w:rsidRDefault="00980B52" w:rsidP="00FF6AC4">
      <w:pPr>
        <w:pStyle w:val="PargrafodaLista"/>
        <w:numPr>
          <w:ilvl w:val="0"/>
          <w:numId w:val="25"/>
        </w:numPr>
        <w:pBdr>
          <w:top w:val="nil"/>
          <w:left w:val="nil"/>
          <w:bottom w:val="nil"/>
          <w:right w:val="nil"/>
          <w:between w:val="nil"/>
        </w:pBdr>
        <w:spacing w:before="60" w:after="60"/>
        <w:jc w:val="both"/>
        <w:rPr>
          <w:rFonts w:ascii="Arial" w:hAnsi="Arial" w:cs="Arial"/>
          <w:b/>
          <w:color w:val="000000"/>
          <w:sz w:val="22"/>
          <w:szCs w:val="22"/>
        </w:rPr>
      </w:pPr>
      <w:r w:rsidRPr="00FF6AC4">
        <w:rPr>
          <w:rFonts w:ascii="Arial" w:hAnsi="Arial" w:cs="Arial"/>
          <w:b/>
          <w:sz w:val="22"/>
          <w:szCs w:val="22"/>
        </w:rPr>
        <w:t>Capítulo 2</w:t>
      </w:r>
      <w:r w:rsidRPr="00FF6AC4">
        <w:rPr>
          <w:rFonts w:ascii="Arial" w:hAnsi="Arial" w:cs="Arial"/>
          <w:color w:val="000000"/>
          <w:sz w:val="22"/>
          <w:szCs w:val="22"/>
        </w:rPr>
        <w:t xml:space="preserve"> – Requisitos funcionais (casos de uso): especifica todos os requisitos funcionais do sistema, descrevendo os fluxos de eventos, prioridades, atores, entradas e saídas de cada caso de uso a ser implementado.</w:t>
      </w:r>
    </w:p>
    <w:p w14:paraId="5C0C6E98" w14:textId="77777777" w:rsidR="00FF6AC4" w:rsidRPr="00FF6AC4" w:rsidRDefault="00FF6AC4" w:rsidP="00FF6AC4">
      <w:pPr>
        <w:pStyle w:val="PargrafodaLista"/>
        <w:rPr>
          <w:rFonts w:ascii="Arial" w:hAnsi="Arial" w:cs="Arial"/>
          <w:b/>
          <w:sz w:val="22"/>
          <w:szCs w:val="22"/>
        </w:rPr>
      </w:pPr>
    </w:p>
    <w:p w14:paraId="3E89C020" w14:textId="77777777" w:rsidR="00FF6AC4" w:rsidRPr="00FF6AC4" w:rsidRDefault="00980B52" w:rsidP="00FF6AC4">
      <w:pPr>
        <w:pStyle w:val="PargrafodaLista"/>
        <w:numPr>
          <w:ilvl w:val="0"/>
          <w:numId w:val="25"/>
        </w:numPr>
        <w:pBdr>
          <w:top w:val="nil"/>
          <w:left w:val="nil"/>
          <w:bottom w:val="nil"/>
          <w:right w:val="nil"/>
          <w:between w:val="nil"/>
        </w:pBdr>
        <w:spacing w:before="60" w:after="60"/>
        <w:jc w:val="both"/>
        <w:rPr>
          <w:rFonts w:ascii="Arial" w:hAnsi="Arial" w:cs="Arial"/>
          <w:b/>
          <w:color w:val="000000"/>
          <w:sz w:val="22"/>
          <w:szCs w:val="22"/>
        </w:rPr>
      </w:pPr>
      <w:r w:rsidRPr="00FF6AC4">
        <w:rPr>
          <w:rFonts w:ascii="Arial" w:hAnsi="Arial" w:cs="Arial"/>
          <w:b/>
          <w:sz w:val="22"/>
          <w:szCs w:val="22"/>
        </w:rPr>
        <w:t>Capítulo 3</w:t>
      </w:r>
      <w:r w:rsidRPr="00FF6AC4">
        <w:rPr>
          <w:rFonts w:ascii="Arial" w:hAnsi="Arial" w:cs="Arial"/>
          <w:color w:val="000000"/>
          <w:sz w:val="22"/>
          <w:szCs w:val="22"/>
        </w:rPr>
        <w:t xml:space="preserve"> – Requisitos não funcionais:</w:t>
      </w:r>
      <w:r w:rsidRPr="00FF6AC4">
        <w:rPr>
          <w:rFonts w:ascii="Arial" w:hAnsi="Arial" w:cs="Arial"/>
          <w:b/>
          <w:color w:val="000000"/>
          <w:sz w:val="22"/>
          <w:szCs w:val="22"/>
        </w:rPr>
        <w:t xml:space="preserve"> </w:t>
      </w:r>
      <w:r w:rsidRPr="00FF6AC4">
        <w:rPr>
          <w:rFonts w:ascii="Arial" w:hAnsi="Arial" w:cs="Arial"/>
          <w:color w:val="000000"/>
          <w:sz w:val="22"/>
          <w:szCs w:val="22"/>
        </w:rPr>
        <w:t>especifica todos os requisitos não funcionais do sistema, divididos em requisitos de usabilidade, confiabilidade, desempenho, segurança, distribuição, adequação a padrões e requisitos de hardware e software.</w:t>
      </w:r>
      <w:bookmarkStart w:id="8" w:name="_1t3h5sf" w:colFirst="0" w:colLast="0"/>
      <w:bookmarkEnd w:id="8"/>
    </w:p>
    <w:p w14:paraId="459C6ADC" w14:textId="77777777" w:rsidR="00FF6AC4" w:rsidRPr="00FF6AC4" w:rsidRDefault="00FF6AC4" w:rsidP="00FF6AC4">
      <w:pPr>
        <w:pStyle w:val="PargrafodaLista"/>
        <w:rPr>
          <w:rFonts w:ascii="Arial" w:hAnsi="Arial" w:cs="Arial"/>
          <w:b/>
          <w:sz w:val="22"/>
          <w:szCs w:val="22"/>
        </w:rPr>
      </w:pPr>
    </w:p>
    <w:p w14:paraId="5A6D2E99" w14:textId="3725C1D4" w:rsidR="00C12931" w:rsidRPr="00FF6AC4" w:rsidRDefault="00980B52" w:rsidP="00FF6AC4">
      <w:pPr>
        <w:pStyle w:val="PargrafodaLista"/>
        <w:numPr>
          <w:ilvl w:val="0"/>
          <w:numId w:val="25"/>
        </w:numPr>
        <w:pBdr>
          <w:top w:val="nil"/>
          <w:left w:val="nil"/>
          <w:bottom w:val="nil"/>
          <w:right w:val="nil"/>
          <w:between w:val="nil"/>
        </w:pBdr>
        <w:spacing w:before="60" w:after="60"/>
        <w:jc w:val="both"/>
        <w:rPr>
          <w:rFonts w:ascii="Arial" w:hAnsi="Arial" w:cs="Arial"/>
          <w:b/>
          <w:color w:val="000000"/>
          <w:sz w:val="22"/>
          <w:szCs w:val="22"/>
        </w:rPr>
      </w:pPr>
      <w:r w:rsidRPr="00FF6AC4">
        <w:rPr>
          <w:rFonts w:ascii="Arial" w:hAnsi="Arial" w:cs="Arial"/>
          <w:b/>
          <w:sz w:val="22"/>
          <w:szCs w:val="22"/>
        </w:rPr>
        <w:t>Capítulo 4</w:t>
      </w:r>
      <w:r w:rsidRPr="00FF6AC4">
        <w:rPr>
          <w:rFonts w:ascii="Arial" w:hAnsi="Arial" w:cs="Arial"/>
          <w:color w:val="000000"/>
          <w:sz w:val="22"/>
          <w:szCs w:val="22"/>
        </w:rPr>
        <w:t xml:space="preserve"> – Descrição da interface com o usuário:</w:t>
      </w:r>
      <w:r w:rsidRPr="00FF6AC4">
        <w:rPr>
          <w:rFonts w:ascii="Arial" w:hAnsi="Arial" w:cs="Arial"/>
          <w:b/>
          <w:color w:val="000000"/>
          <w:sz w:val="22"/>
          <w:szCs w:val="22"/>
        </w:rPr>
        <w:t xml:space="preserve"> </w:t>
      </w:r>
      <w:r w:rsidRPr="00FF6AC4">
        <w:rPr>
          <w:rFonts w:ascii="Arial" w:hAnsi="Arial" w:cs="Arial"/>
          <w:color w:val="000000"/>
          <w:sz w:val="22"/>
          <w:szCs w:val="22"/>
        </w:rPr>
        <w:t>apresenta desenhos, figuras ou rascunhos de telas do sistema.</w:t>
      </w:r>
    </w:p>
    <w:p w14:paraId="29A17E06" w14:textId="77777777" w:rsidR="00C12931" w:rsidRPr="00FF6AC4" w:rsidRDefault="00980B52">
      <w:pPr>
        <w:pStyle w:val="Ttulo3"/>
        <w:numPr>
          <w:ilvl w:val="1"/>
          <w:numId w:val="3"/>
        </w:numPr>
        <w:rPr>
          <w:rFonts w:ascii="Arial" w:hAnsi="Arial"/>
        </w:rPr>
      </w:pPr>
      <w:bookmarkStart w:id="9" w:name="_Toc47637820"/>
      <w:r w:rsidRPr="00FF6AC4">
        <w:rPr>
          <w:rFonts w:ascii="Arial" w:hAnsi="Arial"/>
        </w:rPr>
        <w:t>Glossário, Siglas e Acrogramas</w:t>
      </w:r>
      <w:bookmarkEnd w:id="9"/>
    </w:p>
    <w:p w14:paraId="336C68DF" w14:textId="432FA803" w:rsidR="00C12931" w:rsidRPr="00FF6AC4" w:rsidRDefault="00980B52">
      <w:pPr>
        <w:spacing w:before="60" w:after="120"/>
        <w:jc w:val="both"/>
        <w:rPr>
          <w:rFonts w:cs="Arial"/>
          <w:szCs w:val="22"/>
        </w:rPr>
      </w:pPr>
      <w:r w:rsidRPr="00FF6AC4">
        <w:rPr>
          <w:rFonts w:cs="Arial"/>
          <w:b/>
          <w:i/>
          <w:szCs w:val="22"/>
        </w:rPr>
        <w:t xml:space="preserve">Apadrinhar - </w:t>
      </w:r>
      <w:r w:rsidRPr="00FF6AC4">
        <w:rPr>
          <w:rFonts w:cs="Arial"/>
          <w:szCs w:val="22"/>
        </w:rPr>
        <w:t>Fornecer recursos financeiros para a manutenção de um animal em posse de algum colaborador</w:t>
      </w:r>
      <w:r w:rsidR="007359E6" w:rsidRPr="00FF6AC4">
        <w:rPr>
          <w:rFonts w:cs="Arial"/>
          <w:szCs w:val="22"/>
        </w:rPr>
        <w:t>, ou auxílio no tange aos cuidados e responsabilidades para com o pet</w:t>
      </w:r>
      <w:r w:rsidRPr="00FF6AC4">
        <w:rPr>
          <w:rFonts w:cs="Arial"/>
          <w:szCs w:val="22"/>
        </w:rPr>
        <w:t>.</w:t>
      </w:r>
    </w:p>
    <w:p w14:paraId="610011CB" w14:textId="77777777" w:rsidR="00C12931" w:rsidRPr="00FF6AC4" w:rsidRDefault="00980B52">
      <w:pPr>
        <w:spacing w:before="60" w:after="120"/>
        <w:jc w:val="both"/>
        <w:rPr>
          <w:rFonts w:cs="Arial"/>
          <w:szCs w:val="22"/>
        </w:rPr>
      </w:pPr>
      <w:r w:rsidRPr="00FF6AC4">
        <w:rPr>
          <w:rFonts w:cs="Arial"/>
          <w:b/>
          <w:i/>
          <w:szCs w:val="22"/>
        </w:rPr>
        <w:t xml:space="preserve">Adotante - </w:t>
      </w:r>
      <w:r w:rsidRPr="00FF6AC4">
        <w:rPr>
          <w:rFonts w:cs="Arial"/>
          <w:szCs w:val="22"/>
        </w:rPr>
        <w:t>Nome dado ao usuário Friend que adotar algum animal.</w:t>
      </w:r>
    </w:p>
    <w:p w14:paraId="5AB79055" w14:textId="32DA173A" w:rsidR="00C12931" w:rsidRPr="00FF6AC4" w:rsidRDefault="00980B52">
      <w:pPr>
        <w:spacing w:before="60" w:after="120"/>
        <w:jc w:val="both"/>
        <w:rPr>
          <w:rFonts w:cs="Arial"/>
          <w:szCs w:val="22"/>
        </w:rPr>
      </w:pPr>
      <w:r w:rsidRPr="00FF6AC4">
        <w:rPr>
          <w:rFonts w:cs="Arial"/>
          <w:b/>
          <w:i/>
          <w:szCs w:val="22"/>
        </w:rPr>
        <w:t xml:space="preserve">Banir - </w:t>
      </w:r>
      <w:r w:rsidRPr="00FF6AC4">
        <w:rPr>
          <w:rFonts w:cs="Arial"/>
          <w:szCs w:val="22"/>
        </w:rPr>
        <w:t>Nome dado ao ato de excluir permanentemente um usuário do sistema e adicioná-lo à lista de rejeição que o impede de realizar um novo cadastro.</w:t>
      </w:r>
    </w:p>
    <w:p w14:paraId="4F28E2D2" w14:textId="73B9DEB7" w:rsidR="00C12931" w:rsidRPr="00FF6AC4" w:rsidRDefault="00980B52">
      <w:pPr>
        <w:spacing w:before="60" w:after="120"/>
        <w:jc w:val="both"/>
        <w:rPr>
          <w:rFonts w:cs="Arial"/>
          <w:szCs w:val="22"/>
        </w:rPr>
      </w:pPr>
      <w:r w:rsidRPr="00FF6AC4">
        <w:rPr>
          <w:rFonts w:cs="Arial"/>
          <w:b/>
          <w:i/>
          <w:szCs w:val="22"/>
        </w:rPr>
        <w:t xml:space="preserve">Banimento - </w:t>
      </w:r>
      <w:r w:rsidRPr="00FF6AC4">
        <w:rPr>
          <w:rFonts w:cs="Arial"/>
          <w:szCs w:val="22"/>
        </w:rPr>
        <w:t>Ato de banir um usuário.</w:t>
      </w:r>
    </w:p>
    <w:p w14:paraId="6E92793D" w14:textId="77777777" w:rsidR="00C12931" w:rsidRPr="00FF6AC4" w:rsidRDefault="00980B52">
      <w:pPr>
        <w:spacing w:before="60" w:after="120"/>
        <w:jc w:val="both"/>
        <w:rPr>
          <w:rFonts w:cs="Arial"/>
          <w:szCs w:val="22"/>
        </w:rPr>
      </w:pPr>
      <w:r w:rsidRPr="00FF6AC4">
        <w:rPr>
          <w:rFonts w:cs="Arial"/>
          <w:b/>
          <w:i/>
          <w:szCs w:val="22"/>
        </w:rPr>
        <w:t xml:space="preserve">Colaborador - </w:t>
      </w:r>
      <w:r w:rsidRPr="00FF6AC4">
        <w:rPr>
          <w:rFonts w:cs="Arial"/>
          <w:szCs w:val="22"/>
        </w:rPr>
        <w:t>Nome dado às ONGs ou lares temporários que abrigam animais.</w:t>
      </w:r>
    </w:p>
    <w:p w14:paraId="04420908" w14:textId="77777777" w:rsidR="00C12931" w:rsidRPr="00FF6AC4" w:rsidRDefault="00980B52">
      <w:pPr>
        <w:spacing w:before="60" w:after="120"/>
        <w:jc w:val="both"/>
        <w:rPr>
          <w:rFonts w:cs="Arial"/>
          <w:szCs w:val="22"/>
        </w:rPr>
      </w:pPr>
      <w:r w:rsidRPr="00FF6AC4">
        <w:rPr>
          <w:rFonts w:cs="Arial"/>
          <w:b/>
          <w:i/>
          <w:szCs w:val="22"/>
        </w:rPr>
        <w:t xml:space="preserve">Doador - </w:t>
      </w:r>
      <w:r w:rsidRPr="00FF6AC4">
        <w:rPr>
          <w:rFonts w:cs="Arial"/>
          <w:szCs w:val="22"/>
        </w:rPr>
        <w:t>Nome dado ao usuário Friend que disponibiliza um pet para adoção.</w:t>
      </w:r>
    </w:p>
    <w:p w14:paraId="746132B9" w14:textId="77777777" w:rsidR="00C12931" w:rsidRPr="00FF6AC4" w:rsidRDefault="00980B52">
      <w:pPr>
        <w:spacing w:before="60" w:after="120"/>
        <w:jc w:val="both"/>
        <w:rPr>
          <w:rFonts w:cs="Arial"/>
          <w:szCs w:val="22"/>
        </w:rPr>
      </w:pPr>
      <w:r w:rsidRPr="00FF6AC4">
        <w:rPr>
          <w:rFonts w:cs="Arial"/>
          <w:b/>
          <w:i/>
          <w:szCs w:val="22"/>
        </w:rPr>
        <w:t xml:space="preserve">Friend - </w:t>
      </w:r>
      <w:r w:rsidRPr="00FF6AC4">
        <w:rPr>
          <w:rFonts w:cs="Arial"/>
          <w:szCs w:val="22"/>
        </w:rPr>
        <w:t>Nome do usuário que utiliza o sistema para adotar, disponibilizar, apadrinhar um animal ou encontrar um parceiro ou colaborador.</w:t>
      </w:r>
    </w:p>
    <w:p w14:paraId="4FE3D399" w14:textId="77777777" w:rsidR="00C12931" w:rsidRPr="00FF6AC4" w:rsidRDefault="00980B52">
      <w:pPr>
        <w:spacing w:before="60" w:after="120"/>
        <w:jc w:val="both"/>
        <w:rPr>
          <w:rFonts w:cs="Arial"/>
          <w:szCs w:val="22"/>
        </w:rPr>
      </w:pPr>
      <w:r w:rsidRPr="00FF6AC4">
        <w:rPr>
          <w:rFonts w:cs="Arial"/>
          <w:b/>
          <w:i/>
          <w:szCs w:val="22"/>
        </w:rPr>
        <w:lastRenderedPageBreak/>
        <w:t xml:space="preserve">Logado - </w:t>
      </w:r>
      <w:r w:rsidRPr="00FF6AC4">
        <w:rPr>
          <w:rFonts w:cs="Arial"/>
          <w:szCs w:val="22"/>
        </w:rPr>
        <w:t>usuário autenticado no sistema com nome de usuário ou e-mail e senha previamente cadastrados no sistema.</w:t>
      </w:r>
    </w:p>
    <w:p w14:paraId="7239801A" w14:textId="77777777" w:rsidR="00C12931" w:rsidRPr="00FF6AC4" w:rsidRDefault="00980B52">
      <w:pPr>
        <w:spacing w:before="60" w:after="120"/>
        <w:jc w:val="both"/>
        <w:rPr>
          <w:rFonts w:cs="Arial"/>
          <w:szCs w:val="22"/>
        </w:rPr>
      </w:pPr>
      <w:r w:rsidRPr="00FF6AC4">
        <w:rPr>
          <w:rFonts w:cs="Arial"/>
          <w:b/>
          <w:i/>
          <w:szCs w:val="22"/>
        </w:rPr>
        <w:t xml:space="preserve">Padrinho - </w:t>
      </w:r>
      <w:r w:rsidRPr="00FF6AC4">
        <w:rPr>
          <w:rFonts w:cs="Arial"/>
          <w:szCs w:val="22"/>
        </w:rPr>
        <w:t>Quando um friend se disponibiliza a apadrinhar um animal ele se torna um padrinho do animal.</w:t>
      </w:r>
    </w:p>
    <w:p w14:paraId="22F45863" w14:textId="77777777" w:rsidR="00C12931" w:rsidRPr="00FF6AC4" w:rsidRDefault="00980B52">
      <w:pPr>
        <w:spacing w:before="60" w:after="120"/>
        <w:jc w:val="both"/>
        <w:rPr>
          <w:rFonts w:cs="Arial"/>
          <w:szCs w:val="22"/>
        </w:rPr>
      </w:pPr>
      <w:r w:rsidRPr="00FF6AC4">
        <w:rPr>
          <w:rFonts w:cs="Arial"/>
          <w:b/>
          <w:i/>
          <w:szCs w:val="22"/>
        </w:rPr>
        <w:t xml:space="preserve">Parceiro - </w:t>
      </w:r>
      <w:r w:rsidRPr="00FF6AC4">
        <w:rPr>
          <w:rFonts w:cs="Arial"/>
          <w:szCs w:val="22"/>
        </w:rPr>
        <w:t>Nome dos usuários responsáveis pela saúde dos animais (médicos e clínicas veterinárias).</w:t>
      </w:r>
    </w:p>
    <w:p w14:paraId="12EF9A05" w14:textId="77777777" w:rsidR="00C12931" w:rsidRPr="00FF6AC4" w:rsidRDefault="00980B52">
      <w:pPr>
        <w:spacing w:before="60" w:after="120"/>
        <w:jc w:val="both"/>
        <w:rPr>
          <w:rFonts w:cs="Arial"/>
          <w:szCs w:val="22"/>
        </w:rPr>
      </w:pPr>
      <w:r w:rsidRPr="00FF6AC4">
        <w:rPr>
          <w:rFonts w:cs="Arial"/>
          <w:b/>
          <w:i/>
          <w:szCs w:val="22"/>
        </w:rPr>
        <w:t xml:space="preserve">Pet - </w:t>
      </w:r>
      <w:r w:rsidRPr="00FF6AC4">
        <w:rPr>
          <w:rFonts w:cs="Arial"/>
          <w:szCs w:val="22"/>
        </w:rPr>
        <w:t>Nome do usuário que representa o perfil de um animal.</w:t>
      </w:r>
    </w:p>
    <w:p w14:paraId="0CF4734F" w14:textId="77777777" w:rsidR="00C12931" w:rsidRPr="00FF6AC4" w:rsidRDefault="00980B52">
      <w:pPr>
        <w:spacing w:before="60" w:after="120"/>
        <w:jc w:val="both"/>
        <w:rPr>
          <w:rFonts w:cs="Arial"/>
          <w:szCs w:val="22"/>
        </w:rPr>
      </w:pPr>
      <w:r w:rsidRPr="00FF6AC4">
        <w:rPr>
          <w:rFonts w:cs="Arial"/>
          <w:b/>
          <w:i/>
          <w:szCs w:val="22"/>
        </w:rPr>
        <w:t xml:space="preserve">Pet for Friend - </w:t>
      </w:r>
      <w:r w:rsidRPr="00FF6AC4">
        <w:rPr>
          <w:rFonts w:cs="Arial"/>
          <w:szCs w:val="22"/>
        </w:rPr>
        <w:t>Nome do sistema.</w:t>
      </w:r>
    </w:p>
    <w:p w14:paraId="18F847BD" w14:textId="77777777" w:rsidR="00C12931" w:rsidRPr="00FF6AC4" w:rsidRDefault="00C12931">
      <w:pPr>
        <w:pBdr>
          <w:top w:val="nil"/>
          <w:left w:val="nil"/>
          <w:bottom w:val="nil"/>
          <w:right w:val="nil"/>
          <w:between w:val="nil"/>
        </w:pBdr>
        <w:spacing w:before="60" w:after="60"/>
        <w:ind w:left="578"/>
        <w:jc w:val="both"/>
        <w:rPr>
          <w:rFonts w:cs="Arial"/>
          <w:color w:val="000000"/>
          <w:szCs w:val="22"/>
        </w:rPr>
      </w:pPr>
      <w:bookmarkStart w:id="10" w:name="_2s8eyo1" w:colFirst="0" w:colLast="0"/>
      <w:bookmarkEnd w:id="10"/>
    </w:p>
    <w:p w14:paraId="07E4CD51" w14:textId="77777777" w:rsidR="00C12931" w:rsidRPr="00FF6AC4" w:rsidRDefault="00980B52">
      <w:pPr>
        <w:pStyle w:val="Ttulo3"/>
        <w:numPr>
          <w:ilvl w:val="1"/>
          <w:numId w:val="3"/>
        </w:numPr>
        <w:rPr>
          <w:rFonts w:ascii="Arial" w:hAnsi="Arial"/>
        </w:rPr>
      </w:pPr>
      <w:bookmarkStart w:id="11" w:name="_Toc47637821"/>
      <w:r w:rsidRPr="00FF6AC4">
        <w:rPr>
          <w:rFonts w:ascii="Arial" w:hAnsi="Arial"/>
        </w:rPr>
        <w:t>Definições e Atributos de Requisitos</w:t>
      </w:r>
      <w:bookmarkEnd w:id="11"/>
    </w:p>
    <w:p w14:paraId="6FA563FB" w14:textId="77777777" w:rsidR="00C12931" w:rsidRPr="00FF6AC4" w:rsidRDefault="00980B52" w:rsidP="008017D4">
      <w:pPr>
        <w:keepNext/>
        <w:pBdr>
          <w:top w:val="nil"/>
          <w:left w:val="nil"/>
          <w:bottom w:val="nil"/>
          <w:right w:val="nil"/>
          <w:between w:val="nil"/>
        </w:pBdr>
        <w:spacing w:before="240" w:after="60"/>
        <w:rPr>
          <w:rFonts w:cs="Arial"/>
          <w:b/>
          <w:color w:val="000000"/>
          <w:sz w:val="24"/>
          <w:szCs w:val="24"/>
        </w:rPr>
      </w:pPr>
      <w:r w:rsidRPr="00FF6AC4">
        <w:rPr>
          <w:rFonts w:eastAsia="Arial" w:cs="Arial"/>
          <w:b/>
          <w:color w:val="000000"/>
          <w:sz w:val="24"/>
          <w:szCs w:val="24"/>
        </w:rPr>
        <w:t xml:space="preserve">Identificação dos Requisitos </w:t>
      </w:r>
    </w:p>
    <w:p w14:paraId="36F97FEE" w14:textId="3D1BA2AC" w:rsidR="00C12931" w:rsidRPr="00FF6AC4" w:rsidRDefault="00980B52" w:rsidP="008017D4">
      <w:pPr>
        <w:pBdr>
          <w:top w:val="nil"/>
          <w:left w:val="nil"/>
          <w:bottom w:val="nil"/>
          <w:right w:val="nil"/>
          <w:between w:val="nil"/>
        </w:pBdr>
        <w:spacing w:before="60" w:after="60"/>
        <w:jc w:val="both"/>
        <w:rPr>
          <w:rFonts w:cs="Arial"/>
          <w:color w:val="000000"/>
          <w:szCs w:val="22"/>
        </w:rPr>
      </w:pPr>
      <w:bookmarkStart w:id="12" w:name="_3rdcrjn" w:colFirst="0" w:colLast="0"/>
      <w:bookmarkEnd w:id="12"/>
      <w:r w:rsidRPr="00FF6AC4">
        <w:rPr>
          <w:rFonts w:cs="Arial"/>
          <w:color w:val="000000"/>
          <w:szCs w:val="22"/>
        </w:rPr>
        <w:t xml:space="preserve">RF é utilizado para identificar Requisitos Funcionais e NF é utilizado para identificar Requisitos Não Funcionais. Ambas siglas vem </w:t>
      </w:r>
      <w:r w:rsidRPr="00FF6AC4">
        <w:rPr>
          <w:rFonts w:cs="Arial"/>
          <w:szCs w:val="22"/>
        </w:rPr>
        <w:t>acompanhada</w:t>
      </w:r>
      <w:r w:rsidRPr="00FF6AC4">
        <w:rPr>
          <w:rFonts w:cs="Arial"/>
          <w:color w:val="000000"/>
          <w:szCs w:val="22"/>
        </w:rPr>
        <w:t xml:space="preserve"> de um número que é o identificador único do</w:t>
      </w:r>
      <w:r w:rsidR="007359E6" w:rsidRPr="00FF6AC4">
        <w:rPr>
          <w:rFonts w:cs="Arial"/>
          <w:color w:val="000000"/>
          <w:szCs w:val="22"/>
        </w:rPr>
        <w:t xml:space="preserve">s </w:t>
      </w:r>
      <w:r w:rsidRPr="00FF6AC4">
        <w:rPr>
          <w:rFonts w:cs="Arial"/>
          <w:color w:val="000000"/>
          <w:szCs w:val="22"/>
        </w:rPr>
        <w:t>requisito</w:t>
      </w:r>
      <w:r w:rsidRPr="00FF6AC4">
        <w:rPr>
          <w:rFonts w:cs="Arial"/>
          <w:szCs w:val="22"/>
        </w:rPr>
        <w:t>s e representado por esse número seguido por uma # para rastreabilidade no github.</w:t>
      </w:r>
      <w:r w:rsidRPr="00FF6AC4">
        <w:rPr>
          <w:rFonts w:cs="Arial"/>
          <w:color w:val="000000"/>
          <w:szCs w:val="22"/>
        </w:rPr>
        <w:t xml:space="preserve"> Por exemplo, o requisito [RF016] indica um requisito funcional de número #16.</w:t>
      </w:r>
    </w:p>
    <w:p w14:paraId="7D849C95" w14:textId="323811AF" w:rsidR="008017D4" w:rsidRPr="00FF6AC4" w:rsidRDefault="00980B52" w:rsidP="008017D4">
      <w:pPr>
        <w:keepNext/>
        <w:pBdr>
          <w:top w:val="nil"/>
          <w:left w:val="nil"/>
          <w:bottom w:val="nil"/>
          <w:right w:val="nil"/>
          <w:between w:val="nil"/>
        </w:pBdr>
        <w:spacing w:before="240" w:after="60"/>
        <w:rPr>
          <w:rFonts w:cs="Arial"/>
          <w:b/>
          <w:color w:val="000000"/>
          <w:sz w:val="24"/>
          <w:szCs w:val="24"/>
        </w:rPr>
      </w:pPr>
      <w:r w:rsidRPr="00FF6AC4">
        <w:rPr>
          <w:rFonts w:eastAsia="Arial" w:cs="Arial"/>
          <w:b/>
          <w:color w:val="000000"/>
          <w:sz w:val="24"/>
          <w:szCs w:val="24"/>
        </w:rPr>
        <w:t>Prioridades dos Requisitos</w:t>
      </w:r>
    </w:p>
    <w:p w14:paraId="45CCFE87" w14:textId="4C1ED83F" w:rsidR="008017D4" w:rsidRPr="00FF6AC4" w:rsidRDefault="008017D4" w:rsidP="008017D4">
      <w:pPr>
        <w:pStyle w:val="PargrafodaLista"/>
        <w:pBdr>
          <w:top w:val="nil"/>
          <w:left w:val="nil"/>
          <w:bottom w:val="nil"/>
          <w:right w:val="nil"/>
          <w:between w:val="nil"/>
        </w:pBdr>
        <w:spacing w:before="60" w:after="60"/>
        <w:ind w:left="0"/>
        <w:jc w:val="both"/>
        <w:rPr>
          <w:rFonts w:ascii="Arial" w:hAnsi="Arial" w:cs="Arial"/>
          <w:color w:val="000000"/>
          <w:sz w:val="22"/>
          <w:szCs w:val="22"/>
        </w:rPr>
      </w:pPr>
      <w:r w:rsidRPr="00FF6AC4">
        <w:rPr>
          <w:rFonts w:ascii="Arial" w:hAnsi="Arial" w:cs="Arial"/>
          <w:color w:val="000000"/>
          <w:sz w:val="22"/>
          <w:szCs w:val="22"/>
        </w:rPr>
        <w:t>Para estabelecer a prioridade dos requisitos foram adotadas as denominações “essencial”, “importante” e “desejável”.</w:t>
      </w:r>
    </w:p>
    <w:p w14:paraId="565AB743" w14:textId="77777777" w:rsidR="008017D4" w:rsidRPr="00FF6AC4" w:rsidRDefault="008017D4" w:rsidP="008017D4">
      <w:pPr>
        <w:pStyle w:val="PargrafodaLista"/>
        <w:pBdr>
          <w:top w:val="nil"/>
          <w:left w:val="nil"/>
          <w:bottom w:val="nil"/>
          <w:right w:val="nil"/>
          <w:between w:val="nil"/>
        </w:pBdr>
        <w:spacing w:before="60" w:after="60"/>
        <w:ind w:left="0"/>
        <w:jc w:val="both"/>
        <w:rPr>
          <w:rFonts w:ascii="Arial" w:hAnsi="Arial" w:cs="Arial"/>
          <w:color w:val="000000"/>
          <w:sz w:val="22"/>
          <w:szCs w:val="22"/>
        </w:rPr>
      </w:pPr>
    </w:p>
    <w:p w14:paraId="0DCAEA5A" w14:textId="3C8D480D" w:rsidR="008017D4" w:rsidRPr="00FF6AC4" w:rsidRDefault="00980B52" w:rsidP="008017D4">
      <w:pPr>
        <w:pStyle w:val="PargrafodaLista"/>
        <w:keepNext/>
        <w:numPr>
          <w:ilvl w:val="0"/>
          <w:numId w:val="24"/>
        </w:numPr>
        <w:pBdr>
          <w:top w:val="nil"/>
          <w:left w:val="nil"/>
          <w:bottom w:val="nil"/>
          <w:right w:val="nil"/>
          <w:between w:val="nil"/>
        </w:pBdr>
        <w:spacing w:before="240" w:after="60"/>
        <w:rPr>
          <w:rFonts w:ascii="Arial" w:hAnsi="Arial" w:cs="Arial"/>
          <w:b/>
          <w:color w:val="000000"/>
          <w:sz w:val="24"/>
          <w:szCs w:val="24"/>
        </w:rPr>
      </w:pPr>
      <w:r w:rsidRPr="00FF6AC4">
        <w:rPr>
          <w:rFonts w:ascii="Arial" w:hAnsi="Arial" w:cs="Arial"/>
          <w:b/>
          <w:color w:val="000000"/>
          <w:sz w:val="22"/>
          <w:szCs w:val="22"/>
        </w:rPr>
        <w:t xml:space="preserve">Essencial </w:t>
      </w:r>
      <w:r w:rsidRPr="00FF6AC4">
        <w:rPr>
          <w:rFonts w:ascii="Arial" w:hAnsi="Arial" w:cs="Arial"/>
          <w:color w:val="000000"/>
          <w:sz w:val="22"/>
          <w:szCs w:val="22"/>
        </w:rPr>
        <w:t>é o requisito sem o qual o sistema não entra em funcionamento. Requisitos essenciais são requisitos imprescindíveis, que têm que ser implementados impreterivelmente.</w:t>
      </w:r>
    </w:p>
    <w:p w14:paraId="1311EDE5" w14:textId="77777777" w:rsidR="008017D4" w:rsidRPr="00FF6AC4" w:rsidRDefault="008017D4" w:rsidP="008017D4">
      <w:pPr>
        <w:pStyle w:val="PargrafodaLista"/>
        <w:keepNext/>
        <w:pBdr>
          <w:top w:val="nil"/>
          <w:left w:val="nil"/>
          <w:bottom w:val="nil"/>
          <w:right w:val="nil"/>
          <w:between w:val="nil"/>
        </w:pBdr>
        <w:spacing w:before="240" w:after="60"/>
        <w:rPr>
          <w:rFonts w:ascii="Arial" w:hAnsi="Arial" w:cs="Arial"/>
          <w:b/>
          <w:color w:val="000000"/>
          <w:sz w:val="24"/>
          <w:szCs w:val="24"/>
        </w:rPr>
      </w:pPr>
    </w:p>
    <w:p w14:paraId="530CE023" w14:textId="77777777" w:rsidR="008017D4" w:rsidRPr="00FF6AC4" w:rsidRDefault="00980B52" w:rsidP="008017D4">
      <w:pPr>
        <w:pStyle w:val="PargrafodaLista"/>
        <w:keepNext/>
        <w:numPr>
          <w:ilvl w:val="0"/>
          <w:numId w:val="24"/>
        </w:numPr>
        <w:pBdr>
          <w:top w:val="nil"/>
          <w:left w:val="nil"/>
          <w:bottom w:val="nil"/>
          <w:right w:val="nil"/>
          <w:between w:val="nil"/>
        </w:pBdr>
        <w:spacing w:before="240" w:after="60"/>
        <w:rPr>
          <w:rFonts w:ascii="Arial" w:hAnsi="Arial" w:cs="Arial"/>
          <w:b/>
          <w:color w:val="000000"/>
          <w:sz w:val="24"/>
          <w:szCs w:val="24"/>
        </w:rPr>
      </w:pPr>
      <w:r w:rsidRPr="00FF6AC4">
        <w:rPr>
          <w:rFonts w:ascii="Arial" w:hAnsi="Arial" w:cs="Arial"/>
          <w:b/>
          <w:color w:val="000000"/>
          <w:sz w:val="22"/>
          <w:szCs w:val="22"/>
        </w:rPr>
        <w:t xml:space="preserve">Importante </w:t>
      </w:r>
      <w:r w:rsidRPr="00FF6AC4">
        <w:rPr>
          <w:rFonts w:ascii="Arial" w:hAnsi="Arial" w:cs="Arial"/>
          <w:color w:val="000000"/>
          <w:sz w:val="22"/>
          <w:szCs w:val="22"/>
        </w:rPr>
        <w:t>é o requisito sem o qual o sistema entra em funcionamento, mas de forma não satisfatória. Requisitos importantes devem ser implementados, mas, se não forem, o sistema poderá ser implantado e usado mesmo assim.</w:t>
      </w:r>
      <w:bookmarkStart w:id="13" w:name="_26in1rg" w:colFirst="0" w:colLast="0"/>
      <w:bookmarkEnd w:id="13"/>
    </w:p>
    <w:p w14:paraId="2FFF6D8A" w14:textId="77777777" w:rsidR="008017D4" w:rsidRPr="00FF6AC4" w:rsidRDefault="008017D4" w:rsidP="008017D4">
      <w:pPr>
        <w:pStyle w:val="PargrafodaLista"/>
        <w:rPr>
          <w:rFonts w:ascii="Arial" w:hAnsi="Arial" w:cs="Arial"/>
          <w:b/>
          <w:color w:val="000000"/>
          <w:sz w:val="22"/>
          <w:szCs w:val="22"/>
        </w:rPr>
      </w:pPr>
    </w:p>
    <w:p w14:paraId="61E15DEF" w14:textId="1207DF44" w:rsidR="00C12931" w:rsidRPr="00FF6AC4" w:rsidRDefault="00980B52" w:rsidP="008017D4">
      <w:pPr>
        <w:pStyle w:val="PargrafodaLista"/>
        <w:keepNext/>
        <w:numPr>
          <w:ilvl w:val="0"/>
          <w:numId w:val="24"/>
        </w:numPr>
        <w:pBdr>
          <w:top w:val="nil"/>
          <w:left w:val="nil"/>
          <w:bottom w:val="nil"/>
          <w:right w:val="nil"/>
          <w:between w:val="nil"/>
        </w:pBdr>
        <w:spacing w:before="240" w:after="60"/>
        <w:rPr>
          <w:rFonts w:ascii="Arial" w:hAnsi="Arial" w:cs="Arial"/>
          <w:b/>
          <w:color w:val="000000"/>
          <w:sz w:val="24"/>
          <w:szCs w:val="24"/>
        </w:rPr>
      </w:pPr>
      <w:r w:rsidRPr="00FF6AC4">
        <w:rPr>
          <w:rFonts w:ascii="Arial" w:hAnsi="Arial" w:cs="Arial"/>
          <w:b/>
          <w:color w:val="000000"/>
          <w:sz w:val="22"/>
          <w:szCs w:val="22"/>
        </w:rPr>
        <w:t>Desejável</w:t>
      </w:r>
      <w:r w:rsidRPr="00FF6AC4">
        <w:rPr>
          <w:rFonts w:ascii="Arial" w:hAnsi="Arial" w:cs="Arial"/>
          <w:color w:val="000000"/>
          <w:sz w:val="22"/>
          <w:szCs w:val="22"/>
        </w:rPr>
        <w:t xml:space="preserve"> é o requisito que não compromete as funcionalidades básicas do sistema, isto é, o sistema pode funcionar de forma satisfatória sem ele. Requisitos desejáveis são requisitos que podem ser deixados para versões posteriores do sistema, caso não haja tempo hábil para implementá-los na versão que está sendo especificada.</w:t>
      </w:r>
    </w:p>
    <w:p w14:paraId="1DDD9190" w14:textId="77777777" w:rsidR="00C12931" w:rsidRPr="00FF6AC4" w:rsidRDefault="00980B52">
      <w:pPr>
        <w:pStyle w:val="Ttulo3"/>
        <w:rPr>
          <w:rFonts w:ascii="Arial" w:hAnsi="Arial"/>
        </w:rPr>
      </w:pPr>
      <w:bookmarkStart w:id="14" w:name="_Toc47637822"/>
      <w:r w:rsidRPr="00FF6AC4">
        <w:rPr>
          <w:rFonts w:ascii="Arial" w:hAnsi="Arial"/>
        </w:rPr>
        <w:t>Formulários coletados</w:t>
      </w:r>
      <w:bookmarkEnd w:id="14"/>
    </w:p>
    <w:p w14:paraId="5825FED4" w14:textId="02C73844" w:rsidR="00C12931" w:rsidRPr="00FF6AC4" w:rsidRDefault="00980B52">
      <w:pPr>
        <w:pBdr>
          <w:top w:val="nil"/>
          <w:left w:val="nil"/>
          <w:bottom w:val="nil"/>
          <w:right w:val="nil"/>
          <w:between w:val="nil"/>
        </w:pBdr>
        <w:spacing w:before="60" w:after="60"/>
        <w:ind w:left="578"/>
        <w:jc w:val="both"/>
        <w:rPr>
          <w:rFonts w:cs="Arial"/>
          <w:color w:val="000000"/>
          <w:szCs w:val="22"/>
        </w:rPr>
      </w:pPr>
      <w:r w:rsidRPr="00FF6AC4">
        <w:rPr>
          <w:rFonts w:cs="Arial"/>
          <w:color w:val="000000"/>
          <w:szCs w:val="22"/>
        </w:rPr>
        <w:t xml:space="preserve">Os documentos relacionados abaixo estão </w:t>
      </w:r>
      <w:r w:rsidR="000C1CA3" w:rsidRPr="00FF6AC4">
        <w:rPr>
          <w:rFonts w:cs="Arial"/>
          <w:color w:val="000000"/>
          <w:szCs w:val="22"/>
        </w:rPr>
        <w:t>à</w:t>
      </w:r>
      <w:r w:rsidRPr="00FF6AC4">
        <w:rPr>
          <w:rFonts w:cs="Arial"/>
          <w:color w:val="000000"/>
          <w:szCs w:val="22"/>
        </w:rPr>
        <w:t xml:space="preserve"> disposição no anexo deste documento. Os campos </w:t>
      </w:r>
      <w:r w:rsidRPr="00FF6AC4">
        <w:rPr>
          <w:rFonts w:cs="Arial"/>
          <w:szCs w:val="22"/>
        </w:rPr>
        <w:t>em</w:t>
      </w:r>
      <w:r w:rsidRPr="00FF6AC4">
        <w:rPr>
          <w:rFonts w:cs="Arial"/>
          <w:color w:val="000000"/>
          <w:szCs w:val="22"/>
        </w:rPr>
        <w:t xml:space="preserve"> </w:t>
      </w:r>
      <w:r w:rsidRPr="00FF6AC4">
        <w:rPr>
          <w:rFonts w:cs="Arial"/>
          <w:szCs w:val="22"/>
        </w:rPr>
        <w:t>vermelho</w:t>
      </w:r>
      <w:r w:rsidRPr="00FF6AC4">
        <w:rPr>
          <w:rFonts w:cs="Arial"/>
          <w:color w:val="000000"/>
          <w:szCs w:val="22"/>
        </w:rPr>
        <w:t xml:space="preserve"> não são </w:t>
      </w:r>
      <w:r w:rsidRPr="00FF6AC4">
        <w:rPr>
          <w:rFonts w:cs="Arial"/>
          <w:szCs w:val="22"/>
        </w:rPr>
        <w:t>necessários</w:t>
      </w:r>
      <w:r w:rsidRPr="00FF6AC4">
        <w:rPr>
          <w:rFonts w:cs="Arial"/>
          <w:color w:val="000000"/>
          <w:szCs w:val="22"/>
        </w:rPr>
        <w:t xml:space="preserve">. Os campos </w:t>
      </w:r>
      <w:r w:rsidRPr="00FF6AC4">
        <w:rPr>
          <w:rFonts w:cs="Arial"/>
          <w:szCs w:val="22"/>
        </w:rPr>
        <w:t>em</w:t>
      </w:r>
      <w:r w:rsidRPr="00FF6AC4">
        <w:rPr>
          <w:rFonts w:cs="Arial"/>
          <w:color w:val="000000"/>
          <w:szCs w:val="22"/>
        </w:rPr>
        <w:t xml:space="preserve"> azul são campos que precisam ser acrescentados ao </w:t>
      </w:r>
      <w:r w:rsidRPr="00FF6AC4">
        <w:rPr>
          <w:rFonts w:cs="Arial"/>
          <w:szCs w:val="22"/>
        </w:rPr>
        <w:t>formulário</w:t>
      </w:r>
      <w:r w:rsidRPr="00FF6AC4">
        <w:rPr>
          <w:rFonts w:cs="Arial"/>
          <w:color w:val="000000"/>
          <w:szCs w:val="22"/>
        </w:rPr>
        <w:t>. Os demais campos sem qualquer marcação devem fazer parte do sistema.</w:t>
      </w:r>
    </w:p>
    <w:p w14:paraId="44ADE9BA" w14:textId="77777777" w:rsidR="00C12931" w:rsidRPr="00FF6AC4" w:rsidRDefault="00980B52">
      <w:pPr>
        <w:numPr>
          <w:ilvl w:val="0"/>
          <w:numId w:val="9"/>
        </w:numPr>
        <w:pBdr>
          <w:top w:val="nil"/>
          <w:left w:val="nil"/>
          <w:bottom w:val="nil"/>
          <w:right w:val="nil"/>
          <w:between w:val="nil"/>
        </w:pBdr>
        <w:spacing w:before="240" w:after="120"/>
        <w:rPr>
          <w:rFonts w:cs="Arial"/>
          <w:color w:val="000000"/>
          <w:szCs w:val="22"/>
        </w:rPr>
      </w:pPr>
      <w:r w:rsidRPr="00FF6AC4">
        <w:rPr>
          <w:rFonts w:cs="Arial"/>
          <w:color w:val="000000"/>
          <w:szCs w:val="22"/>
        </w:rPr>
        <w:t xml:space="preserve">Cadastro de </w:t>
      </w:r>
      <w:r w:rsidRPr="00FF6AC4">
        <w:rPr>
          <w:rFonts w:cs="Arial"/>
          <w:szCs w:val="22"/>
        </w:rPr>
        <w:t>Pet</w:t>
      </w:r>
      <w:r w:rsidRPr="00FF6AC4">
        <w:rPr>
          <w:rFonts w:cs="Arial"/>
          <w:color w:val="000000"/>
          <w:szCs w:val="22"/>
        </w:rPr>
        <w:t xml:space="preserve">: </w:t>
      </w:r>
      <w:r w:rsidRPr="00FF6AC4">
        <w:rPr>
          <w:rFonts w:cs="Arial"/>
          <w:szCs w:val="22"/>
        </w:rPr>
        <w:t>Anexo_I_Cad_Pet</w:t>
      </w:r>
    </w:p>
    <w:p w14:paraId="5EEC4ED3" w14:textId="77777777" w:rsidR="00C12931" w:rsidRPr="00FF6AC4" w:rsidRDefault="00980B52">
      <w:pPr>
        <w:numPr>
          <w:ilvl w:val="0"/>
          <w:numId w:val="9"/>
        </w:numPr>
        <w:pBdr>
          <w:top w:val="nil"/>
          <w:left w:val="nil"/>
          <w:bottom w:val="nil"/>
          <w:right w:val="nil"/>
          <w:between w:val="nil"/>
        </w:pBdr>
        <w:spacing w:before="240" w:after="120"/>
        <w:rPr>
          <w:rFonts w:cs="Arial"/>
          <w:color w:val="000000"/>
          <w:szCs w:val="22"/>
        </w:rPr>
      </w:pPr>
      <w:r w:rsidRPr="00FF6AC4">
        <w:rPr>
          <w:rFonts w:cs="Arial"/>
          <w:color w:val="000000"/>
          <w:szCs w:val="22"/>
        </w:rPr>
        <w:t xml:space="preserve">Cadastro de </w:t>
      </w:r>
      <w:r w:rsidRPr="00FF6AC4">
        <w:rPr>
          <w:rFonts w:cs="Arial"/>
          <w:szCs w:val="22"/>
        </w:rPr>
        <w:t>Parceiro</w:t>
      </w:r>
      <w:r w:rsidRPr="00FF6AC4">
        <w:rPr>
          <w:rFonts w:cs="Arial"/>
          <w:color w:val="000000"/>
          <w:szCs w:val="22"/>
        </w:rPr>
        <w:t>: Anexo_II_Cad_Parceiro</w:t>
      </w:r>
    </w:p>
    <w:p w14:paraId="2A98CEB8" w14:textId="60BADC82" w:rsidR="00C12931" w:rsidRPr="00FF6AC4" w:rsidRDefault="00980B52">
      <w:pPr>
        <w:numPr>
          <w:ilvl w:val="0"/>
          <w:numId w:val="9"/>
        </w:numPr>
        <w:pBdr>
          <w:top w:val="nil"/>
          <w:left w:val="nil"/>
          <w:bottom w:val="nil"/>
          <w:right w:val="nil"/>
          <w:between w:val="nil"/>
        </w:pBdr>
        <w:spacing w:before="240" w:after="120"/>
        <w:rPr>
          <w:rFonts w:cs="Arial"/>
          <w:szCs w:val="22"/>
        </w:rPr>
      </w:pPr>
      <w:r w:rsidRPr="00FF6AC4">
        <w:rPr>
          <w:rFonts w:cs="Arial"/>
          <w:szCs w:val="22"/>
        </w:rPr>
        <w:t>Cadastro de Colaborador: Anexo_III_Cad</w:t>
      </w:r>
      <w:r w:rsidR="000C1CA3">
        <w:rPr>
          <w:rFonts w:cs="Arial"/>
          <w:szCs w:val="22"/>
        </w:rPr>
        <w:t>_</w:t>
      </w:r>
      <w:r w:rsidRPr="00FF6AC4">
        <w:rPr>
          <w:rFonts w:cs="Arial"/>
          <w:szCs w:val="22"/>
        </w:rPr>
        <w:t>Colaborador</w:t>
      </w:r>
    </w:p>
    <w:p w14:paraId="433F290F" w14:textId="77777777" w:rsidR="00C12931" w:rsidRPr="00FF6AC4" w:rsidRDefault="00980B52">
      <w:pPr>
        <w:numPr>
          <w:ilvl w:val="0"/>
          <w:numId w:val="9"/>
        </w:numPr>
        <w:pBdr>
          <w:top w:val="nil"/>
          <w:left w:val="nil"/>
          <w:bottom w:val="nil"/>
          <w:right w:val="nil"/>
          <w:between w:val="nil"/>
        </w:pBdr>
        <w:spacing w:before="240" w:after="120"/>
        <w:rPr>
          <w:rFonts w:cs="Arial"/>
          <w:szCs w:val="22"/>
        </w:rPr>
      </w:pPr>
      <w:r w:rsidRPr="00FF6AC4">
        <w:rPr>
          <w:rFonts w:cs="Arial"/>
          <w:szCs w:val="22"/>
        </w:rPr>
        <w:t>Instruções de Acessibilidade: Anexo_Acessibilidade</w:t>
      </w:r>
    </w:p>
    <w:p w14:paraId="54CC1BAC" w14:textId="77777777" w:rsidR="00C12931" w:rsidRPr="00FF6AC4" w:rsidRDefault="00C12931">
      <w:pPr>
        <w:pBdr>
          <w:top w:val="nil"/>
          <w:left w:val="nil"/>
          <w:bottom w:val="nil"/>
          <w:right w:val="nil"/>
          <w:between w:val="nil"/>
        </w:pBdr>
        <w:spacing w:before="240" w:after="120"/>
        <w:rPr>
          <w:rFonts w:cs="Arial"/>
          <w:color w:val="000000"/>
          <w:szCs w:val="22"/>
        </w:rPr>
        <w:sectPr w:rsidR="00C12931" w:rsidRPr="00FF6AC4">
          <w:headerReference w:type="even" r:id="rId11"/>
          <w:headerReference w:type="default" r:id="rId12"/>
          <w:pgSz w:w="11909" w:h="16834"/>
          <w:pgMar w:top="1440" w:right="1440" w:bottom="1440" w:left="1440" w:header="720" w:footer="720" w:gutter="0"/>
          <w:pgNumType w:start="1"/>
          <w:cols w:space="720" w:equalWidth="0">
            <w:col w:w="8838"/>
          </w:cols>
        </w:sectPr>
      </w:pPr>
      <w:bookmarkStart w:id="15" w:name="_35nkun2" w:colFirst="0" w:colLast="0"/>
      <w:bookmarkEnd w:id="15"/>
    </w:p>
    <w:p w14:paraId="354E7060" w14:textId="77777777" w:rsidR="00C12931" w:rsidRPr="00FF6AC4" w:rsidRDefault="00C12931">
      <w:pPr>
        <w:keepNext/>
        <w:pBdr>
          <w:top w:val="nil"/>
          <w:left w:val="nil"/>
          <w:bottom w:val="nil"/>
          <w:right w:val="nil"/>
          <w:between w:val="nil"/>
        </w:pBdr>
        <w:spacing w:after="480"/>
        <w:jc w:val="right"/>
        <w:rPr>
          <w:rFonts w:eastAsia="Arial" w:cs="Arial"/>
          <w:b/>
          <w:color w:val="000000"/>
          <w:sz w:val="24"/>
          <w:szCs w:val="24"/>
        </w:rPr>
      </w:pPr>
    </w:p>
    <w:p w14:paraId="1D39D304" w14:textId="77777777" w:rsidR="00C12931" w:rsidRPr="00FF6AC4" w:rsidRDefault="00980B52">
      <w:pPr>
        <w:pStyle w:val="Ttulo1"/>
        <w:ind w:left="578"/>
        <w:jc w:val="right"/>
        <w:rPr>
          <w:rFonts w:ascii="Arial" w:eastAsia="Arial" w:hAnsi="Arial" w:cs="Arial"/>
        </w:rPr>
      </w:pPr>
      <w:bookmarkStart w:id="16" w:name="_Toc47637823"/>
      <w:r w:rsidRPr="00FF6AC4">
        <w:rPr>
          <w:rFonts w:ascii="Arial" w:eastAsia="Arial" w:hAnsi="Arial" w:cs="Arial"/>
        </w:rPr>
        <w:t>Capítulo 1</w:t>
      </w:r>
      <w:bookmarkEnd w:id="16"/>
    </w:p>
    <w:p w14:paraId="4E610683" w14:textId="77777777" w:rsidR="00C12931" w:rsidRPr="00FF6AC4" w:rsidRDefault="00980B52">
      <w:pPr>
        <w:pStyle w:val="Ttulo2"/>
        <w:numPr>
          <w:ilvl w:val="0"/>
          <w:numId w:val="3"/>
        </w:numPr>
      </w:pPr>
      <w:bookmarkStart w:id="17" w:name="_Toc47637824"/>
      <w:r w:rsidRPr="00FF6AC4">
        <w:t>Descrição geral do sistema</w:t>
      </w:r>
      <w:bookmarkEnd w:id="17"/>
    </w:p>
    <w:p w14:paraId="7B43A30F" w14:textId="77777777" w:rsidR="00C12931" w:rsidRPr="00FF6AC4" w:rsidRDefault="00980B52">
      <w:pPr>
        <w:pBdr>
          <w:top w:val="nil"/>
          <w:left w:val="nil"/>
          <w:bottom w:val="nil"/>
          <w:right w:val="nil"/>
          <w:between w:val="nil"/>
        </w:pBdr>
        <w:spacing w:before="60" w:after="60"/>
        <w:ind w:left="578"/>
        <w:jc w:val="both"/>
        <w:rPr>
          <w:rFonts w:cs="Arial"/>
          <w:color w:val="000000"/>
          <w:szCs w:val="22"/>
        </w:rPr>
      </w:pPr>
      <w:r w:rsidRPr="00FF6AC4">
        <w:rPr>
          <w:rFonts w:cs="Arial"/>
          <w:szCs w:val="22"/>
        </w:rPr>
        <w:t xml:space="preserve">O Sistema Pet for Friend, é uma plataforma desenvolvida para auxiliar o processo de adoção de animais com algum tipo de deficiência por pessoas que também possuem algum tipo de deficiência ou não. Para isso precisamos contar com uma plataforma acessível, nos mais amplos sentidos, de forma segura e confiável que permita a adoção e o apadrinhamento de animais em situação de vulnerabilidade. O sistema deverá em breve ser independente de outros sistemas e conectado à internet. Inicialmente o sistema funciona com o auxílio de um navegador web e com conectividade local. </w:t>
      </w:r>
    </w:p>
    <w:p w14:paraId="6CD35DA0" w14:textId="77777777" w:rsidR="00C12931" w:rsidRPr="00FF6AC4" w:rsidRDefault="00C12931">
      <w:pPr>
        <w:pBdr>
          <w:top w:val="nil"/>
          <w:left w:val="nil"/>
          <w:bottom w:val="nil"/>
          <w:right w:val="nil"/>
          <w:between w:val="nil"/>
        </w:pBdr>
        <w:spacing w:before="60" w:after="60"/>
        <w:ind w:left="578"/>
        <w:jc w:val="both"/>
        <w:rPr>
          <w:rFonts w:cs="Arial"/>
          <w:color w:val="000000"/>
          <w:szCs w:val="22"/>
        </w:rPr>
      </w:pPr>
      <w:bookmarkStart w:id="18" w:name="_2jxsxqh" w:colFirst="0" w:colLast="0"/>
      <w:bookmarkEnd w:id="18"/>
    </w:p>
    <w:p w14:paraId="03BBA19D" w14:textId="77777777" w:rsidR="00C12931" w:rsidRPr="00FF6AC4" w:rsidRDefault="00980B52">
      <w:pPr>
        <w:pStyle w:val="Ttulo3"/>
        <w:numPr>
          <w:ilvl w:val="1"/>
          <w:numId w:val="3"/>
        </w:numPr>
        <w:rPr>
          <w:rFonts w:ascii="Arial" w:hAnsi="Arial"/>
        </w:rPr>
      </w:pPr>
      <w:bookmarkStart w:id="19" w:name="_Toc47637825"/>
      <w:r w:rsidRPr="00FF6AC4">
        <w:rPr>
          <w:rFonts w:ascii="Arial" w:hAnsi="Arial"/>
        </w:rPr>
        <w:t>Abrangência e sistemas relacionados</w:t>
      </w:r>
      <w:bookmarkEnd w:id="19"/>
    </w:p>
    <w:p w14:paraId="5033B975" w14:textId="63015DB1" w:rsidR="00C12931" w:rsidRPr="00FF6AC4" w:rsidRDefault="00980B52">
      <w:pPr>
        <w:pBdr>
          <w:top w:val="nil"/>
          <w:left w:val="nil"/>
          <w:bottom w:val="nil"/>
          <w:right w:val="nil"/>
          <w:between w:val="nil"/>
        </w:pBdr>
        <w:spacing w:before="60" w:after="60"/>
        <w:ind w:left="578"/>
        <w:jc w:val="both"/>
        <w:rPr>
          <w:rFonts w:cs="Arial"/>
          <w:szCs w:val="22"/>
        </w:rPr>
      </w:pPr>
      <w:r w:rsidRPr="00FF6AC4">
        <w:rPr>
          <w:rFonts w:cs="Arial"/>
          <w:szCs w:val="22"/>
        </w:rPr>
        <w:t>O sistema deve desempenhar algumas funções abaixo referenciadas com o identificador seguido de uma sequência numérica de 2 dígitos [UR01] seguido de sua funcionalidade, onde os itens em vermelho não devem fazer parte no momento ou serão implementadas em breve, e os elementos azuis são referentes aos relacionamentos entre sistemas:</w:t>
      </w:r>
    </w:p>
    <w:p w14:paraId="46743222" w14:textId="77777777" w:rsidR="00FF6AC4" w:rsidRPr="00FF6AC4" w:rsidRDefault="00FF6AC4">
      <w:pPr>
        <w:pBdr>
          <w:top w:val="nil"/>
          <w:left w:val="nil"/>
          <w:bottom w:val="nil"/>
          <w:right w:val="nil"/>
          <w:between w:val="nil"/>
        </w:pBdr>
        <w:spacing w:before="60" w:after="60"/>
        <w:ind w:left="578"/>
        <w:jc w:val="both"/>
        <w:rPr>
          <w:rFonts w:cs="Arial"/>
          <w:szCs w:val="22"/>
        </w:rPr>
      </w:pPr>
    </w:p>
    <w:p w14:paraId="6B5EAAE6" w14:textId="77777777" w:rsidR="00C12931" w:rsidRPr="00FF6AC4" w:rsidRDefault="00980B52" w:rsidP="00FF6AC4">
      <w:pPr>
        <w:rPr>
          <w:rFonts w:cs="Arial"/>
        </w:rPr>
      </w:pPr>
      <w:bookmarkStart w:id="20" w:name="_Toc47637826"/>
      <w:r w:rsidRPr="00FF6AC4">
        <w:rPr>
          <w:rFonts w:cs="Arial"/>
        </w:rPr>
        <w:t>UR01 - O sistema deve permitir que um novo usuário visite algumas páginas até realizar o cadastro;</w:t>
      </w:r>
      <w:bookmarkEnd w:id="20"/>
    </w:p>
    <w:p w14:paraId="29CF1AE3" w14:textId="77777777" w:rsidR="00C12931" w:rsidRPr="00FF6AC4" w:rsidRDefault="00980B52" w:rsidP="00FF6AC4">
      <w:pPr>
        <w:rPr>
          <w:rFonts w:cs="Arial"/>
        </w:rPr>
      </w:pPr>
      <w:bookmarkStart w:id="21" w:name="_Toc47637827"/>
      <w:r w:rsidRPr="00FF6AC4">
        <w:rPr>
          <w:rFonts w:cs="Arial"/>
        </w:rPr>
        <w:t>UR02 - O sistema deve permitir o cadastro de novo usuário;</w:t>
      </w:r>
      <w:bookmarkEnd w:id="21"/>
    </w:p>
    <w:p w14:paraId="09474E82" w14:textId="77777777" w:rsidR="00C12931" w:rsidRPr="00FF6AC4" w:rsidRDefault="00980B52" w:rsidP="00FF6AC4">
      <w:pPr>
        <w:rPr>
          <w:rFonts w:cs="Arial"/>
        </w:rPr>
      </w:pPr>
      <w:bookmarkStart w:id="22" w:name="_Toc47637828"/>
      <w:r w:rsidRPr="00FF6AC4">
        <w:rPr>
          <w:rFonts w:cs="Arial"/>
        </w:rPr>
        <w:t>UR03- O sistema deve permitir o cadastro de novo animal;</w:t>
      </w:r>
      <w:bookmarkEnd w:id="22"/>
    </w:p>
    <w:p w14:paraId="0F9B951D" w14:textId="77777777" w:rsidR="00C12931" w:rsidRPr="00FF6AC4" w:rsidRDefault="00980B52" w:rsidP="00FF6AC4">
      <w:pPr>
        <w:rPr>
          <w:rFonts w:cs="Arial"/>
        </w:rPr>
      </w:pPr>
      <w:bookmarkStart w:id="23" w:name="_Toc47637829"/>
      <w:r w:rsidRPr="00FF6AC4">
        <w:rPr>
          <w:rFonts w:cs="Arial"/>
        </w:rPr>
        <w:t>UR04- O sistema deve permitir o cadastro de um novo colaborador;</w:t>
      </w:r>
      <w:bookmarkEnd w:id="23"/>
    </w:p>
    <w:p w14:paraId="5EB442BD" w14:textId="77777777" w:rsidR="00C12931" w:rsidRPr="00FF6AC4" w:rsidRDefault="00980B52" w:rsidP="00FF6AC4">
      <w:pPr>
        <w:rPr>
          <w:rFonts w:cs="Arial"/>
        </w:rPr>
      </w:pPr>
      <w:bookmarkStart w:id="24" w:name="_Toc47637830"/>
      <w:r w:rsidRPr="00FF6AC4">
        <w:rPr>
          <w:rFonts w:cs="Arial"/>
        </w:rPr>
        <w:t>UR05- O sistema deve permitir o cadastro de um novo parceiro;</w:t>
      </w:r>
      <w:bookmarkEnd w:id="24"/>
    </w:p>
    <w:p w14:paraId="44713842" w14:textId="77777777" w:rsidR="00C12931" w:rsidRPr="00FF6AC4" w:rsidRDefault="00980B52" w:rsidP="00FF6AC4">
      <w:pPr>
        <w:rPr>
          <w:rFonts w:cs="Arial"/>
        </w:rPr>
      </w:pPr>
      <w:bookmarkStart w:id="25" w:name="_Toc47637831"/>
      <w:r w:rsidRPr="00FF6AC4">
        <w:rPr>
          <w:rFonts w:cs="Arial"/>
        </w:rPr>
        <w:t>UR06- O sistema deve permitir que animais sejam adotados;</w:t>
      </w:r>
      <w:bookmarkEnd w:id="25"/>
    </w:p>
    <w:p w14:paraId="46880F86" w14:textId="77777777" w:rsidR="00C12931" w:rsidRPr="00FF6AC4" w:rsidRDefault="00980B52" w:rsidP="00FF6AC4">
      <w:pPr>
        <w:rPr>
          <w:rFonts w:cs="Arial"/>
        </w:rPr>
      </w:pPr>
      <w:bookmarkStart w:id="26" w:name="_Toc47637832"/>
      <w:r w:rsidRPr="00FF6AC4">
        <w:rPr>
          <w:rFonts w:cs="Arial"/>
        </w:rPr>
        <w:t>UR07- O sistema deve permitir que animais sejam apadrinhados;</w:t>
      </w:r>
      <w:bookmarkEnd w:id="26"/>
    </w:p>
    <w:p w14:paraId="6CC84F75" w14:textId="77777777" w:rsidR="00C12931" w:rsidRPr="00FF6AC4" w:rsidRDefault="00980B52" w:rsidP="00FF6AC4">
      <w:pPr>
        <w:rPr>
          <w:rFonts w:cs="Arial"/>
        </w:rPr>
      </w:pPr>
      <w:bookmarkStart w:id="27" w:name="_Toc47637833"/>
      <w:r w:rsidRPr="00FF6AC4">
        <w:rPr>
          <w:rFonts w:cs="Arial"/>
        </w:rPr>
        <w:t>UR08- O sistema deve permitir disponibilizar animais para adoção;</w:t>
      </w:r>
      <w:bookmarkEnd w:id="27"/>
    </w:p>
    <w:p w14:paraId="5B9D3C28" w14:textId="77777777" w:rsidR="00C12931" w:rsidRPr="00FF6AC4" w:rsidRDefault="00980B52" w:rsidP="00FF6AC4">
      <w:pPr>
        <w:rPr>
          <w:rFonts w:cs="Arial"/>
        </w:rPr>
      </w:pPr>
      <w:bookmarkStart w:id="28" w:name="_Toc47637834"/>
      <w:r w:rsidRPr="00FF6AC4">
        <w:rPr>
          <w:rFonts w:cs="Arial"/>
        </w:rPr>
        <w:t>UR09- O sistema deve permitir visualizar os animais disponíveis;</w:t>
      </w:r>
      <w:bookmarkEnd w:id="28"/>
    </w:p>
    <w:p w14:paraId="3A199FBA" w14:textId="77777777" w:rsidR="00C12931" w:rsidRPr="00FF6AC4" w:rsidRDefault="00980B52" w:rsidP="00FF6AC4">
      <w:pPr>
        <w:rPr>
          <w:rFonts w:cs="Arial"/>
        </w:rPr>
      </w:pPr>
      <w:bookmarkStart w:id="29" w:name="_Toc47637835"/>
      <w:r w:rsidRPr="00FF6AC4">
        <w:rPr>
          <w:rFonts w:cs="Arial"/>
        </w:rPr>
        <w:t>UR10- O sistema deve permitir que usuários entrem em contato entre eles;</w:t>
      </w:r>
      <w:bookmarkEnd w:id="29"/>
    </w:p>
    <w:p w14:paraId="04116A35" w14:textId="77777777" w:rsidR="00C12931" w:rsidRPr="00FF6AC4" w:rsidRDefault="00980B52" w:rsidP="00FF6AC4">
      <w:pPr>
        <w:rPr>
          <w:rFonts w:cs="Arial"/>
          <w:color w:val="0000FF"/>
        </w:rPr>
      </w:pPr>
      <w:bookmarkStart w:id="30" w:name="_Toc47637836"/>
      <w:r w:rsidRPr="00FF6AC4">
        <w:rPr>
          <w:rFonts w:cs="Arial"/>
          <w:color w:val="0000FF"/>
        </w:rPr>
        <w:t>UR11- O sistema deve cuidar sozinho da autenticação do usuário;</w:t>
      </w:r>
      <w:bookmarkEnd w:id="30"/>
    </w:p>
    <w:p w14:paraId="2B24193F" w14:textId="77777777" w:rsidR="00C12931" w:rsidRPr="00FF6AC4" w:rsidRDefault="00980B52" w:rsidP="00FF6AC4">
      <w:pPr>
        <w:rPr>
          <w:rFonts w:cs="Arial"/>
        </w:rPr>
      </w:pPr>
      <w:bookmarkStart w:id="31" w:name="_Toc47637837"/>
      <w:r w:rsidRPr="00FF6AC4">
        <w:rPr>
          <w:rFonts w:cs="Arial"/>
        </w:rPr>
        <w:t>UR12- O sistema não deve permitir que um usuário tipo friend exclua um animal;</w:t>
      </w:r>
      <w:bookmarkEnd w:id="31"/>
    </w:p>
    <w:p w14:paraId="22E93CE3" w14:textId="77777777" w:rsidR="00C12931" w:rsidRPr="00FF6AC4" w:rsidRDefault="00980B52" w:rsidP="00FF6AC4">
      <w:pPr>
        <w:rPr>
          <w:rFonts w:cs="Arial"/>
        </w:rPr>
      </w:pPr>
      <w:bookmarkStart w:id="32" w:name="_Toc47637838"/>
      <w:r w:rsidRPr="00FF6AC4">
        <w:rPr>
          <w:rFonts w:cs="Arial"/>
        </w:rPr>
        <w:t>UR13- O sistema não deve permitir o acesso a algumas funções sem estar logado;</w:t>
      </w:r>
      <w:bookmarkEnd w:id="32"/>
    </w:p>
    <w:p w14:paraId="68D19060" w14:textId="77777777" w:rsidR="00C12931" w:rsidRPr="00FF6AC4" w:rsidRDefault="00980B52" w:rsidP="00FF6AC4">
      <w:pPr>
        <w:rPr>
          <w:rFonts w:cs="Arial"/>
          <w:color w:val="FF0000"/>
        </w:rPr>
      </w:pPr>
      <w:bookmarkStart w:id="33" w:name="_Toc47637839"/>
      <w:r w:rsidRPr="00FF6AC4">
        <w:rPr>
          <w:rFonts w:cs="Arial"/>
          <w:color w:val="FF0000"/>
        </w:rPr>
        <w:t>UR14- O sistema deve ser independente; (será implementado em versões futuras)</w:t>
      </w:r>
      <w:bookmarkEnd w:id="33"/>
    </w:p>
    <w:p w14:paraId="4A9CB0C1" w14:textId="77777777" w:rsidR="00C12931" w:rsidRPr="00FF6AC4" w:rsidRDefault="00980B52" w:rsidP="00FF6AC4">
      <w:pPr>
        <w:rPr>
          <w:rFonts w:cs="Arial"/>
          <w:color w:val="0000FF"/>
        </w:rPr>
      </w:pPr>
      <w:bookmarkStart w:id="34" w:name="_Toc47637840"/>
      <w:r w:rsidRPr="00FF6AC4">
        <w:rPr>
          <w:rFonts w:cs="Arial"/>
          <w:color w:val="0000FF"/>
        </w:rPr>
        <w:t>UR15- O sistema deve ser integrado à um navegador web Google Chrome;</w:t>
      </w:r>
      <w:bookmarkEnd w:id="34"/>
    </w:p>
    <w:p w14:paraId="7835BBF2" w14:textId="77777777" w:rsidR="00C12931" w:rsidRPr="00FF6AC4" w:rsidRDefault="00980B52" w:rsidP="00FF6AC4">
      <w:pPr>
        <w:rPr>
          <w:rFonts w:cs="Arial"/>
          <w:color w:val="0000FF"/>
        </w:rPr>
      </w:pPr>
      <w:bookmarkStart w:id="35" w:name="_Toc47637841"/>
      <w:r w:rsidRPr="00FF6AC4">
        <w:rPr>
          <w:rFonts w:cs="Arial"/>
          <w:color w:val="0000FF"/>
        </w:rPr>
        <w:t>UR16- O sistema integrado deve suportar css;</w:t>
      </w:r>
      <w:bookmarkEnd w:id="35"/>
    </w:p>
    <w:p w14:paraId="5A62A4DB" w14:textId="77F3E767" w:rsidR="00C12931" w:rsidRPr="00FF6AC4" w:rsidRDefault="00980B52" w:rsidP="00FF6AC4">
      <w:pPr>
        <w:rPr>
          <w:del w:id="36" w:author=""/>
          <w:rFonts w:cs="Arial"/>
        </w:rPr>
      </w:pPr>
      <w:bookmarkStart w:id="37" w:name="_Toc47637842"/>
      <w:r w:rsidRPr="00FF6AC4">
        <w:rPr>
          <w:rFonts w:cs="Arial"/>
        </w:rPr>
        <w:t>UR17- O sistema deve permitir que o usuário parceiro altere informações do animal;</w:t>
      </w:r>
      <w:bookmarkEnd w:id="37"/>
      <w:del w:id="38" w:author="">
        <w:r w:rsidRPr="00FF6AC4">
          <w:rPr>
            <w:rFonts w:cs="Arial"/>
            <w:color w:val="5B9BD5"/>
            <w:szCs w:val="22"/>
          </w:rPr>
          <w:delText xml:space="preserve">&lt;Nesta seção, descreva em linhas gerais o que o sistema irá fazer (suas principais funcionalidades) e o que ele </w:delText>
        </w:r>
        <w:r w:rsidRPr="00FF6AC4">
          <w:rPr>
            <w:rFonts w:cs="Arial"/>
            <w:b/>
            <w:color w:val="5B9BD5"/>
            <w:szCs w:val="22"/>
          </w:rPr>
          <w:delText>não</w:delText>
        </w:r>
        <w:r w:rsidRPr="00FF6AC4">
          <w:rPr>
            <w:rFonts w:cs="Arial"/>
            <w:color w:val="5B9BD5"/>
            <w:szCs w:val="22"/>
          </w:rPr>
          <w:delText xml:space="preserve"> irá fazer (escopo negativo), deixando claro se o sistema irá interagir com outros sistemas relacionados ou se ele é independente e totalmente auto-contido.</w:delText>
        </w:r>
      </w:del>
    </w:p>
    <w:p w14:paraId="155B3955" w14:textId="77777777" w:rsidR="00C12931" w:rsidRPr="00FF6AC4" w:rsidRDefault="00980B52" w:rsidP="00FF6AC4">
      <w:pPr>
        <w:pBdr>
          <w:top w:val="nil"/>
          <w:left w:val="nil"/>
          <w:bottom w:val="nil"/>
          <w:right w:val="nil"/>
          <w:between w:val="nil"/>
        </w:pBdr>
        <w:spacing w:before="60" w:after="60"/>
        <w:jc w:val="both"/>
        <w:rPr>
          <w:del w:id="39" w:author=""/>
          <w:rFonts w:cs="Arial"/>
          <w:color w:val="5B9BD5"/>
          <w:szCs w:val="22"/>
        </w:rPr>
      </w:pPr>
      <w:del w:id="40" w:author="">
        <w:r w:rsidRPr="00FF6AC4">
          <w:rPr>
            <w:rFonts w:cs="Arial"/>
            <w:color w:val="5B9BD5"/>
            <w:szCs w:val="22"/>
          </w:rPr>
          <w:delText>As funcionalidades principais do sistema devem ser apenas citadas, para dar uma idéia geral ao leitor dos serviços que serão fornecidos pelo sistema. Os detalhes serão fornecidos posteriormente, na seção 3 deste documento. Funcionalidades que a princípio seriam da alçada do sistema e que não serão implementadas também devem ser listadas, registrando-se o motivo pela qual elas não serão contempladas (porque serão fornecidas por outros sistemas relacionados, por exemplo, ou porque serão implementadas apenas em projetos futuros).</w:delText>
        </w:r>
      </w:del>
    </w:p>
    <w:p w14:paraId="67B32833" w14:textId="77777777" w:rsidR="00C12931" w:rsidRPr="00FF6AC4" w:rsidRDefault="00980B52" w:rsidP="00FF6AC4">
      <w:pPr>
        <w:pBdr>
          <w:top w:val="nil"/>
          <w:left w:val="nil"/>
          <w:bottom w:val="nil"/>
          <w:right w:val="nil"/>
          <w:between w:val="nil"/>
        </w:pBdr>
        <w:spacing w:before="60" w:after="60"/>
        <w:jc w:val="both"/>
        <w:rPr>
          <w:del w:id="41" w:author=""/>
          <w:rFonts w:cs="Arial"/>
          <w:color w:val="000000"/>
          <w:szCs w:val="22"/>
        </w:rPr>
      </w:pPr>
      <w:bookmarkStart w:id="42" w:name="_1hmsyys" w:colFirst="0" w:colLast="0"/>
      <w:bookmarkEnd w:id="42"/>
      <w:del w:id="43" w:author="">
        <w:r w:rsidRPr="00FF6AC4">
          <w:rPr>
            <w:rFonts w:cs="Arial"/>
            <w:color w:val="5B9BD5"/>
            <w:szCs w:val="22"/>
          </w:rPr>
          <w:delText>Se o sistema for independente e totalmente auto-contido diga isso explicitamente, caso contrário, liste e descreva brevemente os outros sistemas com os quais este sistema deve interagir, explicando, de maneira geral, quais os papéis de cada um e o meio de comunicação entre eles.&gt;</w:delText>
        </w:r>
      </w:del>
    </w:p>
    <w:p w14:paraId="5F1A20D1" w14:textId="77777777" w:rsidR="00C12931" w:rsidRPr="00FF6AC4" w:rsidRDefault="00C12931" w:rsidP="00FF6AC4">
      <w:pPr>
        <w:pBdr>
          <w:top w:val="nil"/>
          <w:left w:val="nil"/>
          <w:bottom w:val="nil"/>
          <w:right w:val="nil"/>
          <w:between w:val="nil"/>
        </w:pBdr>
        <w:spacing w:before="60" w:after="60"/>
        <w:jc w:val="both"/>
        <w:rPr>
          <w:rFonts w:eastAsia="Arial" w:cs="Arial"/>
          <w:b/>
          <w:sz w:val="28"/>
          <w:szCs w:val="28"/>
        </w:rPr>
      </w:pPr>
    </w:p>
    <w:p w14:paraId="0869C82C" w14:textId="77777777" w:rsidR="00C12931" w:rsidRPr="00FF6AC4" w:rsidRDefault="00980B52">
      <w:pPr>
        <w:keepNext/>
        <w:numPr>
          <w:ilvl w:val="1"/>
          <w:numId w:val="3"/>
        </w:numPr>
        <w:shd w:val="clear" w:color="auto" w:fill="CCCCCC"/>
        <w:spacing w:before="360" w:after="120"/>
        <w:rPr>
          <w:rFonts w:eastAsia="Arial" w:cs="Arial"/>
          <w:b/>
          <w:sz w:val="28"/>
          <w:szCs w:val="28"/>
        </w:rPr>
      </w:pPr>
      <w:r w:rsidRPr="00FF6AC4">
        <w:rPr>
          <w:rFonts w:eastAsia="Arial" w:cs="Arial"/>
          <w:b/>
          <w:sz w:val="28"/>
          <w:szCs w:val="28"/>
        </w:rPr>
        <w:t>Relação de usuários do sistema</w:t>
      </w:r>
    </w:p>
    <w:p w14:paraId="5D30F615" w14:textId="4F3587D6" w:rsidR="00C12931" w:rsidRPr="00FF6AC4" w:rsidRDefault="00FD6D1B">
      <w:pPr>
        <w:keepNext/>
        <w:pBdr>
          <w:top w:val="nil"/>
          <w:left w:val="nil"/>
          <w:bottom w:val="nil"/>
          <w:right w:val="nil"/>
          <w:between w:val="nil"/>
        </w:pBdr>
        <w:spacing w:before="240" w:after="60"/>
        <w:jc w:val="both"/>
        <w:rPr>
          <w:rFonts w:cs="Arial"/>
          <w:color w:val="000000"/>
          <w:szCs w:val="22"/>
        </w:rPr>
      </w:pPr>
      <w:bookmarkStart w:id="44" w:name="_41mghml" w:colFirst="0" w:colLast="0"/>
      <w:bookmarkEnd w:id="44"/>
      <w:r w:rsidRPr="00FF6AC4">
        <w:rPr>
          <w:rFonts w:cs="Arial"/>
          <w:color w:val="000000"/>
          <w:szCs w:val="22"/>
        </w:rPr>
        <w:t xml:space="preserve">O sistema </w:t>
      </w:r>
      <w:r w:rsidR="00E427A3" w:rsidRPr="00FF6AC4">
        <w:rPr>
          <w:rFonts w:cs="Arial"/>
          <w:szCs w:val="22"/>
        </w:rPr>
        <w:t>Pet for Friend</w:t>
      </w:r>
      <w:r w:rsidR="00E427A3" w:rsidRPr="00FF6AC4">
        <w:rPr>
          <w:rFonts w:cs="Arial"/>
          <w:color w:val="000000"/>
          <w:szCs w:val="22"/>
        </w:rPr>
        <w:t xml:space="preserve"> </w:t>
      </w:r>
      <w:r w:rsidRPr="00FF6AC4">
        <w:rPr>
          <w:rFonts w:cs="Arial"/>
          <w:color w:val="000000"/>
          <w:szCs w:val="22"/>
        </w:rPr>
        <w:t xml:space="preserve">é composto, em sua totalidade, por </w:t>
      </w:r>
      <w:r w:rsidR="003F7685" w:rsidRPr="00FF6AC4">
        <w:rPr>
          <w:rFonts w:cs="Arial"/>
          <w:color w:val="000000"/>
          <w:szCs w:val="22"/>
        </w:rPr>
        <w:t>oito</w:t>
      </w:r>
      <w:r w:rsidRPr="00FF6AC4">
        <w:rPr>
          <w:rFonts w:cs="Arial"/>
          <w:color w:val="000000"/>
          <w:szCs w:val="22"/>
        </w:rPr>
        <w:t xml:space="preserve"> atores, dos quais apenas </w:t>
      </w:r>
      <w:r w:rsidR="00E427A3" w:rsidRPr="00FF6AC4">
        <w:rPr>
          <w:rFonts w:cs="Arial"/>
          <w:color w:val="000000"/>
          <w:szCs w:val="22"/>
        </w:rPr>
        <w:t xml:space="preserve">quatro </w:t>
      </w:r>
      <w:r w:rsidR="00834EB0" w:rsidRPr="00FF6AC4">
        <w:rPr>
          <w:rFonts w:cs="Arial"/>
          <w:color w:val="000000"/>
          <w:szCs w:val="22"/>
        </w:rPr>
        <w:t xml:space="preserve">podem ser personificados e </w:t>
      </w:r>
      <w:r w:rsidR="00E427A3" w:rsidRPr="00FF6AC4">
        <w:rPr>
          <w:rFonts w:cs="Arial"/>
          <w:color w:val="000000"/>
          <w:szCs w:val="22"/>
        </w:rPr>
        <w:t>executam, de fato, alguma</w:t>
      </w:r>
      <w:r w:rsidR="00834EB0" w:rsidRPr="00FF6AC4">
        <w:rPr>
          <w:rFonts w:cs="Arial"/>
          <w:color w:val="000000"/>
          <w:szCs w:val="22"/>
        </w:rPr>
        <w:t xml:space="preserve"> interação com o</w:t>
      </w:r>
      <w:r w:rsidR="00E427A3" w:rsidRPr="00FF6AC4">
        <w:rPr>
          <w:rFonts w:cs="Arial"/>
          <w:color w:val="000000"/>
          <w:szCs w:val="22"/>
        </w:rPr>
        <w:t xml:space="preserve"> sistema, com exceção do próprio sistema</w:t>
      </w:r>
      <w:r w:rsidR="00AD33E5" w:rsidRPr="00FF6AC4">
        <w:rPr>
          <w:rFonts w:cs="Arial"/>
          <w:color w:val="000000"/>
          <w:szCs w:val="22"/>
        </w:rPr>
        <w:t>, que não pode ser personificado e</w:t>
      </w:r>
      <w:r w:rsidR="00834EB0" w:rsidRPr="00FF6AC4">
        <w:rPr>
          <w:rFonts w:cs="Arial"/>
          <w:color w:val="000000"/>
          <w:szCs w:val="22"/>
        </w:rPr>
        <w:t xml:space="preserve"> </w:t>
      </w:r>
      <w:r w:rsidR="00E427A3" w:rsidRPr="00FF6AC4">
        <w:rPr>
          <w:rFonts w:cs="Arial"/>
          <w:color w:val="000000"/>
          <w:szCs w:val="22"/>
        </w:rPr>
        <w:t xml:space="preserve">que tem </w:t>
      </w:r>
      <w:r w:rsidR="00834EB0" w:rsidRPr="00FF6AC4">
        <w:rPr>
          <w:rFonts w:cs="Arial"/>
          <w:color w:val="000000"/>
          <w:szCs w:val="22"/>
        </w:rPr>
        <w:t xml:space="preserve">praticamente duas funções pré-definidas: </w:t>
      </w:r>
      <w:r w:rsidR="00E427A3" w:rsidRPr="00FF6AC4">
        <w:rPr>
          <w:rFonts w:cs="Arial"/>
          <w:color w:val="000000"/>
          <w:szCs w:val="22"/>
        </w:rPr>
        <w:t>autenticar</w:t>
      </w:r>
      <w:r w:rsidR="00834EB0" w:rsidRPr="00FF6AC4">
        <w:rPr>
          <w:rFonts w:cs="Arial"/>
          <w:color w:val="000000"/>
          <w:szCs w:val="22"/>
        </w:rPr>
        <w:t xml:space="preserve"> usuários e validar/invalidar</w:t>
      </w:r>
      <w:r w:rsidR="00E427A3" w:rsidRPr="00FF6AC4">
        <w:rPr>
          <w:rFonts w:cs="Arial"/>
          <w:color w:val="000000"/>
          <w:szCs w:val="22"/>
        </w:rPr>
        <w:t xml:space="preserve"> </w:t>
      </w:r>
      <w:r w:rsidR="00AD33E5" w:rsidRPr="00FF6AC4">
        <w:rPr>
          <w:rFonts w:cs="Arial"/>
          <w:color w:val="000000"/>
          <w:szCs w:val="22"/>
        </w:rPr>
        <w:t xml:space="preserve">as </w:t>
      </w:r>
      <w:r w:rsidR="00834EB0" w:rsidRPr="00FF6AC4">
        <w:rPr>
          <w:rFonts w:cs="Arial"/>
          <w:color w:val="000000"/>
          <w:szCs w:val="22"/>
        </w:rPr>
        <w:t>ações</w:t>
      </w:r>
      <w:r w:rsidR="00E427A3" w:rsidRPr="00FF6AC4">
        <w:rPr>
          <w:rFonts w:cs="Arial"/>
          <w:color w:val="000000"/>
          <w:szCs w:val="22"/>
        </w:rPr>
        <w:t xml:space="preserve">. Todos eles, </w:t>
      </w:r>
      <w:r w:rsidR="00E427A3" w:rsidRPr="00FF6AC4">
        <w:rPr>
          <w:rFonts w:cs="Arial"/>
          <w:color w:val="000000"/>
          <w:szCs w:val="22"/>
        </w:rPr>
        <w:lastRenderedPageBreak/>
        <w:t>Usu</w:t>
      </w:r>
      <w:r w:rsidR="000C1CA3">
        <w:rPr>
          <w:rFonts w:cs="Arial"/>
          <w:color w:val="000000"/>
          <w:szCs w:val="22"/>
        </w:rPr>
        <w:t>a</w:t>
      </w:r>
      <w:r w:rsidR="00E427A3" w:rsidRPr="00FF6AC4">
        <w:rPr>
          <w:rFonts w:cs="Arial"/>
          <w:color w:val="000000"/>
          <w:szCs w:val="22"/>
        </w:rPr>
        <w:t>rio_padrao, Visitante, Friend, Colaborador, Parceiro, SisAdmin</w:t>
      </w:r>
      <w:r w:rsidR="00834EB0" w:rsidRPr="00FF6AC4">
        <w:rPr>
          <w:rFonts w:cs="Arial"/>
          <w:color w:val="000000"/>
          <w:szCs w:val="22"/>
        </w:rPr>
        <w:t>,</w:t>
      </w:r>
      <w:r w:rsidR="00E427A3" w:rsidRPr="00FF6AC4">
        <w:rPr>
          <w:rFonts w:cs="Arial"/>
          <w:color w:val="000000"/>
          <w:szCs w:val="22"/>
        </w:rPr>
        <w:t xml:space="preserve"> Sistema </w:t>
      </w:r>
      <w:r w:rsidR="00834EB0" w:rsidRPr="00FF6AC4">
        <w:rPr>
          <w:rFonts w:cs="Arial"/>
          <w:color w:val="000000"/>
          <w:szCs w:val="22"/>
        </w:rPr>
        <w:t xml:space="preserve">e Pet, </w:t>
      </w:r>
      <w:r w:rsidR="00E427A3" w:rsidRPr="00FF6AC4">
        <w:rPr>
          <w:rFonts w:cs="Arial"/>
          <w:color w:val="000000"/>
          <w:szCs w:val="22"/>
        </w:rPr>
        <w:t>serão descritos abaixo, conforme o seu papel.</w:t>
      </w:r>
    </w:p>
    <w:p w14:paraId="61794868" w14:textId="77777777" w:rsidR="00D432CC" w:rsidRPr="00FF6AC4" w:rsidRDefault="00D432CC" w:rsidP="00D432CC">
      <w:pPr>
        <w:ind w:left="284"/>
        <w:jc w:val="both"/>
        <w:rPr>
          <w:rFonts w:cs="Arial"/>
          <w:b/>
          <w:bCs/>
          <w:szCs w:val="22"/>
        </w:rPr>
      </w:pPr>
    </w:p>
    <w:p w14:paraId="7B11D152" w14:textId="4BC73440" w:rsidR="003F7685" w:rsidRPr="00FF6AC4" w:rsidRDefault="003F7685" w:rsidP="003F7685">
      <w:pPr>
        <w:pStyle w:val="PargrafodaLista"/>
        <w:numPr>
          <w:ilvl w:val="0"/>
          <w:numId w:val="17"/>
        </w:numPr>
        <w:jc w:val="both"/>
        <w:rPr>
          <w:rFonts w:ascii="Arial" w:hAnsi="Arial" w:cs="Arial"/>
          <w:sz w:val="22"/>
          <w:szCs w:val="22"/>
        </w:rPr>
      </w:pPr>
      <w:r w:rsidRPr="00FF6AC4">
        <w:rPr>
          <w:rFonts w:ascii="Arial" w:hAnsi="Arial" w:cs="Arial"/>
          <w:b/>
          <w:sz w:val="22"/>
          <w:szCs w:val="22"/>
        </w:rPr>
        <w:t>Usuários ativo</w:t>
      </w:r>
      <w:r w:rsidR="002B5494" w:rsidRPr="00FF6AC4">
        <w:rPr>
          <w:rFonts w:ascii="Arial" w:hAnsi="Arial" w:cs="Arial"/>
          <w:b/>
          <w:sz w:val="22"/>
          <w:szCs w:val="22"/>
        </w:rPr>
        <w:t xml:space="preserve"> </w:t>
      </w:r>
      <w:r w:rsidR="002B5494" w:rsidRPr="00FF6AC4">
        <w:rPr>
          <w:rFonts w:ascii="Arial" w:hAnsi="Arial" w:cs="Arial"/>
          <w:bCs/>
          <w:sz w:val="22"/>
          <w:szCs w:val="22"/>
        </w:rPr>
        <w:t xml:space="preserve">são aqueles que podem ser personificados e </w:t>
      </w:r>
      <w:r w:rsidR="00AD33E5" w:rsidRPr="00FF6AC4">
        <w:rPr>
          <w:rFonts w:ascii="Arial" w:hAnsi="Arial" w:cs="Arial"/>
          <w:bCs/>
          <w:sz w:val="22"/>
          <w:szCs w:val="22"/>
        </w:rPr>
        <w:t>que</w:t>
      </w:r>
      <w:r w:rsidR="002B5494" w:rsidRPr="00FF6AC4">
        <w:rPr>
          <w:rFonts w:ascii="Arial" w:hAnsi="Arial" w:cs="Arial"/>
          <w:bCs/>
          <w:sz w:val="22"/>
          <w:szCs w:val="22"/>
        </w:rPr>
        <w:t xml:space="preserve"> executam</w:t>
      </w:r>
      <w:r w:rsidR="00AD33E5" w:rsidRPr="00FF6AC4">
        <w:rPr>
          <w:rFonts w:ascii="Arial" w:hAnsi="Arial" w:cs="Arial"/>
          <w:bCs/>
          <w:sz w:val="22"/>
          <w:szCs w:val="22"/>
        </w:rPr>
        <w:t xml:space="preserve"> ações, </w:t>
      </w:r>
      <w:r w:rsidR="002B5494" w:rsidRPr="00FF6AC4">
        <w:rPr>
          <w:rFonts w:ascii="Arial" w:hAnsi="Arial" w:cs="Arial"/>
          <w:bCs/>
          <w:sz w:val="22"/>
          <w:szCs w:val="22"/>
        </w:rPr>
        <w:t>diretas</w:t>
      </w:r>
      <w:r w:rsidR="00AD33E5" w:rsidRPr="00FF6AC4">
        <w:rPr>
          <w:rFonts w:ascii="Arial" w:hAnsi="Arial" w:cs="Arial"/>
          <w:bCs/>
          <w:sz w:val="22"/>
          <w:szCs w:val="22"/>
        </w:rPr>
        <w:t>,</w:t>
      </w:r>
      <w:r w:rsidR="002B5494" w:rsidRPr="00FF6AC4">
        <w:rPr>
          <w:rFonts w:ascii="Arial" w:hAnsi="Arial" w:cs="Arial"/>
          <w:bCs/>
          <w:sz w:val="22"/>
          <w:szCs w:val="22"/>
        </w:rPr>
        <w:t xml:space="preserve"> no sistema</w:t>
      </w:r>
      <w:r w:rsidR="00834EB0" w:rsidRPr="00FF6AC4">
        <w:rPr>
          <w:rFonts w:ascii="Arial" w:hAnsi="Arial" w:cs="Arial"/>
          <w:bCs/>
          <w:sz w:val="22"/>
          <w:szCs w:val="22"/>
        </w:rPr>
        <w:t>.</w:t>
      </w:r>
    </w:p>
    <w:p w14:paraId="2D2F5F90" w14:textId="77777777" w:rsidR="002B5494" w:rsidRPr="00FF6AC4" w:rsidRDefault="002B5494" w:rsidP="002B5494">
      <w:pPr>
        <w:pStyle w:val="PargrafodaLista"/>
        <w:jc w:val="both"/>
        <w:rPr>
          <w:rFonts w:ascii="Arial" w:hAnsi="Arial" w:cs="Arial"/>
          <w:sz w:val="22"/>
          <w:szCs w:val="22"/>
        </w:rPr>
      </w:pPr>
    </w:p>
    <w:p w14:paraId="5FCDF01D" w14:textId="63E6958C" w:rsidR="003F7685" w:rsidRPr="00FF6AC4" w:rsidRDefault="003F7685" w:rsidP="003F7685">
      <w:pPr>
        <w:pStyle w:val="PargrafodaLista"/>
        <w:numPr>
          <w:ilvl w:val="1"/>
          <w:numId w:val="17"/>
        </w:numPr>
        <w:spacing w:after="240"/>
        <w:jc w:val="both"/>
        <w:rPr>
          <w:rFonts w:ascii="Arial" w:hAnsi="Arial" w:cs="Arial"/>
          <w:sz w:val="22"/>
          <w:szCs w:val="22"/>
        </w:rPr>
      </w:pPr>
      <w:r w:rsidRPr="00FF6AC4">
        <w:rPr>
          <w:rFonts w:ascii="Arial" w:hAnsi="Arial" w:cs="Arial"/>
          <w:b/>
          <w:sz w:val="22"/>
          <w:szCs w:val="22"/>
        </w:rPr>
        <w:t>SisAdmin</w:t>
      </w:r>
      <w:bookmarkStart w:id="45" w:name="_2grqrue" w:colFirst="0" w:colLast="0"/>
      <w:bookmarkEnd w:id="45"/>
      <w:r w:rsidRPr="00FF6AC4">
        <w:rPr>
          <w:rFonts w:ascii="Arial" w:hAnsi="Arial" w:cs="Arial"/>
          <w:b/>
          <w:sz w:val="22"/>
          <w:szCs w:val="22"/>
        </w:rPr>
        <w:t xml:space="preserve"> </w:t>
      </w:r>
      <w:r w:rsidRPr="00FF6AC4">
        <w:rPr>
          <w:rFonts w:ascii="Arial" w:hAnsi="Arial" w:cs="Arial"/>
          <w:sz w:val="22"/>
          <w:szCs w:val="22"/>
        </w:rPr>
        <w:t>é o usuário master. Ele é o responsável pela administração do sistema e pela execução das tarefas de manutenção, podendo assim, realizar quaisquer uma das ações dentro do sistema (Criar, Alterar, Visualizar e Excluir).</w:t>
      </w:r>
    </w:p>
    <w:p w14:paraId="40121304" w14:textId="77777777" w:rsidR="003F7685" w:rsidRPr="00FF6AC4" w:rsidRDefault="003F7685" w:rsidP="003F7685">
      <w:pPr>
        <w:pStyle w:val="PargrafodaLista"/>
        <w:spacing w:after="240"/>
        <w:ind w:left="1440"/>
        <w:jc w:val="both"/>
        <w:rPr>
          <w:rFonts w:ascii="Arial" w:hAnsi="Arial" w:cs="Arial"/>
          <w:sz w:val="22"/>
          <w:szCs w:val="22"/>
        </w:rPr>
      </w:pPr>
    </w:p>
    <w:p w14:paraId="3011B248" w14:textId="39D454D9" w:rsidR="003F7685" w:rsidRPr="00FF6AC4" w:rsidRDefault="003F7685" w:rsidP="003F7685">
      <w:pPr>
        <w:pStyle w:val="PargrafodaLista"/>
        <w:numPr>
          <w:ilvl w:val="1"/>
          <w:numId w:val="17"/>
        </w:numPr>
        <w:spacing w:after="240"/>
        <w:jc w:val="both"/>
        <w:rPr>
          <w:rFonts w:ascii="Arial" w:hAnsi="Arial" w:cs="Arial"/>
          <w:sz w:val="22"/>
          <w:szCs w:val="22"/>
        </w:rPr>
      </w:pPr>
      <w:r w:rsidRPr="00FF6AC4">
        <w:rPr>
          <w:rFonts w:ascii="Arial" w:hAnsi="Arial" w:cs="Arial"/>
          <w:b/>
          <w:sz w:val="22"/>
          <w:szCs w:val="22"/>
        </w:rPr>
        <w:t xml:space="preserve">Visitante </w:t>
      </w:r>
      <w:r w:rsidRPr="00FF6AC4">
        <w:rPr>
          <w:rFonts w:ascii="Arial" w:hAnsi="Arial" w:cs="Arial"/>
          <w:sz w:val="22"/>
          <w:szCs w:val="22"/>
        </w:rPr>
        <w:t>é o usuário que tem acesso às funções mais básicas do sistema</w:t>
      </w:r>
      <w:r w:rsidR="002B5494" w:rsidRPr="00FF6AC4">
        <w:rPr>
          <w:rFonts w:ascii="Arial" w:hAnsi="Arial" w:cs="Arial"/>
          <w:sz w:val="22"/>
          <w:szCs w:val="22"/>
        </w:rPr>
        <w:t xml:space="preserve">. Ele é uma especialização de Usuário padrão, acrescido a funcionalidade de cadastrar usuário. Em suma, </w:t>
      </w:r>
      <w:r w:rsidRPr="00FF6AC4">
        <w:rPr>
          <w:rFonts w:ascii="Arial" w:hAnsi="Arial" w:cs="Arial"/>
          <w:sz w:val="22"/>
          <w:szCs w:val="22"/>
        </w:rPr>
        <w:t xml:space="preserve">ele tem acesso somente àqueles dados os quais </w:t>
      </w:r>
      <w:r w:rsidR="002B5494" w:rsidRPr="00FF6AC4">
        <w:rPr>
          <w:rFonts w:ascii="Arial" w:hAnsi="Arial" w:cs="Arial"/>
          <w:sz w:val="22"/>
          <w:szCs w:val="22"/>
        </w:rPr>
        <w:t>não se exige autenticação</w:t>
      </w:r>
      <w:r w:rsidRPr="00FF6AC4">
        <w:rPr>
          <w:rFonts w:ascii="Arial" w:hAnsi="Arial" w:cs="Arial"/>
          <w:sz w:val="22"/>
          <w:szCs w:val="22"/>
        </w:rPr>
        <w:t>.</w:t>
      </w:r>
    </w:p>
    <w:p w14:paraId="31F14C6C" w14:textId="77777777" w:rsidR="003F7685" w:rsidRPr="00FF6AC4" w:rsidRDefault="003F7685" w:rsidP="003F7685">
      <w:pPr>
        <w:pStyle w:val="PargrafodaLista"/>
        <w:rPr>
          <w:rFonts w:ascii="Arial" w:hAnsi="Arial" w:cs="Arial"/>
          <w:b/>
          <w:sz w:val="22"/>
          <w:szCs w:val="22"/>
        </w:rPr>
      </w:pPr>
    </w:p>
    <w:p w14:paraId="2447CD0A" w14:textId="04E53B78" w:rsidR="003F7685" w:rsidRPr="00FF6AC4" w:rsidRDefault="003F7685" w:rsidP="003F7685">
      <w:pPr>
        <w:pStyle w:val="PargrafodaLista"/>
        <w:numPr>
          <w:ilvl w:val="1"/>
          <w:numId w:val="17"/>
        </w:numPr>
        <w:spacing w:after="240"/>
        <w:jc w:val="both"/>
        <w:rPr>
          <w:rFonts w:ascii="Arial" w:hAnsi="Arial" w:cs="Arial"/>
          <w:sz w:val="22"/>
          <w:szCs w:val="22"/>
        </w:rPr>
      </w:pPr>
      <w:r w:rsidRPr="00FF6AC4">
        <w:rPr>
          <w:rFonts w:ascii="Arial" w:hAnsi="Arial" w:cs="Arial"/>
          <w:b/>
          <w:sz w:val="22"/>
          <w:szCs w:val="22"/>
        </w:rPr>
        <w:t>Friend</w:t>
      </w:r>
      <w:bookmarkStart w:id="46" w:name="_vx1227" w:colFirst="0" w:colLast="0"/>
      <w:bookmarkEnd w:id="46"/>
      <w:r w:rsidRPr="00FF6AC4">
        <w:rPr>
          <w:rFonts w:ascii="Arial" w:hAnsi="Arial" w:cs="Arial"/>
          <w:b/>
          <w:sz w:val="22"/>
          <w:szCs w:val="22"/>
        </w:rPr>
        <w:t xml:space="preserve"> </w:t>
      </w:r>
      <w:r w:rsidRPr="00FF6AC4">
        <w:rPr>
          <w:rFonts w:ascii="Arial" w:hAnsi="Arial" w:cs="Arial"/>
          <w:sz w:val="22"/>
          <w:szCs w:val="22"/>
        </w:rPr>
        <w:t xml:space="preserve">é o usuário com </w:t>
      </w:r>
      <w:r w:rsidR="002B5494" w:rsidRPr="00FF6AC4">
        <w:rPr>
          <w:rFonts w:ascii="Arial" w:hAnsi="Arial" w:cs="Arial"/>
          <w:sz w:val="22"/>
          <w:szCs w:val="22"/>
        </w:rPr>
        <w:t>a possibilidade da maioria das</w:t>
      </w:r>
      <w:r w:rsidRPr="00FF6AC4">
        <w:rPr>
          <w:rFonts w:ascii="Arial" w:hAnsi="Arial" w:cs="Arial"/>
          <w:sz w:val="22"/>
          <w:szCs w:val="22"/>
        </w:rPr>
        <w:t xml:space="preserve"> interações </w:t>
      </w:r>
      <w:r w:rsidR="002B5494" w:rsidRPr="00FF6AC4">
        <w:rPr>
          <w:rFonts w:ascii="Arial" w:hAnsi="Arial" w:cs="Arial"/>
          <w:sz w:val="22"/>
          <w:szCs w:val="22"/>
        </w:rPr>
        <w:t>disponíveis no</w:t>
      </w:r>
      <w:r w:rsidRPr="00FF6AC4">
        <w:rPr>
          <w:rFonts w:ascii="Arial" w:hAnsi="Arial" w:cs="Arial"/>
          <w:sz w:val="22"/>
          <w:szCs w:val="22"/>
        </w:rPr>
        <w:t xml:space="preserve"> sistema, ele tem acesso às funções de adotar, apadrinhar ou cadastrar os animais para adoção. Estes usuários devem ter acesso às opções de cadastrar e visualizar os animais disponíveis para adoção; visualizar, adicionar e excluir animais da lista de afilhados.</w:t>
      </w:r>
    </w:p>
    <w:p w14:paraId="7191BF83" w14:textId="77777777" w:rsidR="003F7685" w:rsidRPr="00FF6AC4" w:rsidRDefault="003F7685" w:rsidP="003F7685">
      <w:pPr>
        <w:pStyle w:val="PargrafodaLista"/>
        <w:rPr>
          <w:rFonts w:ascii="Arial" w:hAnsi="Arial" w:cs="Arial"/>
          <w:b/>
          <w:sz w:val="22"/>
          <w:szCs w:val="22"/>
        </w:rPr>
      </w:pPr>
    </w:p>
    <w:p w14:paraId="36D59A43" w14:textId="0CE975E0" w:rsidR="003F7685" w:rsidRPr="00FF6AC4" w:rsidRDefault="003F7685" w:rsidP="003F7685">
      <w:pPr>
        <w:pStyle w:val="PargrafodaLista"/>
        <w:numPr>
          <w:ilvl w:val="1"/>
          <w:numId w:val="17"/>
        </w:numPr>
        <w:spacing w:after="240"/>
        <w:jc w:val="both"/>
        <w:rPr>
          <w:rFonts w:ascii="Arial" w:hAnsi="Arial" w:cs="Arial"/>
          <w:sz w:val="22"/>
          <w:szCs w:val="22"/>
        </w:rPr>
      </w:pPr>
      <w:r w:rsidRPr="00FF6AC4">
        <w:rPr>
          <w:rFonts w:ascii="Arial" w:hAnsi="Arial" w:cs="Arial"/>
          <w:b/>
          <w:sz w:val="22"/>
          <w:szCs w:val="22"/>
        </w:rPr>
        <w:t xml:space="preserve">Colaborador </w:t>
      </w:r>
      <w:bookmarkStart w:id="47" w:name="_1v1yuxt" w:colFirst="0" w:colLast="0"/>
      <w:bookmarkEnd w:id="47"/>
      <w:r w:rsidRPr="00FF6AC4">
        <w:rPr>
          <w:rFonts w:ascii="Arial" w:hAnsi="Arial" w:cs="Arial"/>
          <w:sz w:val="22"/>
          <w:szCs w:val="22"/>
        </w:rPr>
        <w:t>é o usuário que está vinculado a um parceiro responsável por abrigar animais e receber as doações do usuário friend (padrinho), este usuário só poderá ser cadastrado pelos SisAdmin e não terão acesso ao sistema para realizar alterações, apenas visualização.</w:t>
      </w:r>
    </w:p>
    <w:p w14:paraId="24040AE3" w14:textId="77777777" w:rsidR="003F7685" w:rsidRPr="00FF6AC4" w:rsidRDefault="003F7685" w:rsidP="003F7685">
      <w:pPr>
        <w:pStyle w:val="PargrafodaLista"/>
        <w:rPr>
          <w:rFonts w:ascii="Arial" w:hAnsi="Arial" w:cs="Arial"/>
          <w:sz w:val="22"/>
          <w:szCs w:val="22"/>
        </w:rPr>
      </w:pPr>
    </w:p>
    <w:p w14:paraId="735BCE3E" w14:textId="59F959F8" w:rsidR="003F7685" w:rsidRPr="00FF6AC4" w:rsidRDefault="003F7685" w:rsidP="003F7685">
      <w:pPr>
        <w:pStyle w:val="PargrafodaLista"/>
        <w:numPr>
          <w:ilvl w:val="1"/>
          <w:numId w:val="17"/>
        </w:numPr>
        <w:spacing w:after="240"/>
        <w:jc w:val="both"/>
        <w:rPr>
          <w:rFonts w:ascii="Arial" w:hAnsi="Arial" w:cs="Arial"/>
          <w:sz w:val="22"/>
          <w:szCs w:val="22"/>
        </w:rPr>
      </w:pPr>
      <w:r w:rsidRPr="00FF6AC4">
        <w:rPr>
          <w:rFonts w:ascii="Arial" w:hAnsi="Arial" w:cs="Arial"/>
          <w:b/>
          <w:bCs/>
          <w:sz w:val="22"/>
          <w:szCs w:val="22"/>
        </w:rPr>
        <w:t>Sistema</w:t>
      </w:r>
      <w:r w:rsidR="00AD33E5" w:rsidRPr="00FF6AC4">
        <w:rPr>
          <w:rFonts w:ascii="Arial" w:hAnsi="Arial" w:cs="Arial"/>
          <w:sz w:val="22"/>
          <w:szCs w:val="22"/>
        </w:rPr>
        <w:t xml:space="preserve"> é o ator cujas únicas funções são autenticar usuários e validar/invalidar ações dos demais usuários.</w:t>
      </w:r>
    </w:p>
    <w:p w14:paraId="517F10E4" w14:textId="7A81818B" w:rsidR="003F7685" w:rsidRPr="00FF6AC4" w:rsidRDefault="003F7685" w:rsidP="002B5494">
      <w:pPr>
        <w:pStyle w:val="PargrafodaLista"/>
        <w:jc w:val="both"/>
        <w:rPr>
          <w:rFonts w:ascii="Arial" w:hAnsi="Arial" w:cs="Arial"/>
          <w:sz w:val="22"/>
          <w:szCs w:val="22"/>
        </w:rPr>
      </w:pPr>
    </w:p>
    <w:p w14:paraId="5D7EAA66" w14:textId="2382E891" w:rsidR="003F7685" w:rsidRPr="00FF6AC4" w:rsidRDefault="003F7685" w:rsidP="00D432CC">
      <w:pPr>
        <w:pStyle w:val="PargrafodaLista"/>
        <w:numPr>
          <w:ilvl w:val="0"/>
          <w:numId w:val="17"/>
        </w:numPr>
        <w:jc w:val="both"/>
        <w:rPr>
          <w:rFonts w:ascii="Arial" w:hAnsi="Arial" w:cs="Arial"/>
          <w:sz w:val="22"/>
          <w:szCs w:val="22"/>
        </w:rPr>
      </w:pPr>
      <w:r w:rsidRPr="00FF6AC4">
        <w:rPr>
          <w:rFonts w:ascii="Arial" w:hAnsi="Arial" w:cs="Arial"/>
          <w:b/>
          <w:sz w:val="22"/>
          <w:szCs w:val="22"/>
        </w:rPr>
        <w:t>Usuários passivo</w:t>
      </w:r>
      <w:r w:rsidR="00AD33E5" w:rsidRPr="00FF6AC4">
        <w:rPr>
          <w:rFonts w:ascii="Arial" w:hAnsi="Arial" w:cs="Arial"/>
          <w:bCs/>
          <w:sz w:val="22"/>
          <w:szCs w:val="22"/>
        </w:rPr>
        <w:t xml:space="preserve"> são aquele que não executam nenhuma função direta com o sistema. Os mesmos foram elaboradores somente para serem usados como classes generalizadas e abstratas.</w:t>
      </w:r>
    </w:p>
    <w:p w14:paraId="7020CCED" w14:textId="77777777" w:rsidR="00AD33E5" w:rsidRPr="00FF6AC4" w:rsidRDefault="00AD33E5" w:rsidP="00AD33E5">
      <w:pPr>
        <w:pStyle w:val="PargrafodaLista"/>
        <w:jc w:val="both"/>
        <w:rPr>
          <w:rFonts w:ascii="Arial" w:hAnsi="Arial" w:cs="Arial"/>
          <w:sz w:val="22"/>
          <w:szCs w:val="22"/>
        </w:rPr>
      </w:pPr>
    </w:p>
    <w:p w14:paraId="187BAC9B" w14:textId="53A8FE39" w:rsidR="00AD33E5" w:rsidRPr="00FF6AC4" w:rsidRDefault="00AD33E5" w:rsidP="00AD33E5">
      <w:pPr>
        <w:pStyle w:val="PargrafodaLista"/>
        <w:numPr>
          <w:ilvl w:val="1"/>
          <w:numId w:val="17"/>
        </w:numPr>
        <w:jc w:val="both"/>
        <w:rPr>
          <w:rFonts w:ascii="Arial" w:hAnsi="Arial" w:cs="Arial"/>
          <w:sz w:val="22"/>
          <w:szCs w:val="22"/>
        </w:rPr>
      </w:pPr>
      <w:r w:rsidRPr="00FF6AC4">
        <w:rPr>
          <w:rFonts w:ascii="Arial" w:hAnsi="Arial" w:cs="Arial"/>
          <w:b/>
          <w:bCs/>
          <w:sz w:val="22"/>
          <w:szCs w:val="22"/>
        </w:rPr>
        <w:t>Usuario_padrao</w:t>
      </w:r>
      <w:r w:rsidRPr="00FF6AC4">
        <w:rPr>
          <w:rFonts w:ascii="Arial" w:hAnsi="Arial" w:cs="Arial"/>
          <w:sz w:val="22"/>
          <w:szCs w:val="22"/>
        </w:rPr>
        <w:t xml:space="preserve"> é o ator de primeiro nível, ou seja</w:t>
      </w:r>
      <w:r w:rsidR="000C1CA3">
        <w:rPr>
          <w:rFonts w:ascii="Arial" w:hAnsi="Arial" w:cs="Arial"/>
          <w:sz w:val="22"/>
          <w:szCs w:val="22"/>
        </w:rPr>
        <w:t>,</w:t>
      </w:r>
      <w:r w:rsidRPr="00FF6AC4">
        <w:rPr>
          <w:rFonts w:ascii="Arial" w:hAnsi="Arial" w:cs="Arial"/>
          <w:sz w:val="22"/>
          <w:szCs w:val="22"/>
        </w:rPr>
        <w:t xml:space="preserve"> a forma mais generalizada</w:t>
      </w:r>
      <w:r w:rsidR="00D576CA" w:rsidRPr="00FF6AC4">
        <w:rPr>
          <w:rFonts w:ascii="Arial" w:hAnsi="Arial" w:cs="Arial"/>
          <w:sz w:val="22"/>
          <w:szCs w:val="22"/>
        </w:rPr>
        <w:t xml:space="preserve"> dos atores do sistema.</w:t>
      </w:r>
    </w:p>
    <w:p w14:paraId="42E68D5D" w14:textId="77777777" w:rsidR="00D576CA" w:rsidRPr="00FF6AC4" w:rsidRDefault="00D576CA" w:rsidP="00D576CA">
      <w:pPr>
        <w:pStyle w:val="PargrafodaLista"/>
        <w:ind w:left="1440"/>
        <w:jc w:val="both"/>
        <w:rPr>
          <w:rFonts w:ascii="Arial" w:hAnsi="Arial" w:cs="Arial"/>
          <w:sz w:val="22"/>
          <w:szCs w:val="22"/>
        </w:rPr>
      </w:pPr>
    </w:p>
    <w:p w14:paraId="1A120B9E" w14:textId="77777777" w:rsidR="00D576CA" w:rsidRPr="00FF6AC4" w:rsidRDefault="00980B52" w:rsidP="00FD6D1B">
      <w:pPr>
        <w:pStyle w:val="PargrafodaLista"/>
        <w:numPr>
          <w:ilvl w:val="1"/>
          <w:numId w:val="17"/>
        </w:numPr>
        <w:jc w:val="both"/>
        <w:rPr>
          <w:rFonts w:ascii="Arial" w:hAnsi="Arial" w:cs="Arial"/>
          <w:sz w:val="22"/>
          <w:szCs w:val="22"/>
        </w:rPr>
      </w:pPr>
      <w:r w:rsidRPr="00FF6AC4">
        <w:rPr>
          <w:rFonts w:ascii="Arial" w:hAnsi="Arial" w:cs="Arial"/>
          <w:b/>
          <w:sz w:val="22"/>
          <w:szCs w:val="22"/>
        </w:rPr>
        <w:t>Parceiro</w:t>
      </w:r>
      <w:r w:rsidR="00D576CA" w:rsidRPr="00FF6AC4">
        <w:rPr>
          <w:rFonts w:ascii="Arial" w:hAnsi="Arial" w:cs="Arial"/>
          <w:b/>
          <w:sz w:val="22"/>
          <w:szCs w:val="22"/>
        </w:rPr>
        <w:t xml:space="preserve"> </w:t>
      </w:r>
      <w:bookmarkStart w:id="48" w:name="_3fwokq0" w:colFirst="0" w:colLast="0"/>
      <w:bookmarkEnd w:id="48"/>
      <w:r w:rsidRPr="00FF6AC4">
        <w:rPr>
          <w:rFonts w:ascii="Arial" w:hAnsi="Arial" w:cs="Arial"/>
          <w:sz w:val="22"/>
          <w:szCs w:val="22"/>
        </w:rPr>
        <w:t xml:space="preserve">é o </w:t>
      </w:r>
      <w:r w:rsidR="00D576CA" w:rsidRPr="00FF6AC4">
        <w:rPr>
          <w:rFonts w:ascii="Arial" w:hAnsi="Arial" w:cs="Arial"/>
          <w:sz w:val="22"/>
          <w:szCs w:val="22"/>
        </w:rPr>
        <w:t>ator</w:t>
      </w:r>
      <w:r w:rsidRPr="00FF6AC4">
        <w:rPr>
          <w:rFonts w:ascii="Arial" w:hAnsi="Arial" w:cs="Arial"/>
          <w:sz w:val="22"/>
          <w:szCs w:val="22"/>
        </w:rPr>
        <w:t xml:space="preserve"> </w:t>
      </w:r>
      <w:r w:rsidR="00D576CA" w:rsidRPr="00FF6AC4">
        <w:rPr>
          <w:rFonts w:ascii="Arial" w:hAnsi="Arial" w:cs="Arial"/>
          <w:sz w:val="22"/>
          <w:szCs w:val="22"/>
        </w:rPr>
        <w:t>que aqui representa uma ONG/Abrigo. Este não executa nenhuma ação direta no sistema, pois suas ações só são executadas por meio da pessoa do colaborador. Toda ONG/abrigo deve possuir um responsável pessoa física.</w:t>
      </w:r>
    </w:p>
    <w:p w14:paraId="415467E4" w14:textId="77777777" w:rsidR="00D576CA" w:rsidRPr="00FF6AC4" w:rsidRDefault="00D576CA" w:rsidP="00D576CA">
      <w:pPr>
        <w:pStyle w:val="PargrafodaLista"/>
        <w:rPr>
          <w:rFonts w:ascii="Arial" w:hAnsi="Arial" w:cs="Arial"/>
          <w:b/>
          <w:sz w:val="22"/>
          <w:szCs w:val="22"/>
        </w:rPr>
      </w:pPr>
    </w:p>
    <w:p w14:paraId="50EB1331" w14:textId="205EC136" w:rsidR="00C12931" w:rsidRPr="00FF6AC4" w:rsidRDefault="00980B52" w:rsidP="00FD6D1B">
      <w:pPr>
        <w:pStyle w:val="PargrafodaLista"/>
        <w:numPr>
          <w:ilvl w:val="1"/>
          <w:numId w:val="17"/>
        </w:numPr>
        <w:jc w:val="both"/>
        <w:rPr>
          <w:rFonts w:ascii="Arial" w:hAnsi="Arial" w:cs="Arial"/>
          <w:sz w:val="22"/>
          <w:szCs w:val="22"/>
        </w:rPr>
      </w:pPr>
      <w:r w:rsidRPr="00FF6AC4">
        <w:rPr>
          <w:rFonts w:ascii="Arial" w:hAnsi="Arial" w:cs="Arial"/>
          <w:b/>
          <w:sz w:val="22"/>
          <w:szCs w:val="22"/>
        </w:rPr>
        <w:t>Pet</w:t>
      </w:r>
      <w:r w:rsidR="00D576CA" w:rsidRPr="00FF6AC4">
        <w:rPr>
          <w:rFonts w:ascii="Arial" w:hAnsi="Arial" w:cs="Arial"/>
          <w:b/>
          <w:sz w:val="22"/>
          <w:szCs w:val="22"/>
        </w:rPr>
        <w:t xml:space="preserve"> </w:t>
      </w:r>
      <w:r w:rsidRPr="00FF6AC4">
        <w:rPr>
          <w:rFonts w:ascii="Arial" w:hAnsi="Arial" w:cs="Arial"/>
          <w:sz w:val="22"/>
          <w:szCs w:val="22"/>
        </w:rPr>
        <w:t xml:space="preserve">este </w:t>
      </w:r>
      <w:r w:rsidR="00D576CA" w:rsidRPr="00FF6AC4">
        <w:rPr>
          <w:rFonts w:ascii="Arial" w:hAnsi="Arial" w:cs="Arial"/>
          <w:sz w:val="22"/>
          <w:szCs w:val="22"/>
        </w:rPr>
        <w:t>ator</w:t>
      </w:r>
      <w:r w:rsidRPr="00FF6AC4">
        <w:rPr>
          <w:rFonts w:ascii="Arial" w:hAnsi="Arial" w:cs="Arial"/>
          <w:sz w:val="22"/>
          <w:szCs w:val="22"/>
        </w:rPr>
        <w:t xml:space="preserve"> não terá acesso algum ao sistema, sendo apenas utilizado para identificar os animais disponíveis para adoção ou apadrinhados.</w:t>
      </w:r>
    </w:p>
    <w:p w14:paraId="654C1770" w14:textId="77777777" w:rsidR="00C12931" w:rsidRPr="00FF6AC4" w:rsidRDefault="00C12931">
      <w:pPr>
        <w:ind w:left="284"/>
        <w:rPr>
          <w:rFonts w:cs="Arial"/>
          <w:sz w:val="24"/>
          <w:szCs w:val="24"/>
        </w:rPr>
      </w:pPr>
      <w:bookmarkStart w:id="49" w:name="_4f1mdlm" w:colFirst="0" w:colLast="0"/>
      <w:bookmarkEnd w:id="49"/>
    </w:p>
    <w:p w14:paraId="332C1F52" w14:textId="77777777" w:rsidR="00C12931" w:rsidRPr="00FF6AC4" w:rsidRDefault="00C12931">
      <w:pPr>
        <w:pBdr>
          <w:top w:val="nil"/>
          <w:left w:val="nil"/>
          <w:bottom w:val="nil"/>
          <w:right w:val="nil"/>
          <w:between w:val="nil"/>
        </w:pBdr>
        <w:spacing w:before="60" w:after="60"/>
        <w:ind w:left="578"/>
        <w:jc w:val="both"/>
        <w:rPr>
          <w:rFonts w:cs="Arial"/>
          <w:color w:val="000000"/>
          <w:szCs w:val="22"/>
        </w:rPr>
      </w:pPr>
    </w:p>
    <w:p w14:paraId="3EBA5B64" w14:textId="77777777" w:rsidR="00C12931" w:rsidRPr="00FF6AC4" w:rsidRDefault="00980B52">
      <w:pPr>
        <w:pBdr>
          <w:top w:val="nil"/>
          <w:left w:val="nil"/>
          <w:bottom w:val="nil"/>
          <w:right w:val="nil"/>
          <w:between w:val="nil"/>
        </w:pBdr>
        <w:spacing w:before="60" w:after="60"/>
        <w:ind w:left="578"/>
        <w:jc w:val="both"/>
        <w:rPr>
          <w:rFonts w:cs="Arial"/>
          <w:szCs w:val="22"/>
        </w:rPr>
      </w:pPr>
      <w:bookmarkStart w:id="50" w:name="_2u6wntf" w:colFirst="0" w:colLast="0"/>
      <w:bookmarkEnd w:id="50"/>
      <w:r w:rsidRPr="00FF6AC4">
        <w:rPr>
          <w:rFonts w:cs="Arial"/>
        </w:rPr>
        <w:br w:type="page"/>
      </w:r>
    </w:p>
    <w:p w14:paraId="0E50D390" w14:textId="77777777" w:rsidR="00C12931" w:rsidRPr="00FF6AC4" w:rsidRDefault="00980B52">
      <w:pPr>
        <w:pStyle w:val="Ttulo3"/>
        <w:numPr>
          <w:ilvl w:val="1"/>
          <w:numId w:val="3"/>
        </w:numPr>
        <w:rPr>
          <w:rFonts w:ascii="Arial" w:hAnsi="Arial"/>
        </w:rPr>
      </w:pPr>
      <w:bookmarkStart w:id="51" w:name="_Toc47637843"/>
      <w:r w:rsidRPr="00FF6AC4">
        <w:rPr>
          <w:rFonts w:ascii="Arial" w:hAnsi="Arial"/>
        </w:rPr>
        <w:lastRenderedPageBreak/>
        <w:t>Diagrama de Caso de Uso – Visão do Usuário</w:t>
      </w:r>
      <w:bookmarkEnd w:id="51"/>
    </w:p>
    <w:p w14:paraId="4DD0F2AF" w14:textId="77777777" w:rsidR="00C12931" w:rsidRPr="00FF6AC4" w:rsidRDefault="00980B52" w:rsidP="00FF6AC4">
      <w:pPr>
        <w:pStyle w:val="Ttulo4"/>
        <w:numPr>
          <w:ilvl w:val="0"/>
          <w:numId w:val="26"/>
        </w:numPr>
        <w:rPr>
          <w:rFonts w:ascii="Arial" w:hAnsi="Arial" w:cs="Arial"/>
        </w:rPr>
      </w:pPr>
      <w:bookmarkStart w:id="52" w:name="_Toc47637844"/>
      <w:r w:rsidRPr="00FF6AC4">
        <w:rPr>
          <w:rFonts w:ascii="Arial" w:hAnsi="Arial" w:cs="Arial"/>
        </w:rPr>
        <w:t>Visão Geral do Sistema</w:t>
      </w:r>
      <w:bookmarkEnd w:id="52"/>
      <w:r w:rsidRPr="00FF6AC4">
        <w:rPr>
          <w:rFonts w:ascii="Arial" w:hAnsi="Arial" w:cs="Arial"/>
        </w:rPr>
        <w:t xml:space="preserve"> </w:t>
      </w:r>
    </w:p>
    <w:p w14:paraId="63FB0654" w14:textId="2E2F94F1" w:rsidR="00C12931" w:rsidRPr="00FF6AC4" w:rsidRDefault="00980B52">
      <w:pPr>
        <w:rPr>
          <w:rFonts w:cs="Arial"/>
          <w:color w:val="000000"/>
          <w:szCs w:val="22"/>
        </w:rPr>
      </w:pPr>
      <w:bookmarkStart w:id="53" w:name="_28h4qwu" w:colFirst="0" w:colLast="0"/>
      <w:bookmarkEnd w:id="53"/>
      <w:r w:rsidRPr="00FF6AC4">
        <w:rPr>
          <w:rFonts w:cs="Arial"/>
          <w:noProof/>
        </w:rPr>
        <w:drawing>
          <wp:anchor distT="0" distB="0" distL="114300" distR="114300" simplePos="0" relativeHeight="251659264" behindDoc="0" locked="0" layoutInCell="1" hidden="0" allowOverlap="1" wp14:anchorId="57B6BBE9" wp14:editId="1853BBE1">
            <wp:simplePos x="0" y="0"/>
            <wp:positionH relativeFrom="column">
              <wp:posOffset>1</wp:posOffset>
            </wp:positionH>
            <wp:positionV relativeFrom="paragraph">
              <wp:posOffset>161925</wp:posOffset>
            </wp:positionV>
            <wp:extent cx="5612130" cy="3414395"/>
            <wp:effectExtent l="0" t="0" r="0" b="0"/>
            <wp:wrapTopAndBottom distT="0" distB="0"/>
            <wp:docPr id="6"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13"/>
                    <a:srcRect/>
                    <a:stretch>
                      <a:fillRect/>
                    </a:stretch>
                  </pic:blipFill>
                  <pic:spPr>
                    <a:xfrm>
                      <a:off x="0" y="0"/>
                      <a:ext cx="5612130" cy="3414395"/>
                    </a:xfrm>
                    <a:prstGeom prst="rect">
                      <a:avLst/>
                    </a:prstGeom>
                    <a:ln/>
                  </pic:spPr>
                </pic:pic>
              </a:graphicData>
            </a:graphic>
          </wp:anchor>
        </w:drawing>
      </w:r>
    </w:p>
    <w:p w14:paraId="302EADCB" w14:textId="254E4723" w:rsidR="00C12931" w:rsidRPr="00FF6AC4" w:rsidRDefault="00980B52" w:rsidP="008017D4">
      <w:pPr>
        <w:pStyle w:val="Ttulo4"/>
        <w:numPr>
          <w:ilvl w:val="0"/>
          <w:numId w:val="20"/>
        </w:numPr>
        <w:rPr>
          <w:rFonts w:ascii="Arial" w:hAnsi="Arial" w:cs="Arial"/>
        </w:rPr>
      </w:pPr>
      <w:bookmarkStart w:id="54" w:name="_Toc47637845"/>
      <w:r w:rsidRPr="00FF6AC4">
        <w:rPr>
          <w:rFonts w:ascii="Arial" w:hAnsi="Arial" w:cs="Arial"/>
        </w:rPr>
        <w:t>Caso de Uso 1 – Cadastrar pet para adoção</w:t>
      </w:r>
      <w:bookmarkEnd w:id="54"/>
    </w:p>
    <w:p w14:paraId="09CE0018" w14:textId="3B1A2AFC" w:rsidR="00C12931" w:rsidRPr="00FF6AC4" w:rsidRDefault="00980B52">
      <w:pPr>
        <w:spacing w:before="60" w:after="60"/>
        <w:jc w:val="both"/>
        <w:rPr>
          <w:rFonts w:cs="Arial"/>
          <w:szCs w:val="22"/>
        </w:rPr>
      </w:pPr>
      <w:r w:rsidRPr="00FF6AC4">
        <w:rPr>
          <w:rFonts w:cs="Arial"/>
          <w:szCs w:val="22"/>
        </w:rPr>
        <w:t>O usuário será capaz de incluir um novo animal para adoção. Para efetuar esse cadastro, o usuário deverá estar necessariamente cadastrado e logado no sistema. Na barra de menus que estará localizada no topo da página haverá um botão para que o usuário tenha acesso a tal funcionalidade e será efetuado por meio de submissão dos dados necessários através de um formulário. Neste formulário o usuário deverá fornecer no mínimo uma foto e no máximo seis foto do pet, caso haja algum vídeo do pet nas redes sociais, o usuário também poderá fornecer o link de acesso a</w:t>
      </w:r>
      <w:r w:rsidR="00FE2077" w:rsidRPr="00FF6AC4">
        <w:rPr>
          <w:rFonts w:cs="Arial"/>
          <w:szCs w:val="22"/>
        </w:rPr>
        <w:t xml:space="preserve"> um</w:t>
      </w:r>
      <w:r w:rsidRPr="00FF6AC4">
        <w:rPr>
          <w:rFonts w:cs="Arial"/>
          <w:szCs w:val="22"/>
        </w:rPr>
        <w:t xml:space="preserve"> vídeo</w:t>
      </w:r>
      <w:r w:rsidR="004D5034" w:rsidRPr="00FF6AC4">
        <w:rPr>
          <w:rFonts w:cs="Arial"/>
          <w:szCs w:val="22"/>
        </w:rPr>
        <w:t>, caso possua</w:t>
      </w:r>
      <w:r w:rsidRPr="00FF6AC4">
        <w:rPr>
          <w:rFonts w:cs="Arial"/>
          <w:szCs w:val="22"/>
        </w:rPr>
        <w:t>. Deverá ser informada, de forma cativante, uma breve descrição do histórico do animal, uma descrição que contribua para que o interessado na adoção fiquei ainda mais motivado em fazê-la. Por fim deverão ser</w:t>
      </w:r>
      <w:r w:rsidR="004760EB" w:rsidRPr="00FF6AC4">
        <w:rPr>
          <w:rFonts w:cs="Arial"/>
          <w:szCs w:val="22"/>
        </w:rPr>
        <w:t xml:space="preserve"> </w:t>
      </w:r>
      <w:r w:rsidRPr="00FF6AC4">
        <w:rPr>
          <w:rFonts w:cs="Arial"/>
          <w:szCs w:val="22"/>
        </w:rPr>
        <w:t>informadas informações de identificação do animal, tais como nome, raça, sexo, porte, deficiência (caso possua) e outras informações pertinentes.</w:t>
      </w:r>
    </w:p>
    <w:p w14:paraId="3EE646CD" w14:textId="3EB288A2" w:rsidR="00C12931" w:rsidRPr="00FF6AC4" w:rsidRDefault="00980B52" w:rsidP="008017D4">
      <w:pPr>
        <w:pStyle w:val="Ttulo4"/>
        <w:numPr>
          <w:ilvl w:val="0"/>
          <w:numId w:val="20"/>
        </w:numPr>
        <w:rPr>
          <w:rFonts w:ascii="Arial" w:hAnsi="Arial" w:cs="Arial"/>
        </w:rPr>
      </w:pPr>
      <w:bookmarkStart w:id="55" w:name="_Toc47637846"/>
      <w:r w:rsidRPr="00FF6AC4">
        <w:rPr>
          <w:rFonts w:ascii="Arial" w:hAnsi="Arial" w:cs="Arial"/>
        </w:rPr>
        <w:t>Caso de Uso 2 – Consultar informações do pet</w:t>
      </w:r>
      <w:bookmarkEnd w:id="55"/>
    </w:p>
    <w:p w14:paraId="2336F526" w14:textId="77777777" w:rsidR="00C12931" w:rsidRPr="00FF6AC4" w:rsidRDefault="00980B52">
      <w:pPr>
        <w:spacing w:before="60" w:after="60"/>
        <w:jc w:val="both"/>
        <w:rPr>
          <w:rFonts w:cs="Arial"/>
          <w:szCs w:val="22"/>
        </w:rPr>
      </w:pPr>
      <w:r w:rsidRPr="00FF6AC4">
        <w:rPr>
          <w:rFonts w:cs="Arial"/>
          <w:szCs w:val="22"/>
        </w:rPr>
        <w:t>O usuário doador poderá, a qualquer momento, consultar os dados cadastrais do pet disponibilizado para adoção, mesmo após efetuada sua adoção. Para ter acesso a funcionalidade o usuário contará com uma listagem dos pets por ele cadastrados e um ícone que o levará à página com as informações do pet.</w:t>
      </w:r>
    </w:p>
    <w:p w14:paraId="0E678202" w14:textId="191A9B9C" w:rsidR="00C12931" w:rsidRPr="00FF6AC4" w:rsidRDefault="00980B52" w:rsidP="008017D4">
      <w:pPr>
        <w:pStyle w:val="Ttulo4"/>
        <w:numPr>
          <w:ilvl w:val="0"/>
          <w:numId w:val="20"/>
        </w:numPr>
        <w:rPr>
          <w:rFonts w:ascii="Arial" w:hAnsi="Arial" w:cs="Arial"/>
        </w:rPr>
      </w:pPr>
      <w:bookmarkStart w:id="56" w:name="_Toc47637847"/>
      <w:r w:rsidRPr="00FF6AC4">
        <w:rPr>
          <w:rFonts w:ascii="Arial" w:hAnsi="Arial" w:cs="Arial"/>
        </w:rPr>
        <w:t>Caso de Uso 3 – Alterar cadastro do pet</w:t>
      </w:r>
      <w:bookmarkEnd w:id="56"/>
    </w:p>
    <w:p w14:paraId="33F339FB" w14:textId="77777777" w:rsidR="00C12931" w:rsidRPr="00FF6AC4" w:rsidRDefault="00980B52">
      <w:pPr>
        <w:spacing w:before="60" w:after="60"/>
        <w:jc w:val="both"/>
        <w:rPr>
          <w:rFonts w:cs="Arial"/>
          <w:szCs w:val="22"/>
        </w:rPr>
      </w:pPr>
      <w:r w:rsidRPr="00FF6AC4">
        <w:rPr>
          <w:rFonts w:cs="Arial"/>
          <w:szCs w:val="22"/>
        </w:rPr>
        <w:t>O usuário doador poderá, a qualquer momento</w:t>
      </w:r>
      <w:r w:rsidR="0050445B" w:rsidRPr="00FF6AC4">
        <w:rPr>
          <w:rFonts w:cs="Arial"/>
          <w:szCs w:val="22"/>
        </w:rPr>
        <w:t>,</w:t>
      </w:r>
      <w:r w:rsidRPr="00FF6AC4">
        <w:rPr>
          <w:rFonts w:cs="Arial"/>
          <w:szCs w:val="22"/>
        </w:rPr>
        <w:t xml:space="preserve"> até que seja efetuada a adoção, alterar os dados cadastrais do pet disponibilizado para adoção. Para ter acesso a funcionalidade o usuário contará com uma listagem dos pets por ele cadastrados e um ícone que o levará à página para alteração dos dados desejados. Após efetuadas as alterações necessárias, o usuário deverá clicar em no botão ENVIAR e em será exibida uma tela de confirmação das alterações.</w:t>
      </w:r>
    </w:p>
    <w:p w14:paraId="15040EF4" w14:textId="2932EBB6" w:rsidR="00C12931" w:rsidRPr="00FF6AC4" w:rsidRDefault="00980B52" w:rsidP="008017D4">
      <w:pPr>
        <w:pStyle w:val="Ttulo4"/>
        <w:numPr>
          <w:ilvl w:val="0"/>
          <w:numId w:val="20"/>
        </w:numPr>
        <w:rPr>
          <w:rFonts w:ascii="Arial" w:hAnsi="Arial" w:cs="Arial"/>
        </w:rPr>
      </w:pPr>
      <w:bookmarkStart w:id="57" w:name="_Toc47637848"/>
      <w:r w:rsidRPr="00FF6AC4">
        <w:rPr>
          <w:rFonts w:ascii="Arial" w:hAnsi="Arial" w:cs="Arial"/>
        </w:rPr>
        <w:lastRenderedPageBreak/>
        <w:t>Caso de Uso 4 – Deletar pet</w:t>
      </w:r>
      <w:bookmarkEnd w:id="57"/>
    </w:p>
    <w:p w14:paraId="57BE6607" w14:textId="77777777" w:rsidR="00C12931" w:rsidRPr="00FF6AC4" w:rsidRDefault="00980B52">
      <w:pPr>
        <w:spacing w:before="60" w:after="60"/>
        <w:jc w:val="both"/>
        <w:rPr>
          <w:rFonts w:cs="Arial"/>
          <w:szCs w:val="22"/>
        </w:rPr>
      </w:pPr>
      <w:r w:rsidRPr="00FF6AC4">
        <w:rPr>
          <w:rFonts w:cs="Arial"/>
          <w:szCs w:val="22"/>
        </w:rPr>
        <w:t>O usuário doador poderá, a qualquer momento até que seja efetuada a adoção, excluir o pet disponibilizado para adoção. Para ter acesso a funcionalidade o usuário contará com uma listagem dos pets por ele cadastrados e um ícone que o levará à página de confirmação da exclusão do pet cadastrado. Na página de exclusão será possível visualizar as informações do pet e haverá ainda uma informação de que essa ação não poderá ser revertida. Ciente e certo de sua vontade o usuário deverá clicar no link destacado em vermelho "Sim, tenho certeza!" e em será exibida uma tela de confirmação da exclusão.</w:t>
      </w:r>
    </w:p>
    <w:p w14:paraId="3E5D0E02" w14:textId="7050B2C5" w:rsidR="00C12931" w:rsidRPr="00FF6AC4" w:rsidRDefault="00980B52" w:rsidP="008017D4">
      <w:pPr>
        <w:pStyle w:val="Ttulo4"/>
        <w:numPr>
          <w:ilvl w:val="0"/>
          <w:numId w:val="20"/>
        </w:numPr>
        <w:rPr>
          <w:rFonts w:ascii="Arial" w:hAnsi="Arial" w:cs="Arial"/>
        </w:rPr>
      </w:pPr>
      <w:bookmarkStart w:id="58" w:name="_Toc47637849"/>
      <w:r w:rsidRPr="00FF6AC4">
        <w:rPr>
          <w:rFonts w:ascii="Arial" w:hAnsi="Arial" w:cs="Arial"/>
        </w:rPr>
        <w:t>Caso de Uso 5 – Adotar pet</w:t>
      </w:r>
      <w:bookmarkEnd w:id="58"/>
    </w:p>
    <w:p w14:paraId="12EF390C" w14:textId="77777777" w:rsidR="00C12931" w:rsidRPr="00FF6AC4" w:rsidRDefault="00980B52">
      <w:pPr>
        <w:spacing w:before="60" w:after="60"/>
        <w:jc w:val="both"/>
        <w:rPr>
          <w:rFonts w:cs="Arial"/>
          <w:szCs w:val="22"/>
        </w:rPr>
      </w:pPr>
      <w:r w:rsidRPr="00FF6AC4">
        <w:rPr>
          <w:rFonts w:cs="Arial"/>
          <w:szCs w:val="22"/>
        </w:rPr>
        <w:t>O usuário poderá adotar um pet e para isso deverá escolher o pet, cuja listagem poderá ser acessada por meio do menu “Pets” disponível na barra de menus. Após selecionado o animal, o usuário deverá clicar no botão “QUERO ADOTAR” o qual o levará para uma tela contendo as informações gerais do pet, as informações do adotante, informações de regras de adoção, termo de responsabilidade, dicas de cuidados para com o pet. Estando ciente e certo de sua vontade, deverá clicar no botão “CONFIRMAR INTERESSE” e sem seguida será exibida uma tela confirmando a manifestação de interesse. Nessa tela de confirmação haverá um botão para que o interessado possa contatar o adotante e mais uma vez, por meio de mensagem, reforçar o seu interesse. Após confirmação de interesse, o status do pet escolhido passará a constar como “Pendente de Aprovação”, essa mesma informação também será incluída na tabela de animais cadastrados pelo doador no campo status. Também será incluída, na tabela pets adotados pelo adotante as informações de nome do pet e o status da adoção. O usuário adotante ficará impedido de manifestar interesse em novas adoções, por um prazo de 72 horas ou até que o doador aprove/rejeite a adoção. Decorrido o prazo de 72 horas o interessado poderá manifestar novo interesse de adoção, inclusive para o animal que transcorreu o prazo e/ou tenha sido negada. Em caso de rejeição de adoção o interessado poderá efetuar, para o mesmo pet, somente outra tentativa, totalizando duas tentativas cujas adoções foram negadas.</w:t>
      </w:r>
    </w:p>
    <w:p w14:paraId="7E6C3E6C" w14:textId="44C4BB77" w:rsidR="00C12931" w:rsidRPr="00FF6AC4" w:rsidRDefault="00980B52" w:rsidP="008017D4">
      <w:pPr>
        <w:pStyle w:val="Ttulo4"/>
        <w:numPr>
          <w:ilvl w:val="0"/>
          <w:numId w:val="20"/>
        </w:numPr>
        <w:rPr>
          <w:rFonts w:ascii="Arial" w:hAnsi="Arial" w:cs="Arial"/>
        </w:rPr>
      </w:pPr>
      <w:bookmarkStart w:id="59" w:name="_Toc47637850"/>
      <w:r w:rsidRPr="00FF6AC4">
        <w:rPr>
          <w:rFonts w:ascii="Arial" w:hAnsi="Arial" w:cs="Arial"/>
        </w:rPr>
        <w:t>Caso de Uso 6 – Aprovar adoção</w:t>
      </w:r>
      <w:bookmarkEnd w:id="59"/>
    </w:p>
    <w:p w14:paraId="19A3B6DD" w14:textId="77777777" w:rsidR="00C12931" w:rsidRPr="00FF6AC4" w:rsidRDefault="00980B52">
      <w:pPr>
        <w:spacing w:before="60" w:after="60"/>
        <w:jc w:val="both"/>
        <w:rPr>
          <w:rFonts w:cs="Arial"/>
          <w:szCs w:val="22"/>
        </w:rPr>
      </w:pPr>
      <w:r w:rsidRPr="00FF6AC4">
        <w:rPr>
          <w:rFonts w:cs="Arial"/>
          <w:szCs w:val="22"/>
        </w:rPr>
        <w:t>O doador é quem dará o veredicto final e caberá a ele aceitar ou rejeitar a adoção. Ele terá um prazo de 72 horas para aprovar ou rejeitar o pedido de adoção. O adotante receberá um e-mail comunicando sobre a manifestação de interesse. Para aceitar a adoção o adotante deverá acessar a tabela de pets por ele cadastrados, onde na coluna status constará a informação “Pendente de Aprovação” seguida de ícone para aprovação/rejeição. Uma vez aceita a adoção o status do animal passará a constar como “Indisponível”, assim com as informações referente a adoção também passarão a constar na tabela de animais cadastrados pelo doador e na tabela de animais adotados pelo adotante.</w:t>
      </w:r>
    </w:p>
    <w:p w14:paraId="38AAF90E" w14:textId="2E15A06B" w:rsidR="00C12931" w:rsidRPr="00FF6AC4" w:rsidRDefault="00980B52" w:rsidP="008017D4">
      <w:pPr>
        <w:pStyle w:val="Ttulo4"/>
        <w:numPr>
          <w:ilvl w:val="0"/>
          <w:numId w:val="20"/>
        </w:numPr>
        <w:rPr>
          <w:rFonts w:ascii="Arial" w:hAnsi="Arial" w:cs="Arial"/>
        </w:rPr>
      </w:pPr>
      <w:bookmarkStart w:id="60" w:name="_Toc47637851"/>
      <w:r w:rsidRPr="00FF6AC4">
        <w:rPr>
          <w:rFonts w:ascii="Arial" w:hAnsi="Arial" w:cs="Arial"/>
        </w:rPr>
        <w:t>Caso de Uso 7 – Aprovar voluntário</w:t>
      </w:r>
      <w:bookmarkEnd w:id="60"/>
    </w:p>
    <w:p w14:paraId="12214D7A" w14:textId="77777777" w:rsidR="00C12931" w:rsidRPr="00FF6AC4" w:rsidRDefault="00980B52">
      <w:pPr>
        <w:spacing w:before="60" w:after="60"/>
        <w:jc w:val="both"/>
        <w:rPr>
          <w:rFonts w:cs="Arial"/>
          <w:szCs w:val="22"/>
        </w:rPr>
      </w:pPr>
      <w:r w:rsidRPr="00FF6AC4">
        <w:rPr>
          <w:rFonts w:cs="Arial"/>
          <w:szCs w:val="22"/>
        </w:rPr>
        <w:t xml:space="preserve">Após o usuário se cadastrar como voluntário, o parceiro </w:t>
      </w:r>
      <w:r w:rsidRPr="00FF6AC4">
        <w:rPr>
          <w:rFonts w:cs="Arial"/>
          <w:i/>
          <w:szCs w:val="22"/>
        </w:rPr>
        <w:t xml:space="preserve">(ONG ou abrigo) </w:t>
      </w:r>
      <w:r w:rsidRPr="00FF6AC4">
        <w:rPr>
          <w:rFonts w:cs="Arial"/>
          <w:szCs w:val="22"/>
        </w:rPr>
        <w:t>cadastrado será notificado por e-mail e este</w:t>
      </w:r>
      <w:r w:rsidRPr="00FF6AC4">
        <w:rPr>
          <w:rFonts w:cs="Arial"/>
          <w:i/>
          <w:szCs w:val="22"/>
        </w:rPr>
        <w:t xml:space="preserve"> </w:t>
      </w:r>
      <w:r w:rsidRPr="00FF6AC4">
        <w:rPr>
          <w:rFonts w:cs="Arial"/>
          <w:szCs w:val="22"/>
        </w:rPr>
        <w:t>deverá acessar a relação de colaboradores onde encontrará os dados do interessado e neste constará em seu status “Aguardando Aprovação”. O colaborador representante da organização deverá então clicar no ícone de alteração de usuário e efetuar a devida avaliação, informando a data de alteração, a decisão tomada e caso aprovado, deverá informar a função a ser exercida pelo colaborador. Após clicar em enviar os dados, será disparado para o e-mail do interessado informação da decisão e a efetiva integração à equipe da organização. O novo colaborador terá seus dados adicionados ao quadro de pessoal da organização. No cadastro do usuário também passará a constará a informação de que este é um colaborador de a qual organização ele participa.</w:t>
      </w:r>
    </w:p>
    <w:p w14:paraId="22A60E6C" w14:textId="24876BE8" w:rsidR="00C12931" w:rsidRPr="00FF6AC4" w:rsidRDefault="00980B52" w:rsidP="008017D4">
      <w:pPr>
        <w:pStyle w:val="Ttulo4"/>
        <w:numPr>
          <w:ilvl w:val="0"/>
          <w:numId w:val="20"/>
        </w:numPr>
        <w:rPr>
          <w:rFonts w:ascii="Arial" w:hAnsi="Arial" w:cs="Arial"/>
        </w:rPr>
      </w:pPr>
      <w:bookmarkStart w:id="61" w:name="_Toc47637852"/>
      <w:r w:rsidRPr="00FF6AC4">
        <w:rPr>
          <w:rFonts w:ascii="Arial" w:hAnsi="Arial" w:cs="Arial"/>
        </w:rPr>
        <w:t>Caso de Uso 8 – Aprovar padrinho</w:t>
      </w:r>
      <w:bookmarkEnd w:id="61"/>
    </w:p>
    <w:p w14:paraId="57841B8D" w14:textId="77777777" w:rsidR="00C12931" w:rsidRPr="00FF6AC4" w:rsidRDefault="00980B52">
      <w:pPr>
        <w:spacing w:before="60" w:after="60"/>
        <w:jc w:val="both"/>
        <w:rPr>
          <w:rFonts w:cs="Arial"/>
          <w:szCs w:val="22"/>
        </w:rPr>
      </w:pPr>
      <w:r w:rsidRPr="00FF6AC4">
        <w:rPr>
          <w:rFonts w:cs="Arial"/>
          <w:szCs w:val="22"/>
        </w:rPr>
        <w:t xml:space="preserve">Após o usuário manifestar interesse em apadrinhar um pet, o parceiro </w:t>
      </w:r>
      <w:r w:rsidRPr="00FF6AC4">
        <w:rPr>
          <w:rFonts w:cs="Arial"/>
          <w:i/>
          <w:szCs w:val="22"/>
        </w:rPr>
        <w:t xml:space="preserve">(ONG ou abrigo) </w:t>
      </w:r>
      <w:r w:rsidRPr="00FF6AC4">
        <w:rPr>
          <w:rFonts w:cs="Arial"/>
          <w:szCs w:val="22"/>
        </w:rPr>
        <w:t>cadastrado será notificado por e-mail e este</w:t>
      </w:r>
      <w:r w:rsidRPr="00FF6AC4">
        <w:rPr>
          <w:rFonts w:cs="Arial"/>
          <w:i/>
          <w:szCs w:val="22"/>
        </w:rPr>
        <w:t xml:space="preserve"> </w:t>
      </w:r>
      <w:r w:rsidRPr="00FF6AC4">
        <w:rPr>
          <w:rFonts w:cs="Arial"/>
          <w:szCs w:val="22"/>
        </w:rPr>
        <w:t xml:space="preserve">deverá acessar a relação de colaboradores onde encontrará os dados do interessado e neste constará em seu status “Aguardando </w:t>
      </w:r>
      <w:r w:rsidRPr="00FF6AC4">
        <w:rPr>
          <w:rFonts w:cs="Arial"/>
          <w:szCs w:val="22"/>
        </w:rPr>
        <w:lastRenderedPageBreak/>
        <w:t>Aprovação”. O colaborador representante da organização deverá então clicar no ícone de alteração de usuário e efetuar a devida avaliação, informando a data de alteração e a decisão tomada. Após clicar em enviar os dados, será disparado para o e-mail do interessado a informação da decisão. O novo padrinho terá seus dados adicionados ao quadro de padrinhos da organização. No cadastro do usuário também passará a constará a informação de que este é um padrinho de a qual organização colabora.</w:t>
      </w:r>
    </w:p>
    <w:p w14:paraId="0221D3A8" w14:textId="77777777" w:rsidR="00C12931" w:rsidRPr="00FF6AC4" w:rsidRDefault="00C12931">
      <w:pPr>
        <w:keepNext/>
        <w:pBdr>
          <w:top w:val="nil"/>
          <w:left w:val="nil"/>
          <w:bottom w:val="nil"/>
          <w:right w:val="nil"/>
          <w:between w:val="nil"/>
        </w:pBdr>
        <w:spacing w:after="480"/>
        <w:jc w:val="right"/>
        <w:rPr>
          <w:rFonts w:eastAsia="Arial" w:cs="Arial"/>
          <w:b/>
          <w:color w:val="000000"/>
          <w:sz w:val="24"/>
          <w:szCs w:val="24"/>
        </w:rPr>
      </w:pPr>
    </w:p>
    <w:p w14:paraId="66C188EE" w14:textId="77777777" w:rsidR="00C12931" w:rsidRPr="00FF6AC4" w:rsidRDefault="00980B52">
      <w:pPr>
        <w:pStyle w:val="Ttulo1"/>
        <w:ind w:left="578"/>
        <w:jc w:val="right"/>
        <w:rPr>
          <w:rFonts w:ascii="Arial" w:eastAsia="Arial" w:hAnsi="Arial" w:cs="Arial"/>
        </w:rPr>
      </w:pPr>
      <w:bookmarkStart w:id="62" w:name="_Toc47637853"/>
      <w:r w:rsidRPr="00FF6AC4">
        <w:rPr>
          <w:rFonts w:ascii="Arial" w:eastAsia="Arial" w:hAnsi="Arial" w:cs="Arial"/>
        </w:rPr>
        <w:t>Capítulo 2</w:t>
      </w:r>
      <w:bookmarkEnd w:id="62"/>
    </w:p>
    <w:p w14:paraId="29AEF572" w14:textId="77777777" w:rsidR="00C12931" w:rsidRPr="00FF6AC4" w:rsidRDefault="00980B52">
      <w:pPr>
        <w:pStyle w:val="Ttulo2"/>
        <w:numPr>
          <w:ilvl w:val="0"/>
          <w:numId w:val="3"/>
        </w:numPr>
      </w:pPr>
      <w:bookmarkStart w:id="63" w:name="_Toc47637854"/>
      <w:r w:rsidRPr="00FF6AC4">
        <w:t>Requisitos funcionais (casos de uso)</w:t>
      </w:r>
      <w:bookmarkEnd w:id="63"/>
    </w:p>
    <w:p w14:paraId="380ADEDF" w14:textId="77777777" w:rsidR="00C12931" w:rsidRPr="00FF6AC4" w:rsidRDefault="00980B52">
      <w:pPr>
        <w:pBdr>
          <w:top w:val="nil"/>
          <w:left w:val="nil"/>
          <w:bottom w:val="nil"/>
          <w:right w:val="nil"/>
          <w:between w:val="nil"/>
        </w:pBdr>
        <w:spacing w:before="60" w:after="60"/>
        <w:ind w:left="578"/>
        <w:jc w:val="both"/>
        <w:rPr>
          <w:rFonts w:cs="Arial"/>
          <w:color w:val="5B9BD5"/>
          <w:szCs w:val="22"/>
        </w:rPr>
      </w:pPr>
      <w:r w:rsidRPr="00FF6AC4">
        <w:rPr>
          <w:rFonts w:cs="Arial"/>
          <w:color w:val="5B9BD5"/>
          <w:szCs w:val="22"/>
        </w:rPr>
        <w:t xml:space="preserve">&lt;Nesta seção, apresente todos os requisitos funcionais, ou casos de uso, do sistema. Em sistemas grandes é comum haver muitos casos de uso e, para facilitar a visualização deste documento, você pode agrupá-los em subseções de casos de uso correlacionados. Os nomes das subseções devem ser únicos e pequenos (3 palavras no máximo) e podem ser formados por palavras, números e/ou abreviações. </w:t>
      </w:r>
    </w:p>
    <w:p w14:paraId="1414DD4B" w14:textId="77777777" w:rsidR="00C12931" w:rsidRPr="00FF6AC4" w:rsidRDefault="00980B52">
      <w:pPr>
        <w:pBdr>
          <w:top w:val="nil"/>
          <w:left w:val="nil"/>
          <w:bottom w:val="nil"/>
          <w:right w:val="nil"/>
          <w:between w:val="nil"/>
        </w:pBdr>
        <w:spacing w:before="60" w:after="60"/>
        <w:ind w:left="578"/>
        <w:jc w:val="both"/>
        <w:rPr>
          <w:rFonts w:cs="Arial"/>
          <w:color w:val="5B9BD5"/>
          <w:szCs w:val="22"/>
        </w:rPr>
      </w:pPr>
      <w:r w:rsidRPr="00FF6AC4">
        <w:rPr>
          <w:rFonts w:cs="Arial"/>
          <w:color w:val="5B9BD5"/>
          <w:szCs w:val="22"/>
        </w:rPr>
        <w:t>Cada um dos casos de uso deve ser descrito em um</w:t>
      </w:r>
      <w:r w:rsidRPr="00FF6AC4">
        <w:rPr>
          <w:rFonts w:cs="Arial"/>
          <w:i/>
          <w:color w:val="5B9BD5"/>
          <w:szCs w:val="22"/>
        </w:rPr>
        <w:t xml:space="preserve"> </w:t>
      </w:r>
      <w:r w:rsidRPr="00FF6AC4">
        <w:rPr>
          <w:rFonts w:cs="Arial"/>
          <w:color w:val="5B9BD5"/>
          <w:szCs w:val="22"/>
        </w:rPr>
        <w:t>bloco específico, seguindo o modelo descrito abaixo. O identificador do bloco deve conter o número do caso de uso (por exemplo, [RF001]) e o seu nome. Se os casos de uso forem agrupados em subseções específicas, a numeração deles deve ser reiniciada a cada subseção (dentro de uma mesma subseção, todo caso de uso deve ter um número de identificação único).</w:t>
      </w:r>
    </w:p>
    <w:p w14:paraId="7F7A3646" w14:textId="77777777" w:rsidR="00C12931" w:rsidRPr="00FF6AC4" w:rsidRDefault="00980B52">
      <w:pPr>
        <w:pBdr>
          <w:top w:val="nil"/>
          <w:left w:val="nil"/>
          <w:bottom w:val="nil"/>
          <w:right w:val="nil"/>
          <w:between w:val="nil"/>
        </w:pBdr>
        <w:spacing w:before="60" w:after="60"/>
        <w:ind w:left="578"/>
        <w:jc w:val="both"/>
        <w:rPr>
          <w:rFonts w:cs="Arial"/>
          <w:color w:val="000000"/>
          <w:szCs w:val="22"/>
        </w:rPr>
      </w:pPr>
      <w:bookmarkStart w:id="64" w:name="_1egqt2p" w:colFirst="0" w:colLast="0"/>
      <w:bookmarkEnd w:id="64"/>
      <w:r w:rsidRPr="00FF6AC4">
        <w:rPr>
          <w:rFonts w:cs="Arial"/>
          <w:color w:val="5B9BD5"/>
          <w:szCs w:val="22"/>
        </w:rPr>
        <w:t>Quando a primeira versão deste documento for disponibilizada para a equipe de desenvolvimento, os nomes das subseções e os números dos casos de uso não devem ser modificados ou reaproveitados, para não invalidar referências externas feitas a eles.&gt;</w:t>
      </w:r>
    </w:p>
    <w:p w14:paraId="0E8105D5" w14:textId="77777777" w:rsidR="00C12931" w:rsidRPr="00FF6AC4" w:rsidRDefault="00980B52">
      <w:pPr>
        <w:pStyle w:val="Ttulo3"/>
        <w:numPr>
          <w:ilvl w:val="1"/>
          <w:numId w:val="3"/>
        </w:numPr>
        <w:rPr>
          <w:rFonts w:ascii="Arial" w:hAnsi="Arial"/>
        </w:rPr>
      </w:pPr>
      <w:bookmarkStart w:id="65" w:name="_Toc47637855"/>
      <w:r w:rsidRPr="00FF6AC4">
        <w:rPr>
          <w:rFonts w:ascii="Arial" w:hAnsi="Arial"/>
        </w:rPr>
        <w:t>Requisitos do Friend</w:t>
      </w:r>
      <w:bookmarkEnd w:id="65"/>
      <w:r w:rsidRPr="00FF6AC4">
        <w:rPr>
          <w:rFonts w:ascii="Arial" w:hAnsi="Arial"/>
        </w:rPr>
        <w:t xml:space="preserve"> </w:t>
      </w:r>
    </w:p>
    <w:p w14:paraId="06C96D29" w14:textId="77777777" w:rsidR="00C12931" w:rsidRPr="00FF6AC4" w:rsidRDefault="00980B52">
      <w:pPr>
        <w:pBdr>
          <w:top w:val="nil"/>
          <w:left w:val="nil"/>
          <w:bottom w:val="nil"/>
          <w:right w:val="nil"/>
          <w:between w:val="nil"/>
        </w:pBdr>
        <w:spacing w:before="60" w:after="60"/>
        <w:ind w:left="578"/>
        <w:jc w:val="both"/>
        <w:rPr>
          <w:rFonts w:cs="Arial"/>
          <w:color w:val="000000"/>
          <w:szCs w:val="22"/>
        </w:rPr>
      </w:pPr>
      <w:del w:id="66" w:author="">
        <w:r w:rsidRPr="00FF6AC4">
          <w:rPr>
            <w:rFonts w:cs="Arial"/>
            <w:color w:val="5B9BD5"/>
            <w:szCs w:val="22"/>
          </w:rPr>
          <w:delText>Se todos os casos de uso desta seção estiverem relacionados com o mesmo ator você pode informar isso aqui, especificando qual é o ator em questão, e eliminar o campo “Ator:” das descrições dos casos de uso feitas nos blocos a seguir.&gt;</w:delText>
        </w:r>
      </w:del>
    </w:p>
    <w:p w14:paraId="786D7AE2" w14:textId="77777777" w:rsidR="00C12931" w:rsidRPr="00FF6AC4" w:rsidRDefault="00980B52">
      <w:pPr>
        <w:pStyle w:val="Ttulo5"/>
        <w:spacing w:after="120"/>
      </w:pPr>
      <w:r w:rsidRPr="00FF6AC4">
        <w:t xml:space="preserve"> </w:t>
      </w:r>
      <w:bookmarkStart w:id="67" w:name="_Toc47637856"/>
      <w:r w:rsidRPr="00FF6AC4">
        <w:t>[RF037] Novo Cadastro Friend/ Se cadastrar no Sistema</w:t>
      </w:r>
      <w:bookmarkEnd w:id="67"/>
    </w:p>
    <w:tbl>
      <w:tblPr>
        <w:tblStyle w:val="a"/>
        <w:tblW w:w="9075" w:type="dxa"/>
        <w:tblInd w:w="0" w:type="dxa"/>
        <w:tblLayout w:type="fixed"/>
        <w:tblLook w:val="0000" w:firstRow="0" w:lastRow="0" w:firstColumn="0" w:lastColumn="0" w:noHBand="0" w:noVBand="0"/>
      </w:tblPr>
      <w:tblGrid>
        <w:gridCol w:w="1726"/>
        <w:gridCol w:w="2721"/>
        <w:gridCol w:w="4628"/>
      </w:tblGrid>
      <w:tr w:rsidR="00C12931" w:rsidRPr="00FF6AC4" w14:paraId="390E5414" w14:textId="77777777">
        <w:trPr>
          <w:trHeight w:val="278"/>
        </w:trPr>
        <w:tc>
          <w:tcPr>
            <w:tcW w:w="1726" w:type="dxa"/>
            <w:tcBorders>
              <w:top w:val="single" w:sz="8" w:space="0" w:color="FFFFFF"/>
              <w:left w:val="single" w:sz="8" w:space="0" w:color="FFFFFF"/>
              <w:bottom w:val="single" w:sz="24" w:space="0" w:color="FFFFFF"/>
              <w:right w:val="single" w:sz="8" w:space="0" w:color="FFFFFF"/>
            </w:tcBorders>
            <w:shd w:val="clear" w:color="auto" w:fill="5FA534"/>
            <w:tcMar>
              <w:top w:w="72" w:type="dxa"/>
              <w:left w:w="144" w:type="dxa"/>
              <w:bottom w:w="72" w:type="dxa"/>
              <w:right w:w="144" w:type="dxa"/>
            </w:tcMar>
          </w:tcPr>
          <w:p w14:paraId="1B102AC3" w14:textId="77777777" w:rsidR="00C12931" w:rsidRPr="00FF6AC4" w:rsidRDefault="00980B52">
            <w:pPr>
              <w:rPr>
                <w:rFonts w:cs="Arial"/>
                <w:color w:val="FFFFFF"/>
                <w:sz w:val="24"/>
                <w:szCs w:val="24"/>
              </w:rPr>
            </w:pPr>
            <w:r w:rsidRPr="00FF6AC4">
              <w:rPr>
                <w:rFonts w:cs="Arial"/>
                <w:b/>
                <w:color w:val="FFFFFF"/>
                <w:sz w:val="24"/>
                <w:szCs w:val="24"/>
              </w:rPr>
              <w:t>#37</w:t>
            </w:r>
          </w:p>
        </w:tc>
        <w:tc>
          <w:tcPr>
            <w:tcW w:w="7349" w:type="dxa"/>
            <w:gridSpan w:val="2"/>
            <w:tcBorders>
              <w:top w:val="single" w:sz="8" w:space="0" w:color="FFFFFF"/>
              <w:left w:val="single" w:sz="8" w:space="0" w:color="FFFFFF"/>
              <w:bottom w:val="single" w:sz="24" w:space="0" w:color="FFFFFF"/>
              <w:right w:val="single" w:sz="8" w:space="0" w:color="FFFFFF"/>
            </w:tcBorders>
            <w:shd w:val="clear" w:color="auto" w:fill="5FA534"/>
            <w:tcMar>
              <w:top w:w="72" w:type="dxa"/>
              <w:left w:w="144" w:type="dxa"/>
              <w:bottom w:w="72" w:type="dxa"/>
              <w:right w:w="144" w:type="dxa"/>
            </w:tcMar>
          </w:tcPr>
          <w:p w14:paraId="56453BA7" w14:textId="77777777" w:rsidR="00C12931" w:rsidRPr="00FF6AC4" w:rsidRDefault="00980B52">
            <w:pPr>
              <w:rPr>
                <w:rFonts w:cs="Arial"/>
                <w:color w:val="FFFFFF"/>
                <w:sz w:val="24"/>
                <w:szCs w:val="24"/>
              </w:rPr>
            </w:pPr>
            <w:r w:rsidRPr="00FF6AC4">
              <w:rPr>
                <w:rFonts w:cs="Arial"/>
                <w:b/>
                <w:color w:val="FFFFFF"/>
                <w:sz w:val="24"/>
                <w:szCs w:val="24"/>
              </w:rPr>
              <w:t>Criar um cadastro de usuário friend.</w:t>
            </w:r>
          </w:p>
        </w:tc>
      </w:tr>
      <w:tr w:rsidR="00C12931" w:rsidRPr="00FF6AC4" w14:paraId="0AE775A9" w14:textId="77777777">
        <w:trPr>
          <w:trHeight w:val="413"/>
        </w:trPr>
        <w:tc>
          <w:tcPr>
            <w:tcW w:w="1726" w:type="dxa"/>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75BC5802" w14:textId="77777777" w:rsidR="00C12931" w:rsidRPr="00FF6AC4" w:rsidRDefault="00980B52">
            <w:pPr>
              <w:rPr>
                <w:rFonts w:cs="Arial"/>
              </w:rPr>
            </w:pPr>
            <w:r w:rsidRPr="00FF6AC4">
              <w:rPr>
                <w:rFonts w:cs="Arial"/>
                <w:b/>
              </w:rPr>
              <w:t xml:space="preserve">Prioridade: </w:t>
            </w:r>
          </w:p>
        </w:tc>
        <w:tc>
          <w:tcPr>
            <w:tcW w:w="7349" w:type="dxa"/>
            <w:gridSpan w:val="2"/>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55892F46" w14:textId="77777777" w:rsidR="00C12931" w:rsidRPr="00FF6AC4" w:rsidRDefault="00980B52">
            <w:pPr>
              <w:rPr>
                <w:rFonts w:cs="Arial"/>
              </w:rPr>
            </w:pPr>
            <w:r w:rsidRPr="00FF6AC4">
              <w:rPr>
                <w:rFonts w:cs="Arial"/>
              </w:rPr>
              <w:t>( x )  Essencial                (   ) Importante       (   ) Desejável</w:t>
            </w:r>
          </w:p>
        </w:tc>
      </w:tr>
      <w:tr w:rsidR="00C12931" w:rsidRPr="00FF6AC4" w14:paraId="1FE6D5D8" w14:textId="77777777">
        <w:trPr>
          <w:trHeight w:val="251"/>
        </w:trPr>
        <w:tc>
          <w:tcPr>
            <w:tcW w:w="1726" w:type="dxa"/>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14:paraId="6C999714" w14:textId="77777777" w:rsidR="00C12931" w:rsidRPr="00FF6AC4" w:rsidRDefault="00980B52">
            <w:pPr>
              <w:rPr>
                <w:rFonts w:cs="Arial"/>
              </w:rPr>
            </w:pPr>
            <w:r w:rsidRPr="00FF6AC4">
              <w:rPr>
                <w:rFonts w:cs="Arial"/>
                <w:b/>
              </w:rPr>
              <w:t>Atores:</w:t>
            </w:r>
          </w:p>
        </w:tc>
        <w:tc>
          <w:tcPr>
            <w:tcW w:w="7349" w:type="dxa"/>
            <w:gridSpan w:val="2"/>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14:paraId="5B45CD6E" w14:textId="77777777" w:rsidR="00C12931" w:rsidRPr="00FF6AC4" w:rsidRDefault="00980B52">
            <w:pPr>
              <w:rPr>
                <w:rFonts w:cs="Arial"/>
              </w:rPr>
            </w:pPr>
            <w:r w:rsidRPr="00FF6AC4">
              <w:rPr>
                <w:rFonts w:cs="Arial"/>
              </w:rPr>
              <w:t>Visitante, SisAdmin.</w:t>
            </w:r>
          </w:p>
        </w:tc>
      </w:tr>
      <w:tr w:rsidR="00C12931" w:rsidRPr="00FF6AC4" w14:paraId="0C3BE0BE" w14:textId="77777777">
        <w:trPr>
          <w:trHeight w:val="848"/>
        </w:trPr>
        <w:tc>
          <w:tcPr>
            <w:tcW w:w="1726" w:type="dxa"/>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75A693FC" w14:textId="77777777" w:rsidR="00C12931" w:rsidRPr="00FF6AC4" w:rsidRDefault="00980B52">
            <w:pPr>
              <w:rPr>
                <w:rFonts w:cs="Arial"/>
              </w:rPr>
            </w:pPr>
            <w:r w:rsidRPr="00FF6AC4">
              <w:rPr>
                <w:rFonts w:cs="Arial"/>
                <w:b/>
              </w:rPr>
              <w:t>Resumo:</w:t>
            </w:r>
          </w:p>
        </w:tc>
        <w:tc>
          <w:tcPr>
            <w:tcW w:w="7349" w:type="dxa"/>
            <w:gridSpan w:val="2"/>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1288268E" w14:textId="77777777" w:rsidR="00C12931" w:rsidRPr="00FF6AC4" w:rsidRDefault="00980B52">
            <w:pPr>
              <w:rPr>
                <w:rFonts w:cs="Arial"/>
              </w:rPr>
            </w:pPr>
            <w:r w:rsidRPr="00FF6AC4">
              <w:rPr>
                <w:rFonts w:cs="Arial"/>
              </w:rPr>
              <w:t>Um novo usuário que esteja visualizando o sistema, pode clicar no link login e então cadastrar-se no sistema.</w:t>
            </w:r>
          </w:p>
        </w:tc>
      </w:tr>
      <w:tr w:rsidR="00C12931" w:rsidRPr="00FF6AC4" w14:paraId="52CFA910" w14:textId="77777777">
        <w:trPr>
          <w:trHeight w:val="566"/>
        </w:trPr>
        <w:tc>
          <w:tcPr>
            <w:tcW w:w="1726" w:type="dxa"/>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14:paraId="7029939D" w14:textId="77777777" w:rsidR="00C12931" w:rsidRPr="00FF6AC4" w:rsidRDefault="00980B52">
            <w:pPr>
              <w:rPr>
                <w:rFonts w:cs="Arial"/>
              </w:rPr>
            </w:pPr>
            <w:r w:rsidRPr="00FF6AC4">
              <w:rPr>
                <w:rFonts w:cs="Arial"/>
                <w:b/>
              </w:rPr>
              <w:t>Pré-condição:</w:t>
            </w:r>
          </w:p>
        </w:tc>
        <w:tc>
          <w:tcPr>
            <w:tcW w:w="7349" w:type="dxa"/>
            <w:gridSpan w:val="2"/>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14:paraId="0610EFE4" w14:textId="77777777" w:rsidR="00C12931" w:rsidRPr="00FF6AC4" w:rsidRDefault="00980B52">
            <w:pPr>
              <w:rPr>
                <w:rFonts w:cs="Arial"/>
              </w:rPr>
            </w:pPr>
            <w:r w:rsidRPr="00FF6AC4">
              <w:rPr>
                <w:rFonts w:cs="Arial"/>
              </w:rPr>
              <w:t>O usuário precisa estar na página home_visitante sem estar logado no sistema.</w:t>
            </w:r>
          </w:p>
        </w:tc>
      </w:tr>
      <w:tr w:rsidR="00C12931" w:rsidRPr="00FF6AC4" w14:paraId="17402BD2" w14:textId="77777777">
        <w:trPr>
          <w:trHeight w:val="566"/>
        </w:trPr>
        <w:tc>
          <w:tcPr>
            <w:tcW w:w="1726" w:type="dxa"/>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03959D3D" w14:textId="77777777" w:rsidR="00C12931" w:rsidRPr="00FF6AC4" w:rsidRDefault="00980B52">
            <w:pPr>
              <w:rPr>
                <w:rFonts w:cs="Arial"/>
              </w:rPr>
            </w:pPr>
            <w:r w:rsidRPr="00FF6AC4">
              <w:rPr>
                <w:rFonts w:cs="Arial"/>
                <w:b/>
              </w:rPr>
              <w:t>Pós-condição:</w:t>
            </w:r>
          </w:p>
        </w:tc>
        <w:tc>
          <w:tcPr>
            <w:tcW w:w="7349" w:type="dxa"/>
            <w:gridSpan w:val="2"/>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1DBDD925" w14:textId="77777777" w:rsidR="00C12931" w:rsidRPr="00FF6AC4" w:rsidRDefault="00980B52">
            <w:pPr>
              <w:rPr>
                <w:rFonts w:cs="Arial"/>
              </w:rPr>
            </w:pPr>
            <w:r w:rsidRPr="00FF6AC4">
              <w:rPr>
                <w:rFonts w:cs="Arial"/>
              </w:rPr>
              <w:t>O sistema deverá mostrar uma mensagem de sucesso após o cadastro concluído.</w:t>
            </w:r>
          </w:p>
        </w:tc>
      </w:tr>
      <w:tr w:rsidR="00C12931" w:rsidRPr="00FF6AC4" w14:paraId="64C627DF" w14:textId="77777777">
        <w:trPr>
          <w:trHeight w:val="348"/>
        </w:trPr>
        <w:tc>
          <w:tcPr>
            <w:tcW w:w="1726" w:type="dxa"/>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14:paraId="13DDE6CA" w14:textId="77777777" w:rsidR="00C12931" w:rsidRPr="00FF6AC4" w:rsidRDefault="00980B52">
            <w:pPr>
              <w:rPr>
                <w:rFonts w:cs="Arial"/>
              </w:rPr>
            </w:pPr>
            <w:r w:rsidRPr="00FF6AC4">
              <w:rPr>
                <w:rFonts w:cs="Arial"/>
                <w:b/>
              </w:rPr>
              <w:lastRenderedPageBreak/>
              <w:t>Interfaces:</w:t>
            </w:r>
          </w:p>
        </w:tc>
        <w:tc>
          <w:tcPr>
            <w:tcW w:w="7349" w:type="dxa"/>
            <w:gridSpan w:val="2"/>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14:paraId="42EBA282" w14:textId="77777777" w:rsidR="00C12931" w:rsidRPr="00FF6AC4" w:rsidRDefault="00980B52">
            <w:pPr>
              <w:rPr>
                <w:rFonts w:cs="Arial"/>
              </w:rPr>
            </w:pPr>
            <w:r w:rsidRPr="00FF6AC4">
              <w:rPr>
                <w:rFonts w:cs="Arial"/>
                <w:b/>
              </w:rPr>
              <w:t>home_visitante, login, cadastrar, cadastrar_usuario, cadastrar_ong_abrigo, cadastrar_usuário.</w:t>
            </w:r>
          </w:p>
        </w:tc>
      </w:tr>
      <w:tr w:rsidR="00C12931" w:rsidRPr="00FF6AC4" w14:paraId="37B8F83C" w14:textId="77777777">
        <w:trPr>
          <w:trHeight w:val="566"/>
        </w:trPr>
        <w:tc>
          <w:tcPr>
            <w:tcW w:w="1726" w:type="dxa"/>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20F47D44" w14:textId="77777777" w:rsidR="00C12931" w:rsidRPr="00FF6AC4" w:rsidRDefault="00980B52">
            <w:pPr>
              <w:rPr>
                <w:rFonts w:cs="Arial"/>
              </w:rPr>
            </w:pPr>
            <w:r w:rsidRPr="00FF6AC4">
              <w:rPr>
                <w:rFonts w:cs="Arial"/>
                <w:b/>
              </w:rPr>
              <w:t>Restrições de campos:</w:t>
            </w:r>
          </w:p>
        </w:tc>
        <w:tc>
          <w:tcPr>
            <w:tcW w:w="7349" w:type="dxa"/>
            <w:gridSpan w:val="2"/>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5E7658B7" w14:textId="77777777" w:rsidR="00C12931" w:rsidRPr="00FF6AC4" w:rsidRDefault="00980B52">
            <w:pPr>
              <w:pBdr>
                <w:top w:val="nil"/>
                <w:left w:val="nil"/>
                <w:bottom w:val="nil"/>
                <w:right w:val="nil"/>
                <w:between w:val="nil"/>
              </w:pBdr>
              <w:spacing w:before="60" w:after="60"/>
              <w:jc w:val="both"/>
              <w:rPr>
                <w:rFonts w:cs="Arial"/>
                <w:b/>
                <w:color w:val="000000"/>
                <w:szCs w:val="22"/>
              </w:rPr>
            </w:pPr>
            <w:r w:rsidRPr="00FF6AC4">
              <w:rPr>
                <w:rFonts w:cs="Arial"/>
                <w:b/>
                <w:color w:val="000000"/>
                <w:szCs w:val="22"/>
              </w:rPr>
              <w:t xml:space="preserve">Entidade </w:t>
            </w:r>
            <w:r w:rsidRPr="00FF6AC4">
              <w:rPr>
                <w:rFonts w:cs="Arial"/>
                <w:b/>
                <w:szCs w:val="22"/>
              </w:rPr>
              <w:t>Friend</w:t>
            </w:r>
            <w:r w:rsidRPr="00FF6AC4">
              <w:rPr>
                <w:rFonts w:cs="Arial"/>
                <w:b/>
                <w:color w:val="000000"/>
                <w:szCs w:val="22"/>
              </w:rPr>
              <w:t>:</w:t>
            </w:r>
          </w:p>
          <w:p w14:paraId="7D365B77" w14:textId="77777777" w:rsidR="00C12931" w:rsidRPr="00FF6AC4" w:rsidRDefault="00980B52">
            <w:pPr>
              <w:pBdr>
                <w:top w:val="nil"/>
                <w:left w:val="nil"/>
                <w:bottom w:val="nil"/>
                <w:right w:val="nil"/>
                <w:between w:val="nil"/>
              </w:pBdr>
              <w:spacing w:before="60" w:after="60"/>
              <w:jc w:val="both"/>
              <w:rPr>
                <w:rFonts w:cs="Arial"/>
                <w:szCs w:val="22"/>
              </w:rPr>
            </w:pPr>
            <w:r w:rsidRPr="00FF6AC4">
              <w:rPr>
                <w:rFonts w:cs="Arial"/>
                <w:b/>
                <w:szCs w:val="22"/>
              </w:rPr>
              <w:t xml:space="preserve">    </w:t>
            </w:r>
            <w:r w:rsidRPr="00FF6AC4">
              <w:rPr>
                <w:rFonts w:cs="Arial"/>
                <w:szCs w:val="22"/>
              </w:rPr>
              <w:t>Nome de usuário: O campo deve conter no máximo 20 caracteres e pode conter letras, números e símbolos:</w:t>
            </w:r>
          </w:p>
          <w:p w14:paraId="295FCF28" w14:textId="77777777" w:rsidR="00C12931" w:rsidRPr="00FF6AC4" w:rsidRDefault="00980B52">
            <w:pPr>
              <w:pBdr>
                <w:top w:val="nil"/>
                <w:left w:val="nil"/>
                <w:bottom w:val="nil"/>
                <w:right w:val="nil"/>
                <w:between w:val="nil"/>
              </w:pBdr>
              <w:spacing w:before="60" w:after="60"/>
              <w:ind w:left="261"/>
              <w:jc w:val="both"/>
              <w:rPr>
                <w:rFonts w:cs="Arial"/>
                <w:szCs w:val="22"/>
              </w:rPr>
            </w:pPr>
            <w:r w:rsidRPr="00FF6AC4">
              <w:rPr>
                <w:rFonts w:cs="Arial"/>
                <w:color w:val="000000"/>
                <w:szCs w:val="22"/>
              </w:rPr>
              <w:t>CPF;</w:t>
            </w:r>
          </w:p>
          <w:p w14:paraId="5B9AECCC" w14:textId="77777777" w:rsidR="00C12931" w:rsidRPr="00FF6AC4" w:rsidRDefault="00980B52">
            <w:pPr>
              <w:pBdr>
                <w:top w:val="nil"/>
                <w:left w:val="nil"/>
                <w:bottom w:val="nil"/>
                <w:right w:val="nil"/>
                <w:between w:val="nil"/>
              </w:pBdr>
              <w:spacing w:before="60" w:after="60"/>
              <w:ind w:left="261"/>
              <w:jc w:val="both"/>
              <w:rPr>
                <w:rFonts w:cs="Arial"/>
                <w:szCs w:val="22"/>
              </w:rPr>
            </w:pPr>
            <w:r w:rsidRPr="00FF6AC4">
              <w:rPr>
                <w:rFonts w:cs="Arial"/>
                <w:szCs w:val="22"/>
              </w:rPr>
              <w:t>Data de nascimento;</w:t>
            </w:r>
          </w:p>
          <w:p w14:paraId="617B41F2" w14:textId="77777777" w:rsidR="00C12931" w:rsidRPr="00FF6AC4" w:rsidRDefault="00980B52">
            <w:pPr>
              <w:pBdr>
                <w:top w:val="nil"/>
                <w:left w:val="nil"/>
                <w:bottom w:val="nil"/>
                <w:right w:val="nil"/>
                <w:between w:val="nil"/>
              </w:pBdr>
              <w:spacing w:before="60" w:after="60"/>
              <w:ind w:left="261"/>
              <w:jc w:val="both"/>
              <w:rPr>
                <w:rFonts w:cs="Arial"/>
                <w:szCs w:val="22"/>
              </w:rPr>
            </w:pPr>
            <w:r w:rsidRPr="00FF6AC4">
              <w:rPr>
                <w:rFonts w:cs="Arial"/>
                <w:szCs w:val="22"/>
              </w:rPr>
              <w:t>Nome;</w:t>
            </w:r>
          </w:p>
          <w:p w14:paraId="509DDA13" w14:textId="77777777" w:rsidR="00C12931" w:rsidRPr="00FF6AC4" w:rsidRDefault="00980B52">
            <w:pPr>
              <w:pBdr>
                <w:top w:val="nil"/>
                <w:left w:val="nil"/>
                <w:bottom w:val="nil"/>
                <w:right w:val="nil"/>
                <w:between w:val="nil"/>
              </w:pBdr>
              <w:spacing w:before="60" w:after="60"/>
              <w:ind w:left="261"/>
              <w:jc w:val="both"/>
              <w:rPr>
                <w:rFonts w:cs="Arial"/>
                <w:szCs w:val="22"/>
              </w:rPr>
            </w:pPr>
            <w:r w:rsidRPr="00FF6AC4">
              <w:rPr>
                <w:rFonts w:cs="Arial"/>
                <w:szCs w:val="22"/>
              </w:rPr>
              <w:t>Telefone;</w:t>
            </w:r>
          </w:p>
          <w:p w14:paraId="52C3D9BA" w14:textId="77777777" w:rsidR="00C12931" w:rsidRPr="00FF6AC4" w:rsidRDefault="00980B52">
            <w:pPr>
              <w:pBdr>
                <w:top w:val="nil"/>
                <w:left w:val="nil"/>
                <w:bottom w:val="nil"/>
                <w:right w:val="nil"/>
                <w:between w:val="nil"/>
              </w:pBdr>
              <w:spacing w:before="60" w:after="60"/>
              <w:ind w:left="261"/>
              <w:jc w:val="both"/>
              <w:rPr>
                <w:rFonts w:cs="Arial"/>
                <w:szCs w:val="22"/>
              </w:rPr>
            </w:pPr>
            <w:r w:rsidRPr="00FF6AC4">
              <w:rPr>
                <w:rFonts w:cs="Arial"/>
                <w:szCs w:val="22"/>
              </w:rPr>
              <w:t>Ocultar telefone;</w:t>
            </w:r>
          </w:p>
          <w:p w14:paraId="3E8491B5" w14:textId="77777777" w:rsidR="00C12931" w:rsidRPr="00FF6AC4" w:rsidRDefault="00980B52">
            <w:pPr>
              <w:pBdr>
                <w:top w:val="nil"/>
                <w:left w:val="nil"/>
                <w:bottom w:val="nil"/>
                <w:right w:val="nil"/>
                <w:between w:val="nil"/>
              </w:pBdr>
              <w:spacing w:before="60" w:after="60"/>
              <w:ind w:left="261"/>
              <w:jc w:val="both"/>
              <w:rPr>
                <w:rFonts w:cs="Arial"/>
                <w:szCs w:val="22"/>
              </w:rPr>
            </w:pPr>
            <w:r w:rsidRPr="00FF6AC4">
              <w:rPr>
                <w:rFonts w:cs="Arial"/>
                <w:szCs w:val="22"/>
              </w:rPr>
              <w:t>E-mail;</w:t>
            </w:r>
          </w:p>
          <w:p w14:paraId="7ED69E1F" w14:textId="77777777" w:rsidR="00C12931" w:rsidRPr="00FF6AC4" w:rsidRDefault="00980B52">
            <w:pPr>
              <w:pBdr>
                <w:top w:val="nil"/>
                <w:left w:val="nil"/>
                <w:bottom w:val="nil"/>
                <w:right w:val="nil"/>
                <w:between w:val="nil"/>
              </w:pBdr>
              <w:spacing w:before="60" w:after="60"/>
              <w:ind w:left="261"/>
              <w:jc w:val="both"/>
              <w:rPr>
                <w:rFonts w:cs="Arial"/>
                <w:szCs w:val="22"/>
              </w:rPr>
            </w:pPr>
            <w:r w:rsidRPr="00FF6AC4">
              <w:rPr>
                <w:rFonts w:cs="Arial"/>
                <w:szCs w:val="22"/>
              </w:rPr>
              <w:t>Confirmação de e-mail;</w:t>
            </w:r>
          </w:p>
          <w:p w14:paraId="0A7D1582" w14:textId="77777777" w:rsidR="00C12931" w:rsidRPr="00FF6AC4" w:rsidRDefault="00980B52">
            <w:pPr>
              <w:pBdr>
                <w:top w:val="nil"/>
                <w:left w:val="nil"/>
                <w:bottom w:val="nil"/>
                <w:right w:val="nil"/>
                <w:between w:val="nil"/>
              </w:pBdr>
              <w:spacing w:before="60" w:after="60"/>
              <w:ind w:left="261"/>
              <w:jc w:val="both"/>
              <w:rPr>
                <w:rFonts w:cs="Arial"/>
                <w:szCs w:val="22"/>
              </w:rPr>
            </w:pPr>
            <w:r w:rsidRPr="00FF6AC4">
              <w:rPr>
                <w:rFonts w:cs="Arial"/>
                <w:szCs w:val="22"/>
              </w:rPr>
              <w:t>Estado;</w:t>
            </w:r>
          </w:p>
          <w:p w14:paraId="7BAED4A5" w14:textId="77777777" w:rsidR="00C12931" w:rsidRPr="00FF6AC4" w:rsidRDefault="00980B52">
            <w:pPr>
              <w:pBdr>
                <w:top w:val="nil"/>
                <w:left w:val="nil"/>
                <w:bottom w:val="nil"/>
                <w:right w:val="nil"/>
                <w:between w:val="nil"/>
              </w:pBdr>
              <w:spacing w:before="60" w:after="60"/>
              <w:ind w:left="261"/>
              <w:jc w:val="both"/>
              <w:rPr>
                <w:rFonts w:cs="Arial"/>
                <w:szCs w:val="22"/>
              </w:rPr>
            </w:pPr>
            <w:r w:rsidRPr="00FF6AC4">
              <w:rPr>
                <w:rFonts w:cs="Arial"/>
                <w:szCs w:val="22"/>
              </w:rPr>
              <w:t>Cidade;</w:t>
            </w:r>
          </w:p>
          <w:p w14:paraId="7D20B586" w14:textId="77777777" w:rsidR="00C12931" w:rsidRPr="00FF6AC4" w:rsidRDefault="00980B52">
            <w:pPr>
              <w:pBdr>
                <w:top w:val="nil"/>
                <w:left w:val="nil"/>
                <w:bottom w:val="nil"/>
                <w:right w:val="nil"/>
                <w:between w:val="nil"/>
              </w:pBdr>
              <w:spacing w:before="60" w:after="60"/>
              <w:ind w:left="261"/>
              <w:jc w:val="both"/>
              <w:rPr>
                <w:rFonts w:cs="Arial"/>
                <w:szCs w:val="22"/>
              </w:rPr>
            </w:pPr>
            <w:r w:rsidRPr="00FF6AC4">
              <w:rPr>
                <w:rFonts w:cs="Arial"/>
                <w:szCs w:val="22"/>
              </w:rPr>
              <w:t>Senha;</w:t>
            </w:r>
          </w:p>
          <w:p w14:paraId="6AE0D1FC" w14:textId="77777777" w:rsidR="00C12931" w:rsidRPr="00FF6AC4" w:rsidRDefault="00980B52">
            <w:pPr>
              <w:pBdr>
                <w:top w:val="nil"/>
                <w:left w:val="nil"/>
                <w:bottom w:val="nil"/>
                <w:right w:val="nil"/>
                <w:between w:val="nil"/>
              </w:pBdr>
              <w:spacing w:before="60" w:after="60"/>
              <w:ind w:left="261"/>
              <w:jc w:val="both"/>
              <w:rPr>
                <w:rFonts w:cs="Arial"/>
                <w:szCs w:val="22"/>
              </w:rPr>
            </w:pPr>
            <w:r w:rsidRPr="00FF6AC4">
              <w:rPr>
                <w:rFonts w:cs="Arial"/>
                <w:szCs w:val="22"/>
              </w:rPr>
              <w:t>Confirmação da senha;</w:t>
            </w:r>
          </w:p>
          <w:p w14:paraId="4DE49793" w14:textId="77777777" w:rsidR="00C12931" w:rsidRPr="00FF6AC4" w:rsidRDefault="00980B52">
            <w:pPr>
              <w:pBdr>
                <w:top w:val="nil"/>
                <w:left w:val="nil"/>
                <w:bottom w:val="nil"/>
                <w:right w:val="nil"/>
                <w:between w:val="nil"/>
              </w:pBdr>
              <w:spacing w:before="60" w:after="60"/>
              <w:ind w:left="261"/>
              <w:jc w:val="both"/>
              <w:rPr>
                <w:rFonts w:cs="Arial"/>
                <w:szCs w:val="22"/>
              </w:rPr>
            </w:pPr>
            <w:r w:rsidRPr="00FF6AC4">
              <w:rPr>
                <w:rFonts w:cs="Arial"/>
                <w:szCs w:val="22"/>
              </w:rPr>
              <w:t>Confirmação que o usuário não seja um robô.</w:t>
            </w:r>
          </w:p>
          <w:p w14:paraId="5597B2F3" w14:textId="77777777" w:rsidR="00C12931" w:rsidRPr="00FF6AC4" w:rsidRDefault="00C12931">
            <w:pPr>
              <w:rPr>
                <w:rFonts w:cs="Arial"/>
              </w:rPr>
            </w:pPr>
          </w:p>
        </w:tc>
      </w:tr>
      <w:tr w:rsidR="00C12931" w:rsidRPr="00FF6AC4" w14:paraId="0E8777F9" w14:textId="77777777">
        <w:trPr>
          <w:trHeight w:val="2035"/>
        </w:trPr>
        <w:tc>
          <w:tcPr>
            <w:tcW w:w="1726" w:type="dxa"/>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14:paraId="4E17D51C" w14:textId="77777777" w:rsidR="00C12931" w:rsidRPr="00FF6AC4" w:rsidRDefault="00980B52">
            <w:pPr>
              <w:rPr>
                <w:rFonts w:cs="Arial"/>
              </w:rPr>
            </w:pPr>
            <w:r w:rsidRPr="00FF6AC4">
              <w:rPr>
                <w:rFonts w:cs="Arial"/>
                <w:b/>
              </w:rPr>
              <w:t>Fluxo principal:</w:t>
            </w:r>
          </w:p>
        </w:tc>
        <w:tc>
          <w:tcPr>
            <w:tcW w:w="2721" w:type="dxa"/>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14:paraId="03577FAC" w14:textId="77777777" w:rsidR="00C12931" w:rsidRPr="00FF6AC4" w:rsidRDefault="00980B52">
            <w:pPr>
              <w:rPr>
                <w:rFonts w:cs="Arial"/>
              </w:rPr>
            </w:pPr>
            <w:r w:rsidRPr="00FF6AC4">
              <w:rPr>
                <w:rFonts w:cs="Arial"/>
                <w:b/>
              </w:rPr>
              <w:t>Visitante</w:t>
            </w:r>
            <w:r w:rsidRPr="00FF6AC4">
              <w:rPr>
                <w:rFonts w:cs="Arial"/>
              </w:rPr>
              <w:t>:</w:t>
            </w:r>
          </w:p>
          <w:p w14:paraId="4EC99D8F" w14:textId="77777777" w:rsidR="00C12931" w:rsidRPr="00FF6AC4" w:rsidRDefault="00980B52">
            <w:pPr>
              <w:rPr>
                <w:rFonts w:cs="Arial"/>
              </w:rPr>
            </w:pPr>
            <w:r w:rsidRPr="00FF6AC4">
              <w:rPr>
                <w:rFonts w:cs="Arial"/>
              </w:rPr>
              <w:t>1. Acessa o sistema</w:t>
            </w:r>
          </w:p>
          <w:p w14:paraId="27AE5A02" w14:textId="77777777" w:rsidR="00C12931" w:rsidRPr="00FF6AC4" w:rsidRDefault="00C12931">
            <w:pPr>
              <w:rPr>
                <w:rFonts w:cs="Arial"/>
              </w:rPr>
            </w:pPr>
          </w:p>
          <w:p w14:paraId="66BFB725" w14:textId="77777777" w:rsidR="00C12931" w:rsidRPr="00FF6AC4" w:rsidRDefault="00980B52">
            <w:pPr>
              <w:rPr>
                <w:rFonts w:cs="Arial"/>
              </w:rPr>
            </w:pPr>
            <w:r w:rsidRPr="00FF6AC4">
              <w:rPr>
                <w:rFonts w:cs="Arial"/>
              </w:rPr>
              <w:t>2. Seleciona a opção de login.</w:t>
            </w:r>
          </w:p>
          <w:p w14:paraId="63E1FE06" w14:textId="77777777" w:rsidR="00C12931" w:rsidRPr="00FF6AC4" w:rsidRDefault="00C12931">
            <w:pPr>
              <w:rPr>
                <w:rFonts w:cs="Arial"/>
              </w:rPr>
            </w:pPr>
          </w:p>
          <w:p w14:paraId="6FDB287C" w14:textId="77777777" w:rsidR="00C12931" w:rsidRPr="00FF6AC4" w:rsidRDefault="00980B52">
            <w:pPr>
              <w:rPr>
                <w:rFonts w:cs="Arial"/>
              </w:rPr>
            </w:pPr>
            <w:r w:rsidRPr="00FF6AC4">
              <w:rPr>
                <w:rFonts w:cs="Arial"/>
              </w:rPr>
              <w:t>4. Seleciona o tipo de usuário friend.</w:t>
            </w:r>
          </w:p>
          <w:p w14:paraId="45AD0400" w14:textId="77777777" w:rsidR="00C12931" w:rsidRPr="00FF6AC4" w:rsidRDefault="00C12931">
            <w:pPr>
              <w:rPr>
                <w:rFonts w:cs="Arial"/>
              </w:rPr>
            </w:pPr>
          </w:p>
          <w:p w14:paraId="197F3DA8" w14:textId="77777777" w:rsidR="00C12931" w:rsidRPr="00FF6AC4" w:rsidRDefault="00980B52">
            <w:pPr>
              <w:rPr>
                <w:rFonts w:cs="Arial"/>
              </w:rPr>
            </w:pPr>
            <w:r w:rsidRPr="00FF6AC4">
              <w:rPr>
                <w:rFonts w:cs="Arial"/>
              </w:rPr>
              <w:t>6. Preenche as informações solicitadas e envia no botão “enviar”</w:t>
            </w:r>
          </w:p>
        </w:tc>
        <w:tc>
          <w:tcPr>
            <w:tcW w:w="4628" w:type="dxa"/>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14:paraId="416D1EB6" w14:textId="77777777" w:rsidR="00C12931" w:rsidRPr="00FF6AC4" w:rsidRDefault="00980B52">
            <w:pPr>
              <w:rPr>
                <w:rFonts w:cs="Arial"/>
              </w:rPr>
            </w:pPr>
            <w:r w:rsidRPr="00FF6AC4">
              <w:rPr>
                <w:rFonts w:cs="Arial"/>
                <w:b/>
              </w:rPr>
              <w:t>Sistema</w:t>
            </w:r>
            <w:r w:rsidRPr="00FF6AC4">
              <w:rPr>
                <w:rFonts w:cs="Arial"/>
              </w:rPr>
              <w:t>:</w:t>
            </w:r>
          </w:p>
          <w:p w14:paraId="12400D4D" w14:textId="77777777" w:rsidR="00C12931" w:rsidRPr="00FF6AC4" w:rsidRDefault="00C12931">
            <w:pPr>
              <w:rPr>
                <w:rFonts w:cs="Arial"/>
              </w:rPr>
            </w:pPr>
          </w:p>
          <w:p w14:paraId="3E4B0D01" w14:textId="77777777" w:rsidR="00C12931" w:rsidRPr="00FF6AC4" w:rsidRDefault="00C12931">
            <w:pPr>
              <w:rPr>
                <w:rFonts w:cs="Arial"/>
              </w:rPr>
            </w:pPr>
          </w:p>
          <w:p w14:paraId="603EA485" w14:textId="77777777" w:rsidR="00C12931" w:rsidRPr="00FF6AC4" w:rsidRDefault="00980B52">
            <w:pPr>
              <w:rPr>
                <w:rFonts w:cs="Arial"/>
              </w:rPr>
            </w:pPr>
            <w:r w:rsidRPr="00FF6AC4">
              <w:rPr>
                <w:rFonts w:cs="Arial"/>
              </w:rPr>
              <w:t>3. Apresenta as opções de cadastro (novo friend ou novo colaborador).</w:t>
            </w:r>
          </w:p>
          <w:p w14:paraId="5E3A7541" w14:textId="77777777" w:rsidR="00C12931" w:rsidRPr="00FF6AC4" w:rsidRDefault="00C12931">
            <w:pPr>
              <w:rPr>
                <w:rFonts w:cs="Arial"/>
              </w:rPr>
            </w:pPr>
          </w:p>
          <w:p w14:paraId="03B130E2" w14:textId="77777777" w:rsidR="00C12931" w:rsidRPr="00FF6AC4" w:rsidRDefault="00980B52">
            <w:pPr>
              <w:rPr>
                <w:rFonts w:cs="Arial"/>
              </w:rPr>
            </w:pPr>
            <w:r w:rsidRPr="00FF6AC4">
              <w:rPr>
                <w:rFonts w:cs="Arial"/>
              </w:rPr>
              <w:t>5. Apresenta um formulário de cadastro.</w:t>
            </w:r>
          </w:p>
          <w:p w14:paraId="3FAD01A7" w14:textId="77777777" w:rsidR="00C12931" w:rsidRPr="00FF6AC4" w:rsidRDefault="00C12931">
            <w:pPr>
              <w:rPr>
                <w:rFonts w:cs="Arial"/>
              </w:rPr>
            </w:pPr>
          </w:p>
          <w:p w14:paraId="6B253C4E" w14:textId="77777777" w:rsidR="00C12931" w:rsidRPr="00FF6AC4" w:rsidRDefault="00980B52">
            <w:pPr>
              <w:rPr>
                <w:rFonts w:cs="Arial"/>
              </w:rPr>
            </w:pPr>
            <w:r w:rsidRPr="00FF6AC4">
              <w:rPr>
                <w:rFonts w:cs="Arial"/>
              </w:rPr>
              <w:t>7. Sistema responde com uma mensagem e sucesso no cadastro.</w:t>
            </w:r>
          </w:p>
        </w:tc>
      </w:tr>
      <w:tr w:rsidR="00C12931" w:rsidRPr="00FF6AC4" w14:paraId="02774544" w14:textId="77777777">
        <w:trPr>
          <w:trHeight w:val="1385"/>
        </w:trPr>
        <w:tc>
          <w:tcPr>
            <w:tcW w:w="1726" w:type="dxa"/>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7E1233D7" w14:textId="77777777" w:rsidR="00C12931" w:rsidRPr="00FF6AC4" w:rsidRDefault="00980B52">
            <w:pPr>
              <w:rPr>
                <w:rFonts w:cs="Arial"/>
              </w:rPr>
            </w:pPr>
            <w:r w:rsidRPr="00FF6AC4">
              <w:rPr>
                <w:rFonts w:cs="Arial"/>
                <w:b/>
              </w:rPr>
              <w:t>Fluxo alternativo:</w:t>
            </w:r>
          </w:p>
        </w:tc>
        <w:tc>
          <w:tcPr>
            <w:tcW w:w="2721" w:type="dxa"/>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1B5BBBA4" w14:textId="77777777" w:rsidR="00C12931" w:rsidRPr="00FF6AC4" w:rsidRDefault="00980B52">
            <w:pPr>
              <w:rPr>
                <w:rFonts w:cs="Arial"/>
              </w:rPr>
            </w:pPr>
            <w:r w:rsidRPr="00FF6AC4">
              <w:rPr>
                <w:rFonts w:cs="Arial"/>
                <w:b/>
              </w:rPr>
              <w:t>SisAdmin</w:t>
            </w:r>
            <w:r w:rsidRPr="00FF6AC4">
              <w:rPr>
                <w:rFonts w:cs="Arial"/>
              </w:rPr>
              <w:t>:</w:t>
            </w:r>
          </w:p>
          <w:p w14:paraId="293A31DC" w14:textId="77777777" w:rsidR="00C12931" w:rsidRPr="00FF6AC4" w:rsidRDefault="00980B52">
            <w:pPr>
              <w:rPr>
                <w:rFonts w:cs="Arial"/>
              </w:rPr>
            </w:pPr>
            <w:r w:rsidRPr="00FF6AC4">
              <w:rPr>
                <w:rFonts w:cs="Arial"/>
              </w:rPr>
              <w:t>1. Realiza o login no sistema</w:t>
            </w:r>
          </w:p>
          <w:p w14:paraId="38979000" w14:textId="77777777" w:rsidR="00C12931" w:rsidRPr="00FF6AC4" w:rsidRDefault="00C12931">
            <w:pPr>
              <w:rPr>
                <w:rFonts w:cs="Arial"/>
              </w:rPr>
            </w:pPr>
          </w:p>
          <w:p w14:paraId="297C29FE" w14:textId="77777777" w:rsidR="00C12931" w:rsidRPr="00FF6AC4" w:rsidRDefault="00980B52">
            <w:pPr>
              <w:rPr>
                <w:rFonts w:cs="Arial"/>
              </w:rPr>
            </w:pPr>
            <w:r w:rsidRPr="00FF6AC4">
              <w:rPr>
                <w:rFonts w:cs="Arial"/>
              </w:rPr>
              <w:t>2. Seleciona a opção de Novo.</w:t>
            </w:r>
          </w:p>
          <w:p w14:paraId="1B63AE85" w14:textId="77777777" w:rsidR="00C12931" w:rsidRPr="00FF6AC4" w:rsidRDefault="00C12931">
            <w:pPr>
              <w:rPr>
                <w:rFonts w:cs="Arial"/>
              </w:rPr>
            </w:pPr>
          </w:p>
          <w:p w14:paraId="5A2AF576" w14:textId="77777777" w:rsidR="00C12931" w:rsidRPr="00FF6AC4" w:rsidRDefault="00980B52">
            <w:pPr>
              <w:rPr>
                <w:rFonts w:cs="Arial"/>
              </w:rPr>
            </w:pPr>
            <w:r w:rsidRPr="00FF6AC4">
              <w:rPr>
                <w:rFonts w:cs="Arial"/>
              </w:rPr>
              <w:t>4. Seleciona o tipo de usuário friend.</w:t>
            </w:r>
          </w:p>
          <w:p w14:paraId="3D17A535" w14:textId="77777777" w:rsidR="00C12931" w:rsidRPr="00FF6AC4" w:rsidRDefault="00C12931">
            <w:pPr>
              <w:rPr>
                <w:rFonts w:cs="Arial"/>
              </w:rPr>
            </w:pPr>
          </w:p>
          <w:p w14:paraId="4F29A6F6" w14:textId="77777777" w:rsidR="00C12931" w:rsidRPr="00FF6AC4" w:rsidRDefault="00980B52">
            <w:pPr>
              <w:rPr>
                <w:rFonts w:cs="Arial"/>
              </w:rPr>
            </w:pPr>
            <w:r w:rsidRPr="00FF6AC4">
              <w:rPr>
                <w:rFonts w:cs="Arial"/>
              </w:rPr>
              <w:t>6. Preenche as informações solicitadas e envia no botão “enviar”</w:t>
            </w:r>
          </w:p>
          <w:p w14:paraId="0BF71ADD" w14:textId="77777777" w:rsidR="00C12931" w:rsidRPr="00FF6AC4" w:rsidRDefault="00C12931">
            <w:pPr>
              <w:rPr>
                <w:rFonts w:cs="Arial"/>
              </w:rPr>
            </w:pPr>
          </w:p>
        </w:tc>
        <w:tc>
          <w:tcPr>
            <w:tcW w:w="4628" w:type="dxa"/>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21CE4E8E" w14:textId="77777777" w:rsidR="00C12931" w:rsidRPr="00FF6AC4" w:rsidRDefault="00980B52">
            <w:pPr>
              <w:rPr>
                <w:rFonts w:cs="Arial"/>
              </w:rPr>
            </w:pPr>
            <w:r w:rsidRPr="00FF6AC4">
              <w:rPr>
                <w:rFonts w:cs="Arial"/>
                <w:b/>
              </w:rPr>
              <w:t>Sistema</w:t>
            </w:r>
            <w:r w:rsidRPr="00FF6AC4">
              <w:rPr>
                <w:rFonts w:cs="Arial"/>
              </w:rPr>
              <w:t>:</w:t>
            </w:r>
          </w:p>
          <w:p w14:paraId="02A84EE5" w14:textId="77777777" w:rsidR="00C12931" w:rsidRPr="00FF6AC4" w:rsidRDefault="00C12931">
            <w:pPr>
              <w:rPr>
                <w:rFonts w:cs="Arial"/>
              </w:rPr>
            </w:pPr>
          </w:p>
          <w:p w14:paraId="0DE7483D" w14:textId="77777777" w:rsidR="00C12931" w:rsidRPr="00FF6AC4" w:rsidRDefault="00C12931">
            <w:pPr>
              <w:rPr>
                <w:rFonts w:cs="Arial"/>
              </w:rPr>
            </w:pPr>
          </w:p>
          <w:p w14:paraId="7CCB039B" w14:textId="77777777" w:rsidR="00C12931" w:rsidRPr="00FF6AC4" w:rsidRDefault="00980B52">
            <w:pPr>
              <w:rPr>
                <w:rFonts w:cs="Arial"/>
              </w:rPr>
            </w:pPr>
            <w:r w:rsidRPr="00FF6AC4">
              <w:rPr>
                <w:rFonts w:cs="Arial"/>
              </w:rPr>
              <w:t>3. Apresenta as opções de cadastro (novo friend ou novo colaborador).</w:t>
            </w:r>
          </w:p>
          <w:p w14:paraId="1356520A" w14:textId="77777777" w:rsidR="00C12931" w:rsidRPr="00FF6AC4" w:rsidRDefault="00C12931">
            <w:pPr>
              <w:rPr>
                <w:rFonts w:cs="Arial"/>
              </w:rPr>
            </w:pPr>
          </w:p>
          <w:p w14:paraId="7195FF81" w14:textId="77777777" w:rsidR="00C12931" w:rsidRPr="00FF6AC4" w:rsidRDefault="00980B52">
            <w:pPr>
              <w:rPr>
                <w:rFonts w:cs="Arial"/>
              </w:rPr>
            </w:pPr>
            <w:r w:rsidRPr="00FF6AC4">
              <w:rPr>
                <w:rFonts w:cs="Arial"/>
              </w:rPr>
              <w:t>5. Apresenta um formulário de cadastro.</w:t>
            </w:r>
          </w:p>
          <w:p w14:paraId="2277E8B5" w14:textId="77777777" w:rsidR="00C12931" w:rsidRPr="00FF6AC4" w:rsidRDefault="00C12931">
            <w:pPr>
              <w:rPr>
                <w:rFonts w:cs="Arial"/>
              </w:rPr>
            </w:pPr>
          </w:p>
          <w:p w14:paraId="6D273082" w14:textId="77777777" w:rsidR="00C12931" w:rsidRPr="00FF6AC4" w:rsidRDefault="00C12931">
            <w:pPr>
              <w:rPr>
                <w:rFonts w:cs="Arial"/>
              </w:rPr>
            </w:pPr>
          </w:p>
          <w:p w14:paraId="137CD361" w14:textId="77777777" w:rsidR="00C12931" w:rsidRPr="00FF6AC4" w:rsidRDefault="00980B52">
            <w:pPr>
              <w:rPr>
                <w:rFonts w:cs="Arial"/>
              </w:rPr>
            </w:pPr>
            <w:r w:rsidRPr="00FF6AC4">
              <w:rPr>
                <w:rFonts w:cs="Arial"/>
              </w:rPr>
              <w:t>7. Sistema responde com uma mensagem e sucesso no cadastro.</w:t>
            </w:r>
          </w:p>
          <w:p w14:paraId="36C5F64C" w14:textId="77777777" w:rsidR="00C12931" w:rsidRPr="00FF6AC4" w:rsidRDefault="00C12931">
            <w:pPr>
              <w:rPr>
                <w:rFonts w:cs="Arial"/>
              </w:rPr>
            </w:pPr>
          </w:p>
          <w:p w14:paraId="63869514" w14:textId="77777777" w:rsidR="00C12931" w:rsidRPr="00FF6AC4" w:rsidRDefault="00980B52">
            <w:pPr>
              <w:rPr>
                <w:rFonts w:cs="Arial"/>
              </w:rPr>
            </w:pPr>
            <w:r w:rsidRPr="00FF6AC4">
              <w:rPr>
                <w:rFonts w:cs="Arial"/>
              </w:rPr>
              <w:t>8. CPF: Deve ser um CPF válido e a entrada pode ser feita sem os pontos e hífen;</w:t>
            </w:r>
          </w:p>
          <w:p w14:paraId="3D120771" w14:textId="77777777" w:rsidR="00C12931" w:rsidRPr="00FF6AC4" w:rsidRDefault="00980B52">
            <w:pPr>
              <w:rPr>
                <w:rFonts w:cs="Arial"/>
              </w:rPr>
            </w:pPr>
            <w:r w:rsidRPr="00FF6AC4">
              <w:rPr>
                <w:rFonts w:cs="Arial"/>
              </w:rPr>
              <w:t>9. Data de nascimento: No formato DD/MM/AAAA;</w:t>
            </w:r>
          </w:p>
          <w:p w14:paraId="77B45875" w14:textId="77777777" w:rsidR="00C12931" w:rsidRPr="00FF6AC4" w:rsidRDefault="00980B52">
            <w:pPr>
              <w:rPr>
                <w:rFonts w:cs="Arial"/>
              </w:rPr>
            </w:pPr>
            <w:r w:rsidRPr="00FF6AC4">
              <w:rPr>
                <w:rFonts w:cs="Arial"/>
              </w:rPr>
              <w:lastRenderedPageBreak/>
              <w:t>10. Nome: Deve possuir no máximo 50 caracteres;</w:t>
            </w:r>
          </w:p>
          <w:p w14:paraId="5CB27B9C" w14:textId="77777777" w:rsidR="00C12931" w:rsidRPr="00FF6AC4" w:rsidRDefault="00980B52">
            <w:pPr>
              <w:rPr>
                <w:rFonts w:cs="Arial"/>
              </w:rPr>
            </w:pPr>
            <w:r w:rsidRPr="00FF6AC4">
              <w:rPr>
                <w:rFonts w:cs="Arial"/>
              </w:rPr>
              <w:t>11. Telefone: Deve ser representado no formato dois dígitos para o DDD, 4 ou 5 dígitos do prefixo seguido de um hífen e os outros 4 dígitos;</w:t>
            </w:r>
          </w:p>
          <w:p w14:paraId="463CFA4B" w14:textId="77777777" w:rsidR="00C12931" w:rsidRPr="00FF6AC4" w:rsidRDefault="00980B52">
            <w:pPr>
              <w:rPr>
                <w:rFonts w:cs="Arial"/>
              </w:rPr>
            </w:pPr>
            <w:r w:rsidRPr="00FF6AC4">
              <w:rPr>
                <w:rFonts w:cs="Arial"/>
              </w:rPr>
              <w:t xml:space="preserve">12. Ocultar telefone: Check box </w:t>
            </w:r>
          </w:p>
          <w:p w14:paraId="2C5AFB4B" w14:textId="77777777" w:rsidR="00C12931" w:rsidRPr="00FF6AC4" w:rsidRDefault="00980B52">
            <w:pPr>
              <w:rPr>
                <w:rFonts w:cs="Arial"/>
              </w:rPr>
            </w:pPr>
            <w:r w:rsidRPr="00FF6AC4">
              <w:rPr>
                <w:rFonts w:cs="Arial"/>
              </w:rPr>
              <w:t>13. E-mail: Deve ser um e-mail válido composto por um @ seguido de um “.”(ponto) entre pelo menos 1 caractere;</w:t>
            </w:r>
          </w:p>
          <w:p w14:paraId="3967433D" w14:textId="77777777" w:rsidR="00C12931" w:rsidRPr="00FF6AC4" w:rsidRDefault="00980B52">
            <w:pPr>
              <w:rPr>
                <w:rFonts w:cs="Arial"/>
              </w:rPr>
            </w:pPr>
            <w:r w:rsidRPr="00FF6AC4">
              <w:rPr>
                <w:rFonts w:cs="Arial"/>
              </w:rPr>
              <w:t>14. Confirmação de e-mail: O conteúdo deve ser igual ao item anterior (13);</w:t>
            </w:r>
          </w:p>
          <w:p w14:paraId="498B5094" w14:textId="77777777" w:rsidR="00C12931" w:rsidRPr="00FF6AC4" w:rsidRDefault="00980B52">
            <w:pPr>
              <w:rPr>
                <w:rFonts w:cs="Arial"/>
              </w:rPr>
            </w:pPr>
            <w:r w:rsidRPr="00FF6AC4">
              <w:rPr>
                <w:rFonts w:cs="Arial"/>
              </w:rPr>
              <w:t>15. Estado: Deve possuir uma lista dinâmica com todos os estados do Brasil;</w:t>
            </w:r>
          </w:p>
          <w:p w14:paraId="009F1A4E" w14:textId="77777777" w:rsidR="00C12931" w:rsidRPr="00FF6AC4" w:rsidRDefault="00980B52">
            <w:pPr>
              <w:rPr>
                <w:rFonts w:cs="Arial"/>
              </w:rPr>
            </w:pPr>
            <w:r w:rsidRPr="00FF6AC4">
              <w:rPr>
                <w:rFonts w:cs="Arial"/>
              </w:rPr>
              <w:t>16. Cidade: Deve possuir uma lista dinâmica com as cidades de acordo com o estado selecionado no item (15);</w:t>
            </w:r>
          </w:p>
          <w:p w14:paraId="72C0E252" w14:textId="77777777" w:rsidR="00C12931" w:rsidRPr="00FF6AC4" w:rsidRDefault="00980B52">
            <w:pPr>
              <w:rPr>
                <w:rFonts w:cs="Arial"/>
              </w:rPr>
            </w:pPr>
            <w:r w:rsidRPr="00FF6AC4">
              <w:rPr>
                <w:rFonts w:cs="Arial"/>
              </w:rPr>
              <w:t>17. Senha: O campo deve ser criptografado como senha e deve possuir no mínimo 6 caracteres;</w:t>
            </w:r>
          </w:p>
          <w:p w14:paraId="6CB768A3" w14:textId="77777777" w:rsidR="00C12931" w:rsidRPr="00FF6AC4" w:rsidRDefault="00980B52">
            <w:pPr>
              <w:rPr>
                <w:rFonts w:cs="Arial"/>
              </w:rPr>
            </w:pPr>
            <w:r w:rsidRPr="00FF6AC4">
              <w:rPr>
                <w:rFonts w:cs="Arial"/>
              </w:rPr>
              <w:t>18. Confirmação da senha: O conteúdo deve ser o mesmo do item anterior (10);</w:t>
            </w:r>
          </w:p>
          <w:p w14:paraId="53361C8A" w14:textId="77777777" w:rsidR="00C12931" w:rsidRPr="00FF6AC4" w:rsidRDefault="00980B52">
            <w:pPr>
              <w:rPr>
                <w:rFonts w:cs="Arial"/>
              </w:rPr>
            </w:pPr>
            <w:r w:rsidRPr="00FF6AC4">
              <w:rPr>
                <w:rFonts w:cs="Arial"/>
              </w:rPr>
              <w:t>19. Confirmação que o usuário não seja um robô: Um captcha box para confirmação do usuário.</w:t>
            </w:r>
          </w:p>
          <w:p w14:paraId="5DF1C68D" w14:textId="77777777" w:rsidR="00C12931" w:rsidRPr="00FF6AC4" w:rsidRDefault="00C12931">
            <w:pPr>
              <w:rPr>
                <w:rFonts w:cs="Arial"/>
              </w:rPr>
            </w:pPr>
          </w:p>
          <w:p w14:paraId="1F5B090F" w14:textId="77777777" w:rsidR="00C12931" w:rsidRPr="00FF6AC4" w:rsidRDefault="00C12931">
            <w:pPr>
              <w:rPr>
                <w:rFonts w:cs="Arial"/>
              </w:rPr>
            </w:pPr>
          </w:p>
        </w:tc>
      </w:tr>
    </w:tbl>
    <w:p w14:paraId="34A8F9C0" w14:textId="77777777" w:rsidR="00C12931" w:rsidRPr="00FF6AC4" w:rsidRDefault="00C12931">
      <w:pPr>
        <w:rPr>
          <w:rFonts w:cs="Arial"/>
        </w:rPr>
      </w:pPr>
      <w:bookmarkStart w:id="68" w:name="_sqyw64" w:colFirst="0" w:colLast="0"/>
      <w:bookmarkEnd w:id="68"/>
    </w:p>
    <w:p w14:paraId="51820F7F" w14:textId="77777777" w:rsidR="00C12931" w:rsidRPr="00FF6AC4" w:rsidRDefault="00980B52">
      <w:pPr>
        <w:pStyle w:val="Ttulo5"/>
        <w:spacing w:after="120"/>
      </w:pPr>
      <w:bookmarkStart w:id="69" w:name="_Toc47637857"/>
      <w:r w:rsidRPr="00FF6AC4">
        <w:t>[RF038] Visualizar Cadastro Friend/ Ver informações cadastradas no sistema</w:t>
      </w:r>
      <w:bookmarkEnd w:id="69"/>
    </w:p>
    <w:tbl>
      <w:tblPr>
        <w:tblStyle w:val="a0"/>
        <w:tblW w:w="9075" w:type="dxa"/>
        <w:tblInd w:w="0" w:type="dxa"/>
        <w:tblLayout w:type="fixed"/>
        <w:tblLook w:val="0000" w:firstRow="0" w:lastRow="0" w:firstColumn="0" w:lastColumn="0" w:noHBand="0" w:noVBand="0"/>
      </w:tblPr>
      <w:tblGrid>
        <w:gridCol w:w="1726"/>
        <w:gridCol w:w="2721"/>
        <w:gridCol w:w="4628"/>
      </w:tblGrid>
      <w:tr w:rsidR="00C12931" w:rsidRPr="00FF6AC4" w14:paraId="786E4931" w14:textId="77777777">
        <w:trPr>
          <w:trHeight w:val="278"/>
        </w:trPr>
        <w:tc>
          <w:tcPr>
            <w:tcW w:w="1726" w:type="dxa"/>
            <w:tcBorders>
              <w:top w:val="single" w:sz="8" w:space="0" w:color="FFFFFF"/>
              <w:left w:val="single" w:sz="8" w:space="0" w:color="FFFFFF"/>
              <w:bottom w:val="single" w:sz="24" w:space="0" w:color="FFFFFF"/>
              <w:right w:val="single" w:sz="8" w:space="0" w:color="FFFFFF"/>
            </w:tcBorders>
            <w:shd w:val="clear" w:color="auto" w:fill="5FA534"/>
            <w:tcMar>
              <w:top w:w="72" w:type="dxa"/>
              <w:left w:w="144" w:type="dxa"/>
              <w:bottom w:w="72" w:type="dxa"/>
              <w:right w:w="144" w:type="dxa"/>
            </w:tcMar>
          </w:tcPr>
          <w:p w14:paraId="05995654" w14:textId="77777777" w:rsidR="00C12931" w:rsidRPr="00FF6AC4" w:rsidRDefault="00980B52">
            <w:pPr>
              <w:rPr>
                <w:rFonts w:cs="Arial"/>
                <w:color w:val="FFFFFF"/>
                <w:sz w:val="24"/>
                <w:szCs w:val="24"/>
              </w:rPr>
            </w:pPr>
            <w:r w:rsidRPr="00FF6AC4">
              <w:rPr>
                <w:rFonts w:cs="Arial"/>
                <w:b/>
                <w:color w:val="FFFFFF"/>
                <w:sz w:val="24"/>
                <w:szCs w:val="24"/>
              </w:rPr>
              <w:t>#38</w:t>
            </w:r>
          </w:p>
        </w:tc>
        <w:tc>
          <w:tcPr>
            <w:tcW w:w="7349" w:type="dxa"/>
            <w:gridSpan w:val="2"/>
            <w:tcBorders>
              <w:top w:val="single" w:sz="8" w:space="0" w:color="FFFFFF"/>
              <w:left w:val="single" w:sz="8" w:space="0" w:color="FFFFFF"/>
              <w:bottom w:val="single" w:sz="24" w:space="0" w:color="FFFFFF"/>
              <w:right w:val="single" w:sz="8" w:space="0" w:color="FFFFFF"/>
            </w:tcBorders>
            <w:shd w:val="clear" w:color="auto" w:fill="5FA534"/>
            <w:tcMar>
              <w:top w:w="72" w:type="dxa"/>
              <w:left w:w="144" w:type="dxa"/>
              <w:bottom w:w="72" w:type="dxa"/>
              <w:right w:w="144" w:type="dxa"/>
            </w:tcMar>
          </w:tcPr>
          <w:p w14:paraId="66918A2A" w14:textId="77777777" w:rsidR="00C12931" w:rsidRPr="00FF6AC4" w:rsidRDefault="00980B52">
            <w:pPr>
              <w:rPr>
                <w:rFonts w:cs="Arial"/>
                <w:color w:val="FFFFFF"/>
                <w:sz w:val="24"/>
                <w:szCs w:val="24"/>
              </w:rPr>
            </w:pPr>
            <w:r w:rsidRPr="00FF6AC4">
              <w:rPr>
                <w:rFonts w:cs="Arial"/>
                <w:b/>
                <w:color w:val="FFFFFF"/>
                <w:sz w:val="24"/>
                <w:szCs w:val="24"/>
              </w:rPr>
              <w:t>Visualizar informações do Friend cadastradas no sistema</w:t>
            </w:r>
          </w:p>
        </w:tc>
      </w:tr>
      <w:tr w:rsidR="00C12931" w:rsidRPr="00FF6AC4" w14:paraId="79D9AC81" w14:textId="77777777">
        <w:trPr>
          <w:trHeight w:val="413"/>
        </w:trPr>
        <w:tc>
          <w:tcPr>
            <w:tcW w:w="1726" w:type="dxa"/>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39FAD822" w14:textId="77777777" w:rsidR="00C12931" w:rsidRPr="00FF6AC4" w:rsidRDefault="00980B52">
            <w:pPr>
              <w:rPr>
                <w:rFonts w:cs="Arial"/>
              </w:rPr>
            </w:pPr>
            <w:r w:rsidRPr="00FF6AC4">
              <w:rPr>
                <w:rFonts w:cs="Arial"/>
                <w:b/>
              </w:rPr>
              <w:t xml:space="preserve">Prioridade: </w:t>
            </w:r>
          </w:p>
        </w:tc>
        <w:tc>
          <w:tcPr>
            <w:tcW w:w="7349" w:type="dxa"/>
            <w:gridSpan w:val="2"/>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67426997" w14:textId="77777777" w:rsidR="00C12931" w:rsidRPr="00FF6AC4" w:rsidRDefault="00980B52">
            <w:pPr>
              <w:rPr>
                <w:rFonts w:cs="Arial"/>
              </w:rPr>
            </w:pPr>
            <w:r w:rsidRPr="00FF6AC4">
              <w:rPr>
                <w:rFonts w:cs="Arial"/>
              </w:rPr>
              <w:t>( X )  Essencial                (   ) Importante       (   ) Desejável</w:t>
            </w:r>
          </w:p>
        </w:tc>
      </w:tr>
      <w:tr w:rsidR="00C12931" w:rsidRPr="00FF6AC4" w14:paraId="67E2DC9E" w14:textId="77777777">
        <w:trPr>
          <w:trHeight w:val="251"/>
        </w:trPr>
        <w:tc>
          <w:tcPr>
            <w:tcW w:w="1726" w:type="dxa"/>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14:paraId="2EBBCB39" w14:textId="77777777" w:rsidR="00C12931" w:rsidRPr="00FF6AC4" w:rsidRDefault="00980B52">
            <w:pPr>
              <w:rPr>
                <w:rFonts w:cs="Arial"/>
              </w:rPr>
            </w:pPr>
            <w:r w:rsidRPr="00FF6AC4">
              <w:rPr>
                <w:rFonts w:cs="Arial"/>
                <w:b/>
              </w:rPr>
              <w:t>Atores:</w:t>
            </w:r>
          </w:p>
        </w:tc>
        <w:tc>
          <w:tcPr>
            <w:tcW w:w="7349" w:type="dxa"/>
            <w:gridSpan w:val="2"/>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14:paraId="75701502" w14:textId="77777777" w:rsidR="00C12931" w:rsidRPr="00FF6AC4" w:rsidRDefault="00980B52">
            <w:pPr>
              <w:rPr>
                <w:rFonts w:cs="Arial"/>
              </w:rPr>
            </w:pPr>
            <w:r w:rsidRPr="00FF6AC4">
              <w:rPr>
                <w:rFonts w:cs="Arial"/>
              </w:rPr>
              <w:t>Friend, SisAdmin.</w:t>
            </w:r>
          </w:p>
        </w:tc>
      </w:tr>
      <w:tr w:rsidR="00C12931" w:rsidRPr="00FF6AC4" w14:paraId="70CB7268" w14:textId="77777777">
        <w:trPr>
          <w:trHeight w:val="848"/>
        </w:trPr>
        <w:tc>
          <w:tcPr>
            <w:tcW w:w="1726" w:type="dxa"/>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05369303" w14:textId="77777777" w:rsidR="00C12931" w:rsidRPr="00FF6AC4" w:rsidRDefault="00980B52">
            <w:pPr>
              <w:rPr>
                <w:rFonts w:cs="Arial"/>
              </w:rPr>
            </w:pPr>
            <w:r w:rsidRPr="00FF6AC4">
              <w:rPr>
                <w:rFonts w:cs="Arial"/>
                <w:b/>
              </w:rPr>
              <w:t>Resumo:</w:t>
            </w:r>
          </w:p>
        </w:tc>
        <w:tc>
          <w:tcPr>
            <w:tcW w:w="7349" w:type="dxa"/>
            <w:gridSpan w:val="2"/>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19B28600" w14:textId="77777777" w:rsidR="00C12931" w:rsidRPr="00FF6AC4" w:rsidRDefault="00980B52">
            <w:pPr>
              <w:rPr>
                <w:rFonts w:cs="Arial"/>
              </w:rPr>
            </w:pPr>
            <w:r w:rsidRPr="00FF6AC4">
              <w:rPr>
                <w:rFonts w:cs="Arial"/>
              </w:rPr>
              <w:t>Um usuário do tipo Friend ou SisAdmin que está na tela inicial e deseja ver informações de um cadastro já realizado no sistema, deve acessar o menu Friends onde será exibida uma tela com o nome de todos os friends cadastrados no sistema.</w:t>
            </w:r>
          </w:p>
        </w:tc>
      </w:tr>
      <w:tr w:rsidR="00C12931" w:rsidRPr="00FF6AC4" w14:paraId="673A40CE" w14:textId="77777777">
        <w:trPr>
          <w:trHeight w:val="566"/>
        </w:trPr>
        <w:tc>
          <w:tcPr>
            <w:tcW w:w="1726" w:type="dxa"/>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14:paraId="47F0F9C4" w14:textId="77777777" w:rsidR="00C12931" w:rsidRPr="00FF6AC4" w:rsidRDefault="00980B52">
            <w:pPr>
              <w:rPr>
                <w:rFonts w:cs="Arial"/>
              </w:rPr>
            </w:pPr>
            <w:r w:rsidRPr="00FF6AC4">
              <w:rPr>
                <w:rFonts w:cs="Arial"/>
                <w:b/>
              </w:rPr>
              <w:t>Pré-condição:</w:t>
            </w:r>
          </w:p>
        </w:tc>
        <w:tc>
          <w:tcPr>
            <w:tcW w:w="7349" w:type="dxa"/>
            <w:gridSpan w:val="2"/>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14:paraId="02AAA2F5" w14:textId="77777777" w:rsidR="00C12931" w:rsidRPr="00FF6AC4" w:rsidRDefault="00980B52">
            <w:pPr>
              <w:rPr>
                <w:rFonts w:cs="Arial"/>
              </w:rPr>
            </w:pPr>
            <w:r w:rsidRPr="00FF6AC4">
              <w:rPr>
                <w:rFonts w:cs="Arial"/>
              </w:rPr>
              <w:t>Um dos atores devem estar logados no sistema e acessar a tela friends através do menu chamado Friends na barra de menus.</w:t>
            </w:r>
          </w:p>
        </w:tc>
      </w:tr>
      <w:tr w:rsidR="00C12931" w:rsidRPr="00FF6AC4" w14:paraId="7708C85C" w14:textId="77777777">
        <w:trPr>
          <w:trHeight w:val="566"/>
        </w:trPr>
        <w:tc>
          <w:tcPr>
            <w:tcW w:w="1726" w:type="dxa"/>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40D51AB2" w14:textId="77777777" w:rsidR="00C12931" w:rsidRPr="00FF6AC4" w:rsidRDefault="00980B52">
            <w:pPr>
              <w:rPr>
                <w:rFonts w:cs="Arial"/>
              </w:rPr>
            </w:pPr>
            <w:r w:rsidRPr="00FF6AC4">
              <w:rPr>
                <w:rFonts w:cs="Arial"/>
                <w:b/>
              </w:rPr>
              <w:t>Pós-condição:</w:t>
            </w:r>
          </w:p>
        </w:tc>
        <w:tc>
          <w:tcPr>
            <w:tcW w:w="7349" w:type="dxa"/>
            <w:gridSpan w:val="2"/>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4A6DF2CF" w14:textId="77777777" w:rsidR="00C12931" w:rsidRPr="00FF6AC4" w:rsidRDefault="00980B52">
            <w:pPr>
              <w:rPr>
                <w:rFonts w:cs="Arial"/>
              </w:rPr>
            </w:pPr>
            <w:r w:rsidRPr="00FF6AC4">
              <w:rPr>
                <w:rFonts w:cs="Arial"/>
              </w:rPr>
              <w:t>O sistema deve exibir uma lista com o nome dos usuários cadastrados no sistema.</w:t>
            </w:r>
          </w:p>
        </w:tc>
      </w:tr>
      <w:tr w:rsidR="00C12931" w:rsidRPr="00FF6AC4" w14:paraId="13FB06D8" w14:textId="77777777">
        <w:trPr>
          <w:trHeight w:val="348"/>
        </w:trPr>
        <w:tc>
          <w:tcPr>
            <w:tcW w:w="1726" w:type="dxa"/>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14:paraId="26FB7778" w14:textId="77777777" w:rsidR="00C12931" w:rsidRPr="00FF6AC4" w:rsidRDefault="00980B52">
            <w:pPr>
              <w:rPr>
                <w:rFonts w:cs="Arial"/>
              </w:rPr>
            </w:pPr>
            <w:r w:rsidRPr="00FF6AC4">
              <w:rPr>
                <w:rFonts w:cs="Arial"/>
                <w:b/>
              </w:rPr>
              <w:t>Interfaces:</w:t>
            </w:r>
          </w:p>
        </w:tc>
        <w:tc>
          <w:tcPr>
            <w:tcW w:w="7349" w:type="dxa"/>
            <w:gridSpan w:val="2"/>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14:paraId="18230EC9" w14:textId="77777777" w:rsidR="00C12931" w:rsidRPr="00FF6AC4" w:rsidRDefault="00980B52">
            <w:pPr>
              <w:rPr>
                <w:rFonts w:cs="Arial"/>
              </w:rPr>
            </w:pPr>
            <w:r w:rsidRPr="00FF6AC4">
              <w:rPr>
                <w:rFonts w:cs="Arial"/>
                <w:b/>
              </w:rPr>
              <w:t>home_autenticado, friends, perfil_friend.</w:t>
            </w:r>
          </w:p>
        </w:tc>
      </w:tr>
      <w:tr w:rsidR="00C12931" w:rsidRPr="00FF6AC4" w14:paraId="73267028" w14:textId="77777777">
        <w:trPr>
          <w:trHeight w:val="566"/>
        </w:trPr>
        <w:tc>
          <w:tcPr>
            <w:tcW w:w="1726" w:type="dxa"/>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20424D6F" w14:textId="77777777" w:rsidR="00C12931" w:rsidRPr="00FF6AC4" w:rsidRDefault="00980B52">
            <w:pPr>
              <w:rPr>
                <w:rFonts w:cs="Arial"/>
              </w:rPr>
            </w:pPr>
            <w:r w:rsidRPr="00FF6AC4">
              <w:rPr>
                <w:rFonts w:cs="Arial"/>
                <w:b/>
              </w:rPr>
              <w:t>Restrições de campos:</w:t>
            </w:r>
          </w:p>
        </w:tc>
        <w:tc>
          <w:tcPr>
            <w:tcW w:w="7349" w:type="dxa"/>
            <w:gridSpan w:val="2"/>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2AA1614F" w14:textId="77777777" w:rsidR="00C12931" w:rsidRPr="00FF6AC4" w:rsidRDefault="00980B52">
            <w:pPr>
              <w:pBdr>
                <w:top w:val="nil"/>
                <w:left w:val="nil"/>
                <w:bottom w:val="nil"/>
                <w:right w:val="nil"/>
                <w:between w:val="nil"/>
              </w:pBdr>
              <w:spacing w:before="60" w:after="60"/>
              <w:jc w:val="both"/>
              <w:rPr>
                <w:rFonts w:cs="Arial"/>
                <w:color w:val="000000"/>
                <w:szCs w:val="22"/>
              </w:rPr>
            </w:pPr>
            <w:r w:rsidRPr="00FF6AC4">
              <w:rPr>
                <w:rFonts w:cs="Arial"/>
                <w:b/>
                <w:color w:val="000000"/>
                <w:szCs w:val="22"/>
              </w:rPr>
              <w:t xml:space="preserve">Entidade </w:t>
            </w:r>
            <w:r w:rsidRPr="00FF6AC4">
              <w:rPr>
                <w:rFonts w:cs="Arial"/>
                <w:b/>
                <w:szCs w:val="22"/>
              </w:rPr>
              <w:t>Friend</w:t>
            </w:r>
            <w:r w:rsidRPr="00FF6AC4">
              <w:rPr>
                <w:rFonts w:cs="Arial"/>
                <w:b/>
                <w:color w:val="000000"/>
                <w:szCs w:val="22"/>
              </w:rPr>
              <w:t>:</w:t>
            </w:r>
          </w:p>
          <w:p w14:paraId="0C1EE034" w14:textId="77777777" w:rsidR="00C12931" w:rsidRPr="00FF6AC4" w:rsidRDefault="00980B52">
            <w:pPr>
              <w:pBdr>
                <w:top w:val="nil"/>
                <w:left w:val="nil"/>
                <w:bottom w:val="nil"/>
                <w:right w:val="nil"/>
                <w:between w:val="nil"/>
              </w:pBdr>
              <w:spacing w:before="60" w:after="60"/>
              <w:ind w:left="261"/>
              <w:jc w:val="both"/>
              <w:rPr>
                <w:rFonts w:cs="Arial"/>
                <w:szCs w:val="22"/>
              </w:rPr>
            </w:pPr>
            <w:r w:rsidRPr="00FF6AC4">
              <w:rPr>
                <w:rFonts w:cs="Arial"/>
                <w:szCs w:val="22"/>
              </w:rPr>
              <w:t>Lista com as informações:</w:t>
            </w:r>
            <w:r w:rsidRPr="00FF6AC4">
              <w:rPr>
                <w:rFonts w:cs="Arial"/>
                <w:szCs w:val="22"/>
              </w:rPr>
              <w:br/>
              <w:t>Nome de usuário;</w:t>
            </w:r>
          </w:p>
          <w:p w14:paraId="178BEFD4" w14:textId="77777777" w:rsidR="00C12931" w:rsidRPr="00FF6AC4" w:rsidRDefault="00980B52">
            <w:pPr>
              <w:pBdr>
                <w:top w:val="nil"/>
                <w:left w:val="nil"/>
                <w:bottom w:val="nil"/>
                <w:right w:val="nil"/>
                <w:between w:val="nil"/>
              </w:pBdr>
              <w:spacing w:before="60" w:after="60"/>
              <w:ind w:left="261"/>
              <w:jc w:val="both"/>
              <w:rPr>
                <w:rFonts w:cs="Arial"/>
                <w:szCs w:val="22"/>
              </w:rPr>
            </w:pPr>
            <w:r w:rsidRPr="00FF6AC4">
              <w:rPr>
                <w:rFonts w:cs="Arial"/>
                <w:szCs w:val="22"/>
              </w:rPr>
              <w:t>Telefone;</w:t>
            </w:r>
          </w:p>
          <w:p w14:paraId="6E7C4FAF" w14:textId="77777777" w:rsidR="00C12931" w:rsidRPr="00FF6AC4" w:rsidRDefault="00980B52">
            <w:pPr>
              <w:pBdr>
                <w:top w:val="nil"/>
                <w:left w:val="nil"/>
                <w:bottom w:val="nil"/>
                <w:right w:val="nil"/>
                <w:between w:val="nil"/>
              </w:pBdr>
              <w:spacing w:before="60" w:after="60"/>
              <w:ind w:left="261"/>
              <w:jc w:val="both"/>
              <w:rPr>
                <w:rFonts w:cs="Arial"/>
                <w:szCs w:val="22"/>
              </w:rPr>
            </w:pPr>
            <w:r w:rsidRPr="00FF6AC4">
              <w:rPr>
                <w:rFonts w:cs="Arial"/>
                <w:szCs w:val="22"/>
              </w:rPr>
              <w:lastRenderedPageBreak/>
              <w:t>Cidade;</w:t>
            </w:r>
          </w:p>
          <w:p w14:paraId="3209EB34" w14:textId="77777777" w:rsidR="00C12931" w:rsidRPr="00FF6AC4" w:rsidRDefault="00980B52">
            <w:pPr>
              <w:pBdr>
                <w:top w:val="nil"/>
                <w:left w:val="nil"/>
                <w:bottom w:val="nil"/>
                <w:right w:val="nil"/>
                <w:between w:val="nil"/>
              </w:pBdr>
              <w:spacing w:before="60" w:after="60"/>
              <w:ind w:left="261"/>
              <w:jc w:val="both"/>
              <w:rPr>
                <w:rFonts w:cs="Arial"/>
                <w:szCs w:val="22"/>
              </w:rPr>
            </w:pPr>
            <w:r w:rsidRPr="00FF6AC4">
              <w:rPr>
                <w:rFonts w:cs="Arial"/>
                <w:szCs w:val="22"/>
              </w:rPr>
              <w:t>Estado;</w:t>
            </w:r>
          </w:p>
          <w:p w14:paraId="419102D5" w14:textId="77777777" w:rsidR="00C12931" w:rsidRPr="00FF6AC4" w:rsidRDefault="00C12931">
            <w:pPr>
              <w:rPr>
                <w:rFonts w:cs="Arial"/>
              </w:rPr>
            </w:pPr>
          </w:p>
        </w:tc>
      </w:tr>
      <w:tr w:rsidR="00C12931" w:rsidRPr="00FF6AC4" w14:paraId="69FCADDD" w14:textId="77777777">
        <w:trPr>
          <w:trHeight w:val="2035"/>
        </w:trPr>
        <w:tc>
          <w:tcPr>
            <w:tcW w:w="1726" w:type="dxa"/>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14:paraId="24A99303" w14:textId="77777777" w:rsidR="00C12931" w:rsidRPr="00FF6AC4" w:rsidRDefault="00980B52">
            <w:pPr>
              <w:rPr>
                <w:rFonts w:cs="Arial"/>
              </w:rPr>
            </w:pPr>
            <w:r w:rsidRPr="00FF6AC4">
              <w:rPr>
                <w:rFonts w:cs="Arial"/>
                <w:b/>
              </w:rPr>
              <w:t>Fluxo principal:</w:t>
            </w:r>
          </w:p>
        </w:tc>
        <w:tc>
          <w:tcPr>
            <w:tcW w:w="2721" w:type="dxa"/>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14:paraId="1879A3E6" w14:textId="77777777" w:rsidR="00C12931" w:rsidRPr="00FF6AC4" w:rsidRDefault="00980B52">
            <w:pPr>
              <w:rPr>
                <w:rFonts w:cs="Arial"/>
              </w:rPr>
            </w:pPr>
            <w:r w:rsidRPr="00FF6AC4">
              <w:rPr>
                <w:rFonts w:cs="Arial"/>
                <w:b/>
              </w:rPr>
              <w:t>Friend/ SisAdmin</w:t>
            </w:r>
            <w:r w:rsidRPr="00FF6AC4">
              <w:rPr>
                <w:rFonts w:cs="Arial"/>
              </w:rPr>
              <w:t>:</w:t>
            </w:r>
          </w:p>
          <w:p w14:paraId="0D915ED0" w14:textId="77777777" w:rsidR="00C12931" w:rsidRPr="00FF6AC4" w:rsidRDefault="00980B52">
            <w:pPr>
              <w:rPr>
                <w:rFonts w:cs="Arial"/>
              </w:rPr>
            </w:pPr>
            <w:r w:rsidRPr="00FF6AC4">
              <w:rPr>
                <w:rFonts w:cs="Arial"/>
              </w:rPr>
              <w:t>1. Realiza o login no sistema.</w:t>
            </w:r>
          </w:p>
          <w:p w14:paraId="1CEF0424" w14:textId="77777777" w:rsidR="00C12931" w:rsidRPr="00FF6AC4" w:rsidRDefault="00C12931">
            <w:pPr>
              <w:rPr>
                <w:rFonts w:cs="Arial"/>
              </w:rPr>
            </w:pPr>
          </w:p>
          <w:p w14:paraId="187EA3DC" w14:textId="77777777" w:rsidR="00C12931" w:rsidRPr="00FF6AC4" w:rsidRDefault="00980B52">
            <w:pPr>
              <w:rPr>
                <w:rFonts w:cs="Arial"/>
              </w:rPr>
            </w:pPr>
            <w:r w:rsidRPr="00FF6AC4">
              <w:rPr>
                <w:rFonts w:cs="Arial"/>
              </w:rPr>
              <w:t>2. Seleciona a opção Friends no menu.</w:t>
            </w:r>
          </w:p>
          <w:p w14:paraId="4D60ED09" w14:textId="77777777" w:rsidR="00C12931" w:rsidRPr="00FF6AC4" w:rsidRDefault="00C12931">
            <w:pPr>
              <w:rPr>
                <w:rFonts w:cs="Arial"/>
              </w:rPr>
            </w:pPr>
          </w:p>
          <w:p w14:paraId="1A72625D" w14:textId="77777777" w:rsidR="00C12931" w:rsidRPr="00FF6AC4" w:rsidRDefault="00980B52">
            <w:pPr>
              <w:rPr>
                <w:rFonts w:cs="Arial"/>
              </w:rPr>
            </w:pPr>
            <w:r w:rsidRPr="00FF6AC4">
              <w:rPr>
                <w:rFonts w:cs="Arial"/>
              </w:rPr>
              <w:t>4. Seleciona o friend que deseja ver as informações.</w:t>
            </w:r>
          </w:p>
        </w:tc>
        <w:tc>
          <w:tcPr>
            <w:tcW w:w="4628" w:type="dxa"/>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14:paraId="3134596F" w14:textId="77777777" w:rsidR="00C12931" w:rsidRPr="00FF6AC4" w:rsidRDefault="00980B52">
            <w:pPr>
              <w:rPr>
                <w:rFonts w:cs="Arial"/>
              </w:rPr>
            </w:pPr>
            <w:r w:rsidRPr="00FF6AC4">
              <w:rPr>
                <w:rFonts w:cs="Arial"/>
                <w:b/>
              </w:rPr>
              <w:t>Sistema</w:t>
            </w:r>
            <w:r w:rsidRPr="00FF6AC4">
              <w:rPr>
                <w:rFonts w:cs="Arial"/>
              </w:rPr>
              <w:t>:</w:t>
            </w:r>
          </w:p>
          <w:p w14:paraId="4057D463" w14:textId="77777777" w:rsidR="00C12931" w:rsidRPr="00FF6AC4" w:rsidRDefault="00C12931">
            <w:pPr>
              <w:rPr>
                <w:rFonts w:cs="Arial"/>
              </w:rPr>
            </w:pPr>
          </w:p>
          <w:p w14:paraId="047BA45F" w14:textId="77777777" w:rsidR="00C12931" w:rsidRPr="00FF6AC4" w:rsidRDefault="00C12931">
            <w:pPr>
              <w:rPr>
                <w:rFonts w:cs="Arial"/>
              </w:rPr>
            </w:pPr>
          </w:p>
          <w:p w14:paraId="165D9227" w14:textId="77777777" w:rsidR="00C12931" w:rsidRPr="00FF6AC4" w:rsidRDefault="00980B52">
            <w:pPr>
              <w:rPr>
                <w:rFonts w:cs="Arial"/>
              </w:rPr>
            </w:pPr>
            <w:r w:rsidRPr="00FF6AC4">
              <w:rPr>
                <w:rFonts w:cs="Arial"/>
              </w:rPr>
              <w:t>3. Apresenta os nomes de usuário cadastrados no sistema.</w:t>
            </w:r>
          </w:p>
          <w:p w14:paraId="1EBC9A24" w14:textId="77777777" w:rsidR="00C12931" w:rsidRPr="00FF6AC4" w:rsidRDefault="00C12931">
            <w:pPr>
              <w:rPr>
                <w:rFonts w:cs="Arial"/>
              </w:rPr>
            </w:pPr>
          </w:p>
          <w:p w14:paraId="447224DB" w14:textId="77777777" w:rsidR="00C12931" w:rsidRPr="00FF6AC4" w:rsidRDefault="00980B52">
            <w:pPr>
              <w:rPr>
                <w:rFonts w:cs="Arial"/>
              </w:rPr>
            </w:pPr>
            <w:r w:rsidRPr="00FF6AC4">
              <w:rPr>
                <w:rFonts w:cs="Arial"/>
              </w:rPr>
              <w:t>5. Sistema exibe o perfil com as informações.</w:t>
            </w:r>
          </w:p>
        </w:tc>
      </w:tr>
      <w:tr w:rsidR="00C12931" w:rsidRPr="00FF6AC4" w14:paraId="77684AC4" w14:textId="77777777">
        <w:trPr>
          <w:trHeight w:val="1385"/>
        </w:trPr>
        <w:tc>
          <w:tcPr>
            <w:tcW w:w="1726" w:type="dxa"/>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1DA6DBFE" w14:textId="77777777" w:rsidR="00C12931" w:rsidRPr="00FF6AC4" w:rsidRDefault="00980B52">
            <w:pPr>
              <w:rPr>
                <w:rFonts w:cs="Arial"/>
              </w:rPr>
            </w:pPr>
            <w:r w:rsidRPr="00FF6AC4">
              <w:rPr>
                <w:rFonts w:cs="Arial"/>
                <w:b/>
              </w:rPr>
              <w:t>Fluxo alternativo:</w:t>
            </w:r>
          </w:p>
        </w:tc>
        <w:tc>
          <w:tcPr>
            <w:tcW w:w="2721" w:type="dxa"/>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2552578C" w14:textId="77777777" w:rsidR="00C12931" w:rsidRPr="00FF6AC4" w:rsidRDefault="00980B52">
            <w:pPr>
              <w:rPr>
                <w:rFonts w:cs="Arial"/>
              </w:rPr>
            </w:pPr>
            <w:r w:rsidRPr="00FF6AC4">
              <w:rPr>
                <w:rFonts w:cs="Arial"/>
                <w:b/>
              </w:rPr>
              <w:t>Friend/ SisAdmin</w:t>
            </w:r>
            <w:r w:rsidRPr="00FF6AC4">
              <w:rPr>
                <w:rFonts w:cs="Arial"/>
              </w:rPr>
              <w:t>:</w:t>
            </w:r>
          </w:p>
          <w:p w14:paraId="62F55925" w14:textId="77777777" w:rsidR="00C12931" w:rsidRPr="00FF6AC4" w:rsidRDefault="00C12931">
            <w:pPr>
              <w:rPr>
                <w:rFonts w:cs="Arial"/>
              </w:rPr>
            </w:pPr>
          </w:p>
        </w:tc>
        <w:tc>
          <w:tcPr>
            <w:tcW w:w="4628" w:type="dxa"/>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7969BEA0" w14:textId="77777777" w:rsidR="00C12931" w:rsidRPr="00FF6AC4" w:rsidRDefault="00980B52">
            <w:pPr>
              <w:rPr>
                <w:rFonts w:cs="Arial"/>
              </w:rPr>
            </w:pPr>
            <w:r w:rsidRPr="00FF6AC4">
              <w:rPr>
                <w:rFonts w:cs="Arial"/>
                <w:b/>
              </w:rPr>
              <w:t>Sistema</w:t>
            </w:r>
            <w:r w:rsidRPr="00FF6AC4">
              <w:rPr>
                <w:rFonts w:cs="Arial"/>
              </w:rPr>
              <w:t>:</w:t>
            </w:r>
          </w:p>
          <w:p w14:paraId="68C2E653" w14:textId="77777777" w:rsidR="00C12931" w:rsidRPr="00FF6AC4" w:rsidRDefault="00980B52">
            <w:pPr>
              <w:rPr>
                <w:rFonts w:cs="Arial"/>
              </w:rPr>
            </w:pPr>
            <w:r w:rsidRPr="00FF6AC4">
              <w:rPr>
                <w:rFonts w:cs="Arial"/>
              </w:rPr>
              <w:t>1. Deverá sempre listar no mínimo um friend;</w:t>
            </w:r>
          </w:p>
          <w:p w14:paraId="180AF511" w14:textId="77777777" w:rsidR="00C12931" w:rsidRPr="00FF6AC4" w:rsidRDefault="00980B52">
            <w:pPr>
              <w:rPr>
                <w:rFonts w:cs="Arial"/>
              </w:rPr>
            </w:pPr>
            <w:r w:rsidRPr="00FF6AC4">
              <w:rPr>
                <w:rFonts w:cs="Arial"/>
              </w:rPr>
              <w:t>2. Se não houverem informações disponíveis em algum campo, o sistema deve exibir o campo vazio.</w:t>
            </w:r>
          </w:p>
        </w:tc>
      </w:tr>
    </w:tbl>
    <w:p w14:paraId="770926E1" w14:textId="77777777" w:rsidR="00C12931" w:rsidRPr="00FF6AC4" w:rsidRDefault="00C12931">
      <w:pPr>
        <w:pBdr>
          <w:top w:val="nil"/>
          <w:left w:val="nil"/>
          <w:bottom w:val="nil"/>
          <w:right w:val="nil"/>
          <w:between w:val="nil"/>
        </w:pBdr>
        <w:spacing w:before="60" w:after="60"/>
        <w:ind w:left="578"/>
        <w:jc w:val="both"/>
        <w:rPr>
          <w:rFonts w:cs="Arial"/>
          <w:color w:val="000000"/>
          <w:szCs w:val="22"/>
        </w:rPr>
      </w:pPr>
    </w:p>
    <w:p w14:paraId="3525724F" w14:textId="77777777" w:rsidR="00C12931" w:rsidRPr="00FF6AC4" w:rsidRDefault="00980B52">
      <w:pPr>
        <w:pStyle w:val="Ttulo5"/>
        <w:spacing w:after="120"/>
      </w:pPr>
      <w:bookmarkStart w:id="70" w:name="_Toc47637858"/>
      <w:r w:rsidRPr="00FF6AC4">
        <w:t>[RF039] Alterar Friend/ Alterar informações do perfil do Friend</w:t>
      </w:r>
      <w:bookmarkEnd w:id="70"/>
    </w:p>
    <w:tbl>
      <w:tblPr>
        <w:tblStyle w:val="a1"/>
        <w:tblW w:w="9076" w:type="dxa"/>
        <w:tblInd w:w="0" w:type="dxa"/>
        <w:tblLayout w:type="fixed"/>
        <w:tblLook w:val="0000" w:firstRow="0" w:lastRow="0" w:firstColumn="0" w:lastColumn="0" w:noHBand="0" w:noVBand="0"/>
      </w:tblPr>
      <w:tblGrid>
        <w:gridCol w:w="1726"/>
        <w:gridCol w:w="3030"/>
        <w:gridCol w:w="4320"/>
      </w:tblGrid>
      <w:tr w:rsidR="00C12931" w:rsidRPr="00FF6AC4" w14:paraId="705C7612" w14:textId="77777777">
        <w:trPr>
          <w:trHeight w:val="278"/>
        </w:trPr>
        <w:tc>
          <w:tcPr>
            <w:tcW w:w="1726" w:type="dxa"/>
            <w:tcBorders>
              <w:top w:val="single" w:sz="8" w:space="0" w:color="FFFFFF"/>
              <w:left w:val="single" w:sz="8" w:space="0" w:color="FFFFFF"/>
              <w:bottom w:val="single" w:sz="24" w:space="0" w:color="FFFFFF"/>
              <w:right w:val="single" w:sz="8" w:space="0" w:color="FFFFFF"/>
            </w:tcBorders>
            <w:shd w:val="clear" w:color="auto" w:fill="5FA534"/>
            <w:tcMar>
              <w:top w:w="72" w:type="dxa"/>
              <w:left w:w="144" w:type="dxa"/>
              <w:bottom w:w="72" w:type="dxa"/>
              <w:right w:w="144" w:type="dxa"/>
            </w:tcMar>
          </w:tcPr>
          <w:p w14:paraId="789F222E" w14:textId="77777777" w:rsidR="00C12931" w:rsidRPr="00FF6AC4" w:rsidRDefault="00980B52">
            <w:pPr>
              <w:rPr>
                <w:rFonts w:cs="Arial"/>
                <w:color w:val="FFFFFF"/>
                <w:sz w:val="24"/>
                <w:szCs w:val="24"/>
              </w:rPr>
            </w:pPr>
            <w:r w:rsidRPr="00FF6AC4">
              <w:rPr>
                <w:rFonts w:cs="Arial"/>
                <w:b/>
                <w:color w:val="FFFFFF"/>
                <w:sz w:val="24"/>
                <w:szCs w:val="24"/>
              </w:rPr>
              <w:t>#39</w:t>
            </w:r>
          </w:p>
        </w:tc>
        <w:tc>
          <w:tcPr>
            <w:tcW w:w="7350" w:type="dxa"/>
            <w:gridSpan w:val="2"/>
            <w:tcBorders>
              <w:top w:val="single" w:sz="8" w:space="0" w:color="FFFFFF"/>
              <w:left w:val="single" w:sz="8" w:space="0" w:color="FFFFFF"/>
              <w:bottom w:val="single" w:sz="24" w:space="0" w:color="FFFFFF"/>
              <w:right w:val="single" w:sz="8" w:space="0" w:color="FFFFFF"/>
            </w:tcBorders>
            <w:shd w:val="clear" w:color="auto" w:fill="5FA534"/>
            <w:tcMar>
              <w:top w:w="72" w:type="dxa"/>
              <w:left w:w="144" w:type="dxa"/>
              <w:bottom w:w="72" w:type="dxa"/>
              <w:right w:w="144" w:type="dxa"/>
            </w:tcMar>
          </w:tcPr>
          <w:p w14:paraId="0BEF249E" w14:textId="77777777" w:rsidR="00C12931" w:rsidRPr="00FF6AC4" w:rsidRDefault="00980B52">
            <w:pPr>
              <w:rPr>
                <w:rFonts w:cs="Arial"/>
                <w:color w:val="FFFFFF"/>
                <w:sz w:val="24"/>
                <w:szCs w:val="24"/>
              </w:rPr>
            </w:pPr>
            <w:r w:rsidRPr="00FF6AC4">
              <w:rPr>
                <w:rFonts w:cs="Arial"/>
                <w:b/>
                <w:color w:val="FFFFFF"/>
                <w:sz w:val="24"/>
                <w:szCs w:val="24"/>
              </w:rPr>
              <w:t>Alterar informações do cadastro.</w:t>
            </w:r>
          </w:p>
        </w:tc>
      </w:tr>
      <w:tr w:rsidR="00C12931" w:rsidRPr="00FF6AC4" w14:paraId="4CB546F6" w14:textId="77777777">
        <w:trPr>
          <w:trHeight w:val="413"/>
        </w:trPr>
        <w:tc>
          <w:tcPr>
            <w:tcW w:w="1726" w:type="dxa"/>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262A84FB" w14:textId="77777777" w:rsidR="00C12931" w:rsidRPr="00FF6AC4" w:rsidRDefault="00980B52">
            <w:pPr>
              <w:rPr>
                <w:rFonts w:cs="Arial"/>
              </w:rPr>
            </w:pPr>
            <w:r w:rsidRPr="00FF6AC4">
              <w:rPr>
                <w:rFonts w:cs="Arial"/>
                <w:b/>
              </w:rPr>
              <w:t xml:space="preserve">Prioridade: </w:t>
            </w:r>
          </w:p>
        </w:tc>
        <w:tc>
          <w:tcPr>
            <w:tcW w:w="7350" w:type="dxa"/>
            <w:gridSpan w:val="2"/>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483C4F26" w14:textId="77777777" w:rsidR="00C12931" w:rsidRPr="00FF6AC4" w:rsidRDefault="00980B52">
            <w:pPr>
              <w:rPr>
                <w:rFonts w:cs="Arial"/>
              </w:rPr>
            </w:pPr>
            <w:r w:rsidRPr="00FF6AC4">
              <w:rPr>
                <w:rFonts w:cs="Arial"/>
              </w:rPr>
              <w:t>( X )  Essencial                (   ) Importante       (   ) Desejável</w:t>
            </w:r>
          </w:p>
        </w:tc>
      </w:tr>
      <w:tr w:rsidR="00C12931" w:rsidRPr="00FF6AC4" w14:paraId="3ABE2355" w14:textId="77777777">
        <w:trPr>
          <w:trHeight w:val="251"/>
        </w:trPr>
        <w:tc>
          <w:tcPr>
            <w:tcW w:w="1726" w:type="dxa"/>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14:paraId="61702342" w14:textId="77777777" w:rsidR="00C12931" w:rsidRPr="00FF6AC4" w:rsidRDefault="00980B52">
            <w:pPr>
              <w:rPr>
                <w:rFonts w:cs="Arial"/>
              </w:rPr>
            </w:pPr>
            <w:r w:rsidRPr="00FF6AC4">
              <w:rPr>
                <w:rFonts w:cs="Arial"/>
                <w:b/>
              </w:rPr>
              <w:t>Atores:</w:t>
            </w:r>
          </w:p>
        </w:tc>
        <w:tc>
          <w:tcPr>
            <w:tcW w:w="7350" w:type="dxa"/>
            <w:gridSpan w:val="2"/>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14:paraId="2605774A" w14:textId="77777777" w:rsidR="00C12931" w:rsidRPr="00FF6AC4" w:rsidRDefault="00980B52">
            <w:pPr>
              <w:rPr>
                <w:rFonts w:cs="Arial"/>
              </w:rPr>
            </w:pPr>
            <w:r w:rsidRPr="00FF6AC4">
              <w:rPr>
                <w:rFonts w:cs="Arial"/>
              </w:rPr>
              <w:t>Friend, SisAdmin.</w:t>
            </w:r>
          </w:p>
        </w:tc>
      </w:tr>
      <w:tr w:rsidR="00C12931" w:rsidRPr="00FF6AC4" w14:paraId="52248781" w14:textId="77777777">
        <w:trPr>
          <w:trHeight w:val="848"/>
        </w:trPr>
        <w:tc>
          <w:tcPr>
            <w:tcW w:w="1726" w:type="dxa"/>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2B5E385D" w14:textId="77777777" w:rsidR="00C12931" w:rsidRPr="00FF6AC4" w:rsidRDefault="00980B52">
            <w:pPr>
              <w:rPr>
                <w:rFonts w:cs="Arial"/>
              </w:rPr>
            </w:pPr>
            <w:r w:rsidRPr="00FF6AC4">
              <w:rPr>
                <w:rFonts w:cs="Arial"/>
                <w:b/>
              </w:rPr>
              <w:t>Resumo:</w:t>
            </w:r>
          </w:p>
        </w:tc>
        <w:tc>
          <w:tcPr>
            <w:tcW w:w="7350" w:type="dxa"/>
            <w:gridSpan w:val="2"/>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58A5225F" w14:textId="77777777" w:rsidR="00C12931" w:rsidRPr="00FF6AC4" w:rsidRDefault="00980B52">
            <w:pPr>
              <w:rPr>
                <w:rFonts w:cs="Arial"/>
              </w:rPr>
            </w:pPr>
            <w:r w:rsidRPr="00FF6AC4">
              <w:rPr>
                <w:rFonts w:cs="Arial"/>
              </w:rPr>
              <w:t>Um ator deseja alterar as informações cadastradas previamente no sistema, deve acessar o perfil, pelo link “Olá usuário”, alterar as informações desejadas e salvar as alterações no botão “salvar”.</w:t>
            </w:r>
          </w:p>
        </w:tc>
      </w:tr>
      <w:tr w:rsidR="00C12931" w:rsidRPr="00FF6AC4" w14:paraId="35F48C04" w14:textId="77777777">
        <w:trPr>
          <w:trHeight w:val="566"/>
        </w:trPr>
        <w:tc>
          <w:tcPr>
            <w:tcW w:w="1726" w:type="dxa"/>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14:paraId="5E6F3667" w14:textId="77777777" w:rsidR="00C12931" w:rsidRPr="00FF6AC4" w:rsidRDefault="00980B52">
            <w:pPr>
              <w:rPr>
                <w:rFonts w:cs="Arial"/>
              </w:rPr>
            </w:pPr>
            <w:r w:rsidRPr="00FF6AC4">
              <w:rPr>
                <w:rFonts w:cs="Arial"/>
                <w:b/>
              </w:rPr>
              <w:t>Pré-condição:</w:t>
            </w:r>
          </w:p>
        </w:tc>
        <w:tc>
          <w:tcPr>
            <w:tcW w:w="7350" w:type="dxa"/>
            <w:gridSpan w:val="2"/>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14:paraId="6B8705C0" w14:textId="77777777" w:rsidR="00C12931" w:rsidRPr="00FF6AC4" w:rsidRDefault="00980B52">
            <w:pPr>
              <w:rPr>
                <w:rFonts w:cs="Arial"/>
              </w:rPr>
            </w:pPr>
            <w:r w:rsidRPr="00FF6AC4">
              <w:rPr>
                <w:rFonts w:cs="Arial"/>
              </w:rPr>
              <w:t>O ator precisa estar logado no sistema para executar tal ação.</w:t>
            </w:r>
          </w:p>
        </w:tc>
      </w:tr>
      <w:tr w:rsidR="00C12931" w:rsidRPr="00FF6AC4" w14:paraId="61BF7AA7" w14:textId="77777777">
        <w:trPr>
          <w:trHeight w:val="566"/>
        </w:trPr>
        <w:tc>
          <w:tcPr>
            <w:tcW w:w="1726" w:type="dxa"/>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01AC3346" w14:textId="77777777" w:rsidR="00C12931" w:rsidRPr="00FF6AC4" w:rsidRDefault="00980B52">
            <w:pPr>
              <w:rPr>
                <w:rFonts w:cs="Arial"/>
              </w:rPr>
            </w:pPr>
            <w:r w:rsidRPr="00FF6AC4">
              <w:rPr>
                <w:rFonts w:cs="Arial"/>
                <w:b/>
              </w:rPr>
              <w:t>Pós-condição:</w:t>
            </w:r>
          </w:p>
        </w:tc>
        <w:tc>
          <w:tcPr>
            <w:tcW w:w="7350" w:type="dxa"/>
            <w:gridSpan w:val="2"/>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4637B249" w14:textId="77777777" w:rsidR="00C12931" w:rsidRPr="00FF6AC4" w:rsidRDefault="00980B52">
            <w:pPr>
              <w:rPr>
                <w:rFonts w:cs="Arial"/>
              </w:rPr>
            </w:pPr>
            <w:r w:rsidRPr="00FF6AC4">
              <w:rPr>
                <w:rFonts w:cs="Arial"/>
              </w:rPr>
              <w:t>O sistema deverá exibir uma informação de sucesso na alteração.</w:t>
            </w:r>
          </w:p>
        </w:tc>
      </w:tr>
      <w:tr w:rsidR="00C12931" w:rsidRPr="00FF6AC4" w14:paraId="5D21AEDD" w14:textId="77777777">
        <w:trPr>
          <w:trHeight w:val="348"/>
        </w:trPr>
        <w:tc>
          <w:tcPr>
            <w:tcW w:w="1726" w:type="dxa"/>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14:paraId="09D14B3D" w14:textId="77777777" w:rsidR="00C12931" w:rsidRPr="00FF6AC4" w:rsidRDefault="00980B52">
            <w:pPr>
              <w:rPr>
                <w:rFonts w:cs="Arial"/>
              </w:rPr>
            </w:pPr>
            <w:r w:rsidRPr="00FF6AC4">
              <w:rPr>
                <w:rFonts w:cs="Arial"/>
                <w:b/>
              </w:rPr>
              <w:t>Interfaces:</w:t>
            </w:r>
          </w:p>
        </w:tc>
        <w:tc>
          <w:tcPr>
            <w:tcW w:w="7350" w:type="dxa"/>
            <w:gridSpan w:val="2"/>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14:paraId="3D400C39" w14:textId="77777777" w:rsidR="00C12931" w:rsidRPr="00FF6AC4" w:rsidRDefault="00980B52">
            <w:pPr>
              <w:rPr>
                <w:rFonts w:cs="Arial"/>
              </w:rPr>
            </w:pPr>
            <w:r w:rsidRPr="00FF6AC4">
              <w:rPr>
                <w:rFonts w:cs="Arial"/>
                <w:b/>
              </w:rPr>
              <w:t>home_autenticado, friends, perfil, alterar_perfil, perfil_alterado, perfil_nao_alterado.</w:t>
            </w:r>
          </w:p>
        </w:tc>
      </w:tr>
      <w:tr w:rsidR="00C12931" w:rsidRPr="00FF6AC4" w14:paraId="472C33A0" w14:textId="77777777">
        <w:trPr>
          <w:trHeight w:val="566"/>
        </w:trPr>
        <w:tc>
          <w:tcPr>
            <w:tcW w:w="1726" w:type="dxa"/>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703E2B0D" w14:textId="77777777" w:rsidR="00C12931" w:rsidRPr="00FF6AC4" w:rsidRDefault="00980B52">
            <w:pPr>
              <w:rPr>
                <w:rFonts w:cs="Arial"/>
              </w:rPr>
            </w:pPr>
            <w:r w:rsidRPr="00FF6AC4">
              <w:rPr>
                <w:rFonts w:cs="Arial"/>
                <w:b/>
              </w:rPr>
              <w:t>Restrições de campos:</w:t>
            </w:r>
          </w:p>
        </w:tc>
        <w:tc>
          <w:tcPr>
            <w:tcW w:w="7350" w:type="dxa"/>
            <w:gridSpan w:val="2"/>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1C06789A" w14:textId="77777777" w:rsidR="00C12931" w:rsidRPr="00FF6AC4" w:rsidRDefault="00980B52">
            <w:pPr>
              <w:spacing w:before="60" w:after="60"/>
              <w:jc w:val="both"/>
              <w:rPr>
                <w:rFonts w:cs="Arial"/>
                <w:szCs w:val="22"/>
              </w:rPr>
            </w:pPr>
            <w:r w:rsidRPr="00FF6AC4">
              <w:rPr>
                <w:rFonts w:cs="Arial"/>
                <w:b/>
                <w:szCs w:val="22"/>
              </w:rPr>
              <w:t>Entidade Cliente:</w:t>
            </w:r>
          </w:p>
          <w:p w14:paraId="3F4D6E8F" w14:textId="77777777" w:rsidR="00C12931" w:rsidRPr="00FF6AC4" w:rsidRDefault="00980B52">
            <w:pPr>
              <w:spacing w:before="60" w:after="60"/>
              <w:jc w:val="both"/>
              <w:rPr>
                <w:rFonts w:cs="Arial"/>
                <w:szCs w:val="22"/>
              </w:rPr>
            </w:pPr>
            <w:r w:rsidRPr="00FF6AC4">
              <w:rPr>
                <w:rFonts w:cs="Arial"/>
                <w:szCs w:val="22"/>
              </w:rPr>
              <w:t xml:space="preserve">    Nome de usuário;</w:t>
            </w:r>
          </w:p>
          <w:p w14:paraId="189729C9" w14:textId="77777777" w:rsidR="00C12931" w:rsidRPr="00FF6AC4" w:rsidRDefault="00980B52">
            <w:pPr>
              <w:spacing w:before="60" w:after="60"/>
              <w:ind w:left="261"/>
              <w:jc w:val="both"/>
              <w:rPr>
                <w:rFonts w:cs="Arial"/>
                <w:szCs w:val="22"/>
              </w:rPr>
            </w:pPr>
            <w:r w:rsidRPr="00FF6AC4">
              <w:rPr>
                <w:rFonts w:cs="Arial"/>
                <w:szCs w:val="22"/>
              </w:rPr>
              <w:t>CPF;</w:t>
            </w:r>
          </w:p>
          <w:p w14:paraId="7A2AC295" w14:textId="77777777" w:rsidR="00C12931" w:rsidRPr="00FF6AC4" w:rsidRDefault="00980B52">
            <w:pPr>
              <w:spacing w:before="60" w:after="60"/>
              <w:ind w:left="261"/>
              <w:jc w:val="both"/>
              <w:rPr>
                <w:rFonts w:cs="Arial"/>
                <w:szCs w:val="22"/>
              </w:rPr>
            </w:pPr>
            <w:r w:rsidRPr="00FF6AC4">
              <w:rPr>
                <w:rFonts w:cs="Arial"/>
                <w:szCs w:val="22"/>
              </w:rPr>
              <w:t>Data de nascimento;</w:t>
            </w:r>
          </w:p>
          <w:p w14:paraId="5577C1AB" w14:textId="77777777" w:rsidR="00C12931" w:rsidRPr="00FF6AC4" w:rsidRDefault="00980B52">
            <w:pPr>
              <w:spacing w:before="60" w:after="60"/>
              <w:ind w:left="261"/>
              <w:jc w:val="both"/>
              <w:rPr>
                <w:rFonts w:cs="Arial"/>
                <w:szCs w:val="22"/>
              </w:rPr>
            </w:pPr>
            <w:r w:rsidRPr="00FF6AC4">
              <w:rPr>
                <w:rFonts w:cs="Arial"/>
                <w:szCs w:val="22"/>
              </w:rPr>
              <w:t>Nome;</w:t>
            </w:r>
          </w:p>
          <w:p w14:paraId="6E4D9A8E" w14:textId="77777777" w:rsidR="00C12931" w:rsidRPr="00FF6AC4" w:rsidRDefault="00980B52">
            <w:pPr>
              <w:spacing w:before="60" w:after="60"/>
              <w:ind w:left="261"/>
              <w:jc w:val="both"/>
              <w:rPr>
                <w:rFonts w:cs="Arial"/>
                <w:szCs w:val="22"/>
              </w:rPr>
            </w:pPr>
            <w:r w:rsidRPr="00FF6AC4">
              <w:rPr>
                <w:rFonts w:cs="Arial"/>
                <w:szCs w:val="22"/>
              </w:rPr>
              <w:t>Telefone;</w:t>
            </w:r>
          </w:p>
          <w:p w14:paraId="322F26D5" w14:textId="77777777" w:rsidR="00C12931" w:rsidRPr="00FF6AC4" w:rsidRDefault="00980B52">
            <w:pPr>
              <w:spacing w:before="60" w:after="60"/>
              <w:ind w:left="261"/>
              <w:jc w:val="both"/>
              <w:rPr>
                <w:rFonts w:cs="Arial"/>
                <w:szCs w:val="22"/>
              </w:rPr>
            </w:pPr>
            <w:r w:rsidRPr="00FF6AC4">
              <w:rPr>
                <w:rFonts w:cs="Arial"/>
                <w:szCs w:val="22"/>
              </w:rPr>
              <w:t>Ocultar telefone;</w:t>
            </w:r>
          </w:p>
          <w:p w14:paraId="55F18CEC" w14:textId="77777777" w:rsidR="00C12931" w:rsidRPr="00FF6AC4" w:rsidRDefault="00980B52">
            <w:pPr>
              <w:spacing w:before="60" w:after="60"/>
              <w:ind w:left="261"/>
              <w:jc w:val="both"/>
              <w:rPr>
                <w:rFonts w:cs="Arial"/>
                <w:szCs w:val="22"/>
              </w:rPr>
            </w:pPr>
            <w:r w:rsidRPr="00FF6AC4">
              <w:rPr>
                <w:rFonts w:cs="Arial"/>
                <w:szCs w:val="22"/>
              </w:rPr>
              <w:t>E-mail;</w:t>
            </w:r>
          </w:p>
          <w:p w14:paraId="2EB827E1" w14:textId="77777777" w:rsidR="00C12931" w:rsidRPr="00FF6AC4" w:rsidRDefault="00980B52">
            <w:pPr>
              <w:spacing w:before="60" w:after="60"/>
              <w:ind w:left="261"/>
              <w:jc w:val="both"/>
              <w:rPr>
                <w:rFonts w:cs="Arial"/>
                <w:szCs w:val="22"/>
              </w:rPr>
            </w:pPr>
            <w:r w:rsidRPr="00FF6AC4">
              <w:rPr>
                <w:rFonts w:cs="Arial"/>
                <w:szCs w:val="22"/>
              </w:rPr>
              <w:lastRenderedPageBreak/>
              <w:t>Estado;</w:t>
            </w:r>
          </w:p>
          <w:p w14:paraId="69DEBD06" w14:textId="77777777" w:rsidR="00C12931" w:rsidRPr="00FF6AC4" w:rsidRDefault="00980B52">
            <w:pPr>
              <w:spacing w:before="60" w:after="60"/>
              <w:ind w:left="261"/>
              <w:jc w:val="both"/>
              <w:rPr>
                <w:rFonts w:cs="Arial"/>
                <w:szCs w:val="22"/>
              </w:rPr>
            </w:pPr>
            <w:r w:rsidRPr="00FF6AC4">
              <w:rPr>
                <w:rFonts w:cs="Arial"/>
                <w:szCs w:val="22"/>
              </w:rPr>
              <w:t>Cidade;</w:t>
            </w:r>
          </w:p>
          <w:p w14:paraId="21068AAA" w14:textId="77777777" w:rsidR="00C12931" w:rsidRPr="00FF6AC4" w:rsidRDefault="00980B52">
            <w:pPr>
              <w:spacing w:before="60" w:after="60"/>
              <w:ind w:left="261"/>
              <w:jc w:val="both"/>
              <w:rPr>
                <w:rFonts w:cs="Arial"/>
                <w:szCs w:val="22"/>
              </w:rPr>
            </w:pPr>
            <w:r w:rsidRPr="00FF6AC4">
              <w:rPr>
                <w:rFonts w:cs="Arial"/>
                <w:szCs w:val="22"/>
              </w:rPr>
              <w:t>Senha atual;</w:t>
            </w:r>
          </w:p>
          <w:p w14:paraId="13025C6D" w14:textId="77777777" w:rsidR="00C12931" w:rsidRPr="00FF6AC4" w:rsidRDefault="00980B52">
            <w:pPr>
              <w:spacing w:before="60" w:after="60"/>
              <w:ind w:left="261"/>
              <w:jc w:val="both"/>
              <w:rPr>
                <w:rFonts w:cs="Arial"/>
                <w:szCs w:val="22"/>
              </w:rPr>
            </w:pPr>
            <w:r w:rsidRPr="00FF6AC4">
              <w:rPr>
                <w:rFonts w:cs="Arial"/>
                <w:szCs w:val="22"/>
              </w:rPr>
              <w:t>Nova senha;</w:t>
            </w:r>
          </w:p>
          <w:p w14:paraId="5CA06BB5" w14:textId="77777777" w:rsidR="00C12931" w:rsidRPr="00FF6AC4" w:rsidRDefault="00980B52">
            <w:pPr>
              <w:spacing w:before="60" w:after="60"/>
              <w:ind w:left="261"/>
              <w:jc w:val="both"/>
              <w:rPr>
                <w:rFonts w:cs="Arial"/>
                <w:szCs w:val="22"/>
              </w:rPr>
            </w:pPr>
            <w:r w:rsidRPr="00FF6AC4">
              <w:rPr>
                <w:rFonts w:cs="Arial"/>
                <w:szCs w:val="22"/>
              </w:rPr>
              <w:t>Confirmação da nova senha;</w:t>
            </w:r>
          </w:p>
          <w:p w14:paraId="1150DBBE" w14:textId="77777777" w:rsidR="00C12931" w:rsidRPr="00FF6AC4" w:rsidRDefault="00980B52">
            <w:pPr>
              <w:spacing w:before="60" w:after="60"/>
              <w:ind w:left="261"/>
              <w:jc w:val="both"/>
              <w:rPr>
                <w:rFonts w:cs="Arial"/>
                <w:szCs w:val="22"/>
              </w:rPr>
            </w:pPr>
            <w:r w:rsidRPr="00FF6AC4">
              <w:rPr>
                <w:rFonts w:cs="Arial"/>
                <w:szCs w:val="22"/>
              </w:rPr>
              <w:t>Confirmação que o usuário não seja um robô.</w:t>
            </w:r>
          </w:p>
          <w:p w14:paraId="660ACB75" w14:textId="77777777" w:rsidR="00C12931" w:rsidRPr="00FF6AC4" w:rsidRDefault="00C12931">
            <w:pPr>
              <w:rPr>
                <w:rFonts w:cs="Arial"/>
              </w:rPr>
            </w:pPr>
          </w:p>
        </w:tc>
      </w:tr>
      <w:tr w:rsidR="00C12931" w:rsidRPr="00FF6AC4" w14:paraId="3BD07B93" w14:textId="77777777">
        <w:trPr>
          <w:trHeight w:val="2035"/>
        </w:trPr>
        <w:tc>
          <w:tcPr>
            <w:tcW w:w="1726" w:type="dxa"/>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14:paraId="05C55F17" w14:textId="77777777" w:rsidR="00C12931" w:rsidRPr="00FF6AC4" w:rsidRDefault="00980B52">
            <w:pPr>
              <w:rPr>
                <w:rFonts w:cs="Arial"/>
              </w:rPr>
            </w:pPr>
            <w:r w:rsidRPr="00FF6AC4">
              <w:rPr>
                <w:rFonts w:cs="Arial"/>
                <w:b/>
              </w:rPr>
              <w:t>Fluxo principal:</w:t>
            </w:r>
          </w:p>
        </w:tc>
        <w:tc>
          <w:tcPr>
            <w:tcW w:w="3030" w:type="dxa"/>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14:paraId="7FDDA049" w14:textId="77777777" w:rsidR="00C12931" w:rsidRPr="00FF6AC4" w:rsidRDefault="00980B52">
            <w:pPr>
              <w:rPr>
                <w:rFonts w:cs="Arial"/>
              </w:rPr>
            </w:pPr>
            <w:r w:rsidRPr="00FF6AC4">
              <w:rPr>
                <w:rFonts w:cs="Arial"/>
                <w:b/>
              </w:rPr>
              <w:t>Friend</w:t>
            </w:r>
            <w:r w:rsidRPr="00FF6AC4">
              <w:rPr>
                <w:rFonts w:cs="Arial"/>
              </w:rPr>
              <w:t>:</w:t>
            </w:r>
          </w:p>
          <w:p w14:paraId="745B13CB" w14:textId="77777777" w:rsidR="00C12931" w:rsidRPr="00FF6AC4" w:rsidRDefault="00980B52">
            <w:pPr>
              <w:rPr>
                <w:rFonts w:cs="Arial"/>
              </w:rPr>
            </w:pPr>
            <w:r w:rsidRPr="00FF6AC4">
              <w:rPr>
                <w:rFonts w:cs="Arial"/>
              </w:rPr>
              <w:t>1. Realiza o login no sistema.</w:t>
            </w:r>
          </w:p>
          <w:p w14:paraId="65133593" w14:textId="77777777" w:rsidR="00C12931" w:rsidRPr="00FF6AC4" w:rsidRDefault="00C12931">
            <w:pPr>
              <w:rPr>
                <w:rFonts w:cs="Arial"/>
              </w:rPr>
            </w:pPr>
          </w:p>
          <w:p w14:paraId="2CFB38B9" w14:textId="683C6604" w:rsidR="00C12931" w:rsidRPr="00FF6AC4" w:rsidRDefault="00980B52">
            <w:pPr>
              <w:rPr>
                <w:rFonts w:cs="Arial"/>
              </w:rPr>
            </w:pPr>
            <w:r w:rsidRPr="00FF6AC4">
              <w:rPr>
                <w:rFonts w:cs="Arial"/>
              </w:rPr>
              <w:t>2. Seleciona a opção</w:t>
            </w:r>
            <w:r w:rsidR="007359E6" w:rsidRPr="00FF6AC4">
              <w:rPr>
                <w:rFonts w:cs="Arial"/>
              </w:rPr>
              <w:t>:</w:t>
            </w:r>
            <w:r w:rsidRPr="00FF6AC4">
              <w:rPr>
                <w:rFonts w:cs="Arial"/>
              </w:rPr>
              <w:t xml:space="preserve"> Olá seguido do nome do usuário logado.</w:t>
            </w:r>
          </w:p>
          <w:p w14:paraId="3CBBCF66" w14:textId="77777777" w:rsidR="00C12931" w:rsidRPr="00FF6AC4" w:rsidRDefault="00C12931">
            <w:pPr>
              <w:rPr>
                <w:rFonts w:cs="Arial"/>
              </w:rPr>
            </w:pPr>
          </w:p>
          <w:p w14:paraId="0C104CC2" w14:textId="77777777" w:rsidR="00C12931" w:rsidRPr="00FF6AC4" w:rsidRDefault="00980B52">
            <w:pPr>
              <w:rPr>
                <w:rFonts w:cs="Arial"/>
              </w:rPr>
            </w:pPr>
            <w:r w:rsidRPr="00FF6AC4">
              <w:rPr>
                <w:rFonts w:cs="Arial"/>
              </w:rPr>
              <w:t>4. Altera as informações desejadas e confirma.</w:t>
            </w:r>
          </w:p>
        </w:tc>
        <w:tc>
          <w:tcPr>
            <w:tcW w:w="4320" w:type="dxa"/>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14:paraId="685D53A4" w14:textId="77777777" w:rsidR="00C12931" w:rsidRPr="00FF6AC4" w:rsidRDefault="00980B52">
            <w:pPr>
              <w:rPr>
                <w:rFonts w:cs="Arial"/>
              </w:rPr>
            </w:pPr>
            <w:r w:rsidRPr="00FF6AC4">
              <w:rPr>
                <w:rFonts w:cs="Arial"/>
                <w:b/>
              </w:rPr>
              <w:t>Sistema</w:t>
            </w:r>
            <w:r w:rsidRPr="00FF6AC4">
              <w:rPr>
                <w:rFonts w:cs="Arial"/>
              </w:rPr>
              <w:t>:</w:t>
            </w:r>
          </w:p>
          <w:p w14:paraId="5F5E9803" w14:textId="77777777" w:rsidR="00C12931" w:rsidRPr="00FF6AC4" w:rsidRDefault="00C12931">
            <w:pPr>
              <w:rPr>
                <w:rFonts w:cs="Arial"/>
              </w:rPr>
            </w:pPr>
          </w:p>
          <w:p w14:paraId="4AFA9856" w14:textId="77777777" w:rsidR="00C12931" w:rsidRPr="00FF6AC4" w:rsidRDefault="00C12931">
            <w:pPr>
              <w:rPr>
                <w:rFonts w:cs="Arial"/>
              </w:rPr>
            </w:pPr>
          </w:p>
          <w:p w14:paraId="0AB2EEA4" w14:textId="77777777" w:rsidR="00C12931" w:rsidRPr="00FF6AC4" w:rsidRDefault="00980B52">
            <w:pPr>
              <w:rPr>
                <w:rFonts w:cs="Arial"/>
              </w:rPr>
            </w:pPr>
            <w:r w:rsidRPr="00FF6AC4">
              <w:rPr>
                <w:rFonts w:cs="Arial"/>
              </w:rPr>
              <w:t>3. Apresenta o uma lista com as informações cadastradas do usuário.</w:t>
            </w:r>
          </w:p>
          <w:p w14:paraId="0D79C36D" w14:textId="77777777" w:rsidR="00C12931" w:rsidRPr="00FF6AC4" w:rsidRDefault="00C12931">
            <w:pPr>
              <w:rPr>
                <w:rFonts w:cs="Arial"/>
              </w:rPr>
            </w:pPr>
          </w:p>
          <w:p w14:paraId="134AE8C5" w14:textId="77777777" w:rsidR="00C12931" w:rsidRPr="00FF6AC4" w:rsidRDefault="00980B52">
            <w:pPr>
              <w:rPr>
                <w:rFonts w:cs="Arial"/>
              </w:rPr>
            </w:pPr>
            <w:r w:rsidRPr="00FF6AC4">
              <w:rPr>
                <w:rFonts w:cs="Arial"/>
              </w:rPr>
              <w:t>5. Sistema confirma a alteração exibindo a tela perfil_alterado.</w:t>
            </w:r>
          </w:p>
        </w:tc>
      </w:tr>
      <w:tr w:rsidR="00C12931" w:rsidRPr="00FF6AC4" w14:paraId="5842C0FB" w14:textId="77777777">
        <w:trPr>
          <w:trHeight w:val="1385"/>
        </w:trPr>
        <w:tc>
          <w:tcPr>
            <w:tcW w:w="1726" w:type="dxa"/>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48217E1C" w14:textId="77777777" w:rsidR="00C12931" w:rsidRPr="00FF6AC4" w:rsidRDefault="00980B52">
            <w:pPr>
              <w:rPr>
                <w:rFonts w:cs="Arial"/>
              </w:rPr>
            </w:pPr>
            <w:r w:rsidRPr="00FF6AC4">
              <w:rPr>
                <w:rFonts w:cs="Arial"/>
                <w:b/>
              </w:rPr>
              <w:t>Fluxo alternativo:</w:t>
            </w:r>
          </w:p>
        </w:tc>
        <w:tc>
          <w:tcPr>
            <w:tcW w:w="3030" w:type="dxa"/>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47EFCB7E" w14:textId="77777777" w:rsidR="00C12931" w:rsidRPr="00FF6AC4" w:rsidRDefault="00980B52">
            <w:pPr>
              <w:rPr>
                <w:rFonts w:cs="Arial"/>
              </w:rPr>
            </w:pPr>
            <w:r w:rsidRPr="00FF6AC4">
              <w:rPr>
                <w:rFonts w:cs="Arial"/>
                <w:b/>
              </w:rPr>
              <w:t>SisAdmin</w:t>
            </w:r>
            <w:r w:rsidRPr="00FF6AC4">
              <w:rPr>
                <w:rFonts w:cs="Arial"/>
              </w:rPr>
              <w:t>:</w:t>
            </w:r>
          </w:p>
          <w:p w14:paraId="555E7A03" w14:textId="77777777" w:rsidR="00C12931" w:rsidRPr="00FF6AC4" w:rsidRDefault="00980B52">
            <w:pPr>
              <w:rPr>
                <w:rFonts w:cs="Arial"/>
              </w:rPr>
            </w:pPr>
            <w:r w:rsidRPr="00FF6AC4">
              <w:rPr>
                <w:rFonts w:cs="Arial"/>
              </w:rPr>
              <w:t>1. Realiza o login no sistema.</w:t>
            </w:r>
          </w:p>
          <w:p w14:paraId="247BABBE" w14:textId="77777777" w:rsidR="00C12931" w:rsidRPr="00FF6AC4" w:rsidRDefault="00C12931">
            <w:pPr>
              <w:rPr>
                <w:rFonts w:cs="Arial"/>
              </w:rPr>
            </w:pPr>
          </w:p>
          <w:p w14:paraId="37786C05" w14:textId="77777777" w:rsidR="00C12931" w:rsidRPr="00FF6AC4" w:rsidRDefault="00980B52">
            <w:pPr>
              <w:rPr>
                <w:rFonts w:cs="Arial"/>
              </w:rPr>
            </w:pPr>
            <w:r w:rsidRPr="00FF6AC4">
              <w:rPr>
                <w:rFonts w:cs="Arial"/>
              </w:rPr>
              <w:t>2. Seleciona a opção do menu Friends.</w:t>
            </w:r>
          </w:p>
          <w:p w14:paraId="21D4C70C" w14:textId="77777777" w:rsidR="00C12931" w:rsidRPr="00FF6AC4" w:rsidRDefault="00C12931">
            <w:pPr>
              <w:rPr>
                <w:rFonts w:cs="Arial"/>
              </w:rPr>
            </w:pPr>
          </w:p>
          <w:p w14:paraId="7AE4D8EB" w14:textId="77777777" w:rsidR="00C12931" w:rsidRPr="00FF6AC4" w:rsidRDefault="00980B52">
            <w:pPr>
              <w:rPr>
                <w:rFonts w:cs="Arial"/>
              </w:rPr>
            </w:pPr>
            <w:r w:rsidRPr="00FF6AC4">
              <w:rPr>
                <w:rFonts w:cs="Arial"/>
              </w:rPr>
              <w:t>4. Seleciona o friend q deseja alterar as informações.</w:t>
            </w:r>
          </w:p>
          <w:p w14:paraId="3862AD1A" w14:textId="77777777" w:rsidR="00C12931" w:rsidRPr="00FF6AC4" w:rsidRDefault="00C12931">
            <w:pPr>
              <w:rPr>
                <w:rFonts w:cs="Arial"/>
              </w:rPr>
            </w:pPr>
          </w:p>
          <w:p w14:paraId="3C97907E" w14:textId="77777777" w:rsidR="00C12931" w:rsidRPr="00FF6AC4" w:rsidRDefault="00980B52">
            <w:pPr>
              <w:rPr>
                <w:rFonts w:cs="Arial"/>
              </w:rPr>
            </w:pPr>
            <w:r w:rsidRPr="00FF6AC4">
              <w:rPr>
                <w:rFonts w:cs="Arial"/>
              </w:rPr>
              <w:t>6. Seleciona a opção de alterar.</w:t>
            </w:r>
          </w:p>
          <w:p w14:paraId="1D8F07A5" w14:textId="77777777" w:rsidR="00C12931" w:rsidRPr="00FF6AC4" w:rsidRDefault="00C12931">
            <w:pPr>
              <w:rPr>
                <w:rFonts w:cs="Arial"/>
              </w:rPr>
            </w:pPr>
          </w:p>
          <w:p w14:paraId="1324FE90" w14:textId="77777777" w:rsidR="00C12931" w:rsidRPr="00FF6AC4" w:rsidRDefault="00980B52">
            <w:pPr>
              <w:rPr>
                <w:rFonts w:cs="Arial"/>
              </w:rPr>
            </w:pPr>
            <w:r w:rsidRPr="00FF6AC4">
              <w:rPr>
                <w:rFonts w:cs="Arial"/>
              </w:rPr>
              <w:t>8. Realiza as alterações e finaliza em “salvar”.</w:t>
            </w:r>
          </w:p>
        </w:tc>
        <w:tc>
          <w:tcPr>
            <w:tcW w:w="4320" w:type="dxa"/>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0D46A7F1" w14:textId="77777777" w:rsidR="00C12931" w:rsidRPr="00FF6AC4" w:rsidRDefault="00980B52">
            <w:pPr>
              <w:rPr>
                <w:rFonts w:cs="Arial"/>
              </w:rPr>
            </w:pPr>
            <w:r w:rsidRPr="00FF6AC4">
              <w:rPr>
                <w:rFonts w:cs="Arial"/>
                <w:b/>
              </w:rPr>
              <w:t>Sistema</w:t>
            </w:r>
            <w:r w:rsidRPr="00FF6AC4">
              <w:rPr>
                <w:rFonts w:cs="Arial"/>
              </w:rPr>
              <w:t>:</w:t>
            </w:r>
          </w:p>
          <w:p w14:paraId="6AA582EB" w14:textId="77777777" w:rsidR="00C12931" w:rsidRPr="00FF6AC4" w:rsidRDefault="00C12931">
            <w:pPr>
              <w:rPr>
                <w:rFonts w:cs="Arial"/>
              </w:rPr>
            </w:pPr>
          </w:p>
          <w:p w14:paraId="6A9C5E51" w14:textId="77777777" w:rsidR="00C12931" w:rsidRPr="00FF6AC4" w:rsidRDefault="00C12931">
            <w:pPr>
              <w:rPr>
                <w:rFonts w:cs="Arial"/>
              </w:rPr>
            </w:pPr>
          </w:p>
          <w:p w14:paraId="0BDB2750" w14:textId="77777777" w:rsidR="00C12931" w:rsidRPr="00FF6AC4" w:rsidRDefault="00980B52">
            <w:pPr>
              <w:rPr>
                <w:rFonts w:cs="Arial"/>
              </w:rPr>
            </w:pPr>
            <w:r w:rsidRPr="00FF6AC4">
              <w:rPr>
                <w:rFonts w:cs="Arial"/>
              </w:rPr>
              <w:t>3. O sistema exibe os friends cadastrados no sistema.</w:t>
            </w:r>
          </w:p>
          <w:p w14:paraId="717FF264" w14:textId="77777777" w:rsidR="00C12931" w:rsidRPr="00FF6AC4" w:rsidRDefault="00C12931">
            <w:pPr>
              <w:rPr>
                <w:rFonts w:cs="Arial"/>
              </w:rPr>
            </w:pPr>
          </w:p>
          <w:p w14:paraId="5482C75C" w14:textId="77777777" w:rsidR="00C12931" w:rsidRPr="00FF6AC4" w:rsidRDefault="00980B52">
            <w:pPr>
              <w:rPr>
                <w:rFonts w:cs="Arial"/>
              </w:rPr>
            </w:pPr>
            <w:r w:rsidRPr="00FF6AC4">
              <w:rPr>
                <w:rFonts w:cs="Arial"/>
              </w:rPr>
              <w:t>5. O sistema exibe as informações cadastradas do friend selecionado.</w:t>
            </w:r>
          </w:p>
          <w:p w14:paraId="3826F6F4" w14:textId="77777777" w:rsidR="00C12931" w:rsidRPr="00FF6AC4" w:rsidRDefault="00C12931">
            <w:pPr>
              <w:rPr>
                <w:rFonts w:cs="Arial"/>
              </w:rPr>
            </w:pPr>
          </w:p>
          <w:p w14:paraId="49DCC302" w14:textId="77777777" w:rsidR="00C12931" w:rsidRPr="00FF6AC4" w:rsidRDefault="00980B52">
            <w:pPr>
              <w:rPr>
                <w:rFonts w:cs="Arial"/>
              </w:rPr>
            </w:pPr>
            <w:r w:rsidRPr="00FF6AC4">
              <w:rPr>
                <w:rFonts w:cs="Arial"/>
              </w:rPr>
              <w:t>7. O sistema permite alterações nos campos.</w:t>
            </w:r>
          </w:p>
          <w:p w14:paraId="353211CC" w14:textId="77777777" w:rsidR="00C12931" w:rsidRPr="00FF6AC4" w:rsidRDefault="00C12931">
            <w:pPr>
              <w:rPr>
                <w:rFonts w:cs="Arial"/>
              </w:rPr>
            </w:pPr>
          </w:p>
          <w:p w14:paraId="5CE1926E" w14:textId="77777777" w:rsidR="00C12931" w:rsidRPr="00FF6AC4" w:rsidRDefault="00980B52">
            <w:pPr>
              <w:rPr>
                <w:rFonts w:cs="Arial"/>
              </w:rPr>
            </w:pPr>
            <w:r w:rsidRPr="00FF6AC4">
              <w:rPr>
                <w:rFonts w:cs="Arial"/>
              </w:rPr>
              <w:t>8. O sistema confirma a alteração exibindo a tela perfil_alterado.</w:t>
            </w:r>
          </w:p>
          <w:p w14:paraId="54BB5F33" w14:textId="77777777" w:rsidR="00C12931" w:rsidRPr="00FF6AC4" w:rsidRDefault="00C12931">
            <w:pPr>
              <w:rPr>
                <w:rFonts w:cs="Arial"/>
              </w:rPr>
            </w:pPr>
          </w:p>
          <w:p w14:paraId="33400E2E" w14:textId="77777777" w:rsidR="00C12931" w:rsidRPr="00FF6AC4" w:rsidRDefault="00980B52">
            <w:pPr>
              <w:rPr>
                <w:rFonts w:cs="Arial"/>
              </w:rPr>
            </w:pPr>
            <w:r w:rsidRPr="00FF6AC4">
              <w:rPr>
                <w:rFonts w:cs="Arial"/>
              </w:rPr>
              <w:t>9. Se o sistema não conseguir realizar a alteração por qualquer motivo, exibir a tela de perfil_nao_alterado.</w:t>
            </w:r>
          </w:p>
          <w:p w14:paraId="3B6CCEB5" w14:textId="77777777" w:rsidR="00C12931" w:rsidRPr="00FF6AC4" w:rsidRDefault="00C12931">
            <w:pPr>
              <w:rPr>
                <w:rFonts w:cs="Arial"/>
              </w:rPr>
            </w:pPr>
          </w:p>
        </w:tc>
      </w:tr>
    </w:tbl>
    <w:p w14:paraId="13F2451D" w14:textId="77777777" w:rsidR="00C12931" w:rsidRPr="00FF6AC4" w:rsidRDefault="00C12931">
      <w:pPr>
        <w:spacing w:before="60" w:after="60"/>
        <w:ind w:left="578"/>
        <w:jc w:val="both"/>
        <w:rPr>
          <w:rFonts w:cs="Arial"/>
          <w:szCs w:val="22"/>
        </w:rPr>
      </w:pPr>
    </w:p>
    <w:p w14:paraId="50521A8A" w14:textId="77777777" w:rsidR="00C12931" w:rsidRPr="00FF6AC4" w:rsidRDefault="00980B52">
      <w:pPr>
        <w:pStyle w:val="Ttulo5"/>
        <w:spacing w:after="120"/>
      </w:pPr>
      <w:bookmarkStart w:id="71" w:name="_Toc47637859"/>
      <w:r w:rsidRPr="00FF6AC4">
        <w:t>[RF040] Excluir Friend/ Se descadastrar do sistema</w:t>
      </w:r>
      <w:bookmarkEnd w:id="71"/>
    </w:p>
    <w:tbl>
      <w:tblPr>
        <w:tblStyle w:val="a2"/>
        <w:tblW w:w="9075" w:type="dxa"/>
        <w:tblInd w:w="0" w:type="dxa"/>
        <w:tblLayout w:type="fixed"/>
        <w:tblLook w:val="0000" w:firstRow="0" w:lastRow="0" w:firstColumn="0" w:lastColumn="0" w:noHBand="0" w:noVBand="0"/>
      </w:tblPr>
      <w:tblGrid>
        <w:gridCol w:w="1726"/>
        <w:gridCol w:w="2721"/>
        <w:gridCol w:w="4628"/>
      </w:tblGrid>
      <w:tr w:rsidR="00C12931" w:rsidRPr="00FF6AC4" w14:paraId="2F14CDF8" w14:textId="77777777">
        <w:trPr>
          <w:trHeight w:val="278"/>
        </w:trPr>
        <w:tc>
          <w:tcPr>
            <w:tcW w:w="1726" w:type="dxa"/>
            <w:tcBorders>
              <w:top w:val="single" w:sz="8" w:space="0" w:color="FFFFFF"/>
              <w:left w:val="single" w:sz="8" w:space="0" w:color="FFFFFF"/>
              <w:bottom w:val="single" w:sz="24" w:space="0" w:color="FFFFFF"/>
              <w:right w:val="single" w:sz="8" w:space="0" w:color="FFFFFF"/>
            </w:tcBorders>
            <w:shd w:val="clear" w:color="auto" w:fill="5FA534"/>
            <w:tcMar>
              <w:top w:w="72" w:type="dxa"/>
              <w:left w:w="144" w:type="dxa"/>
              <w:bottom w:w="72" w:type="dxa"/>
              <w:right w:w="144" w:type="dxa"/>
            </w:tcMar>
          </w:tcPr>
          <w:p w14:paraId="78D0F207" w14:textId="77777777" w:rsidR="00C12931" w:rsidRPr="00FF6AC4" w:rsidRDefault="00980B52">
            <w:pPr>
              <w:rPr>
                <w:rFonts w:cs="Arial"/>
                <w:color w:val="FFFFFF"/>
                <w:sz w:val="24"/>
                <w:szCs w:val="24"/>
              </w:rPr>
            </w:pPr>
            <w:r w:rsidRPr="00FF6AC4">
              <w:rPr>
                <w:rFonts w:cs="Arial"/>
                <w:b/>
                <w:color w:val="FFFFFF"/>
                <w:sz w:val="24"/>
                <w:szCs w:val="24"/>
              </w:rPr>
              <w:t>#40</w:t>
            </w:r>
          </w:p>
        </w:tc>
        <w:tc>
          <w:tcPr>
            <w:tcW w:w="7349" w:type="dxa"/>
            <w:gridSpan w:val="2"/>
            <w:tcBorders>
              <w:top w:val="single" w:sz="8" w:space="0" w:color="FFFFFF"/>
              <w:left w:val="single" w:sz="8" w:space="0" w:color="FFFFFF"/>
              <w:bottom w:val="single" w:sz="24" w:space="0" w:color="FFFFFF"/>
              <w:right w:val="single" w:sz="8" w:space="0" w:color="FFFFFF"/>
            </w:tcBorders>
            <w:shd w:val="clear" w:color="auto" w:fill="5FA534"/>
            <w:tcMar>
              <w:top w:w="72" w:type="dxa"/>
              <w:left w:w="144" w:type="dxa"/>
              <w:bottom w:w="72" w:type="dxa"/>
              <w:right w:w="144" w:type="dxa"/>
            </w:tcMar>
          </w:tcPr>
          <w:p w14:paraId="02E1E4D7" w14:textId="77777777" w:rsidR="00C12931" w:rsidRPr="00FF6AC4" w:rsidRDefault="00980B52">
            <w:pPr>
              <w:rPr>
                <w:rFonts w:cs="Arial"/>
                <w:color w:val="FFFFFF"/>
                <w:sz w:val="24"/>
                <w:szCs w:val="24"/>
              </w:rPr>
            </w:pPr>
            <w:r w:rsidRPr="00FF6AC4">
              <w:rPr>
                <w:rFonts w:cs="Arial"/>
                <w:b/>
                <w:color w:val="FFFFFF"/>
                <w:sz w:val="24"/>
                <w:szCs w:val="24"/>
              </w:rPr>
              <w:t>Excluir um friend cadastrado no sistema.</w:t>
            </w:r>
          </w:p>
        </w:tc>
      </w:tr>
      <w:tr w:rsidR="00C12931" w:rsidRPr="00FF6AC4" w14:paraId="57BF00BD" w14:textId="77777777">
        <w:trPr>
          <w:trHeight w:val="413"/>
        </w:trPr>
        <w:tc>
          <w:tcPr>
            <w:tcW w:w="1726" w:type="dxa"/>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4C2E6FF9" w14:textId="77777777" w:rsidR="00C12931" w:rsidRPr="00FF6AC4" w:rsidRDefault="00980B52">
            <w:pPr>
              <w:rPr>
                <w:rFonts w:cs="Arial"/>
              </w:rPr>
            </w:pPr>
            <w:r w:rsidRPr="00FF6AC4">
              <w:rPr>
                <w:rFonts w:cs="Arial"/>
                <w:b/>
              </w:rPr>
              <w:t xml:space="preserve">Prioridade: </w:t>
            </w:r>
          </w:p>
        </w:tc>
        <w:tc>
          <w:tcPr>
            <w:tcW w:w="7349" w:type="dxa"/>
            <w:gridSpan w:val="2"/>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2C8A7BE0" w14:textId="77777777" w:rsidR="00C12931" w:rsidRPr="00FF6AC4" w:rsidRDefault="00980B52">
            <w:pPr>
              <w:rPr>
                <w:rFonts w:cs="Arial"/>
              </w:rPr>
            </w:pPr>
            <w:r w:rsidRPr="00FF6AC4">
              <w:rPr>
                <w:rFonts w:cs="Arial"/>
              </w:rPr>
              <w:t>( X )  Essencial                (   ) Importante       (   ) Desejável</w:t>
            </w:r>
          </w:p>
        </w:tc>
      </w:tr>
      <w:tr w:rsidR="00C12931" w:rsidRPr="00FF6AC4" w14:paraId="275E31BC" w14:textId="77777777">
        <w:trPr>
          <w:trHeight w:val="251"/>
        </w:trPr>
        <w:tc>
          <w:tcPr>
            <w:tcW w:w="1726" w:type="dxa"/>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14:paraId="558C2D9F" w14:textId="77777777" w:rsidR="00C12931" w:rsidRPr="00FF6AC4" w:rsidRDefault="00980B52">
            <w:pPr>
              <w:rPr>
                <w:rFonts w:cs="Arial"/>
              </w:rPr>
            </w:pPr>
            <w:r w:rsidRPr="00FF6AC4">
              <w:rPr>
                <w:rFonts w:cs="Arial"/>
                <w:b/>
              </w:rPr>
              <w:t>Atores:</w:t>
            </w:r>
          </w:p>
        </w:tc>
        <w:tc>
          <w:tcPr>
            <w:tcW w:w="7349" w:type="dxa"/>
            <w:gridSpan w:val="2"/>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14:paraId="7DBF1A3A" w14:textId="77777777" w:rsidR="00C12931" w:rsidRPr="00FF6AC4" w:rsidRDefault="00980B52">
            <w:pPr>
              <w:rPr>
                <w:rFonts w:cs="Arial"/>
              </w:rPr>
            </w:pPr>
            <w:r w:rsidRPr="00FF6AC4">
              <w:rPr>
                <w:rFonts w:cs="Arial"/>
              </w:rPr>
              <w:t>Friend, SisAdmin</w:t>
            </w:r>
          </w:p>
        </w:tc>
      </w:tr>
      <w:tr w:rsidR="00C12931" w:rsidRPr="00FF6AC4" w14:paraId="7DCD1319" w14:textId="77777777">
        <w:trPr>
          <w:trHeight w:val="848"/>
        </w:trPr>
        <w:tc>
          <w:tcPr>
            <w:tcW w:w="1726" w:type="dxa"/>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63A6CD24" w14:textId="77777777" w:rsidR="00C12931" w:rsidRPr="00FF6AC4" w:rsidRDefault="00980B52">
            <w:pPr>
              <w:rPr>
                <w:rFonts w:cs="Arial"/>
              </w:rPr>
            </w:pPr>
            <w:r w:rsidRPr="00FF6AC4">
              <w:rPr>
                <w:rFonts w:cs="Arial"/>
                <w:b/>
              </w:rPr>
              <w:t>Resumo:</w:t>
            </w:r>
          </w:p>
        </w:tc>
        <w:tc>
          <w:tcPr>
            <w:tcW w:w="7349" w:type="dxa"/>
            <w:gridSpan w:val="2"/>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1118C1BC" w14:textId="77777777" w:rsidR="00C12931" w:rsidRPr="00FF6AC4" w:rsidRDefault="00980B52">
            <w:pPr>
              <w:rPr>
                <w:rFonts w:cs="Arial"/>
              </w:rPr>
            </w:pPr>
            <w:r w:rsidRPr="00FF6AC4">
              <w:rPr>
                <w:rFonts w:cs="Arial"/>
              </w:rPr>
              <w:t>Um friend deseja excluir o seu cadastro do sistema, deve acessar o seu perfil e confirmar a exclusão no botão “excluir cadastro”.</w:t>
            </w:r>
          </w:p>
        </w:tc>
      </w:tr>
      <w:tr w:rsidR="00C12931" w:rsidRPr="00FF6AC4" w14:paraId="66B037E4" w14:textId="77777777">
        <w:trPr>
          <w:trHeight w:val="566"/>
        </w:trPr>
        <w:tc>
          <w:tcPr>
            <w:tcW w:w="1726" w:type="dxa"/>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14:paraId="3F62A310" w14:textId="77777777" w:rsidR="00C12931" w:rsidRPr="00FF6AC4" w:rsidRDefault="00980B52">
            <w:pPr>
              <w:rPr>
                <w:rFonts w:cs="Arial"/>
              </w:rPr>
            </w:pPr>
            <w:r w:rsidRPr="00FF6AC4">
              <w:rPr>
                <w:rFonts w:cs="Arial"/>
                <w:b/>
              </w:rPr>
              <w:lastRenderedPageBreak/>
              <w:t>Pré-condição:</w:t>
            </w:r>
          </w:p>
        </w:tc>
        <w:tc>
          <w:tcPr>
            <w:tcW w:w="7349" w:type="dxa"/>
            <w:gridSpan w:val="2"/>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14:paraId="461675C1" w14:textId="77777777" w:rsidR="00C12931" w:rsidRPr="00FF6AC4" w:rsidRDefault="00980B52">
            <w:pPr>
              <w:rPr>
                <w:rFonts w:cs="Arial"/>
              </w:rPr>
            </w:pPr>
            <w:r w:rsidRPr="00FF6AC4">
              <w:rPr>
                <w:rFonts w:cs="Arial"/>
              </w:rPr>
              <w:t>O usuário precisa estar logado no sistema para executar tal ação.</w:t>
            </w:r>
          </w:p>
        </w:tc>
      </w:tr>
      <w:tr w:rsidR="00C12931" w:rsidRPr="00FF6AC4" w14:paraId="633E459C" w14:textId="77777777">
        <w:trPr>
          <w:trHeight w:val="566"/>
        </w:trPr>
        <w:tc>
          <w:tcPr>
            <w:tcW w:w="1726" w:type="dxa"/>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115D0A4F" w14:textId="77777777" w:rsidR="00C12931" w:rsidRPr="00FF6AC4" w:rsidRDefault="00980B52">
            <w:pPr>
              <w:rPr>
                <w:rFonts w:cs="Arial"/>
              </w:rPr>
            </w:pPr>
            <w:r w:rsidRPr="00FF6AC4">
              <w:rPr>
                <w:rFonts w:cs="Arial"/>
                <w:b/>
              </w:rPr>
              <w:t>Pós-condição:</w:t>
            </w:r>
          </w:p>
        </w:tc>
        <w:tc>
          <w:tcPr>
            <w:tcW w:w="7349" w:type="dxa"/>
            <w:gridSpan w:val="2"/>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3961426E" w14:textId="77777777" w:rsidR="00C12931" w:rsidRPr="00FF6AC4" w:rsidRDefault="00980B52">
            <w:pPr>
              <w:rPr>
                <w:rFonts w:cs="Arial"/>
              </w:rPr>
            </w:pPr>
            <w:r w:rsidRPr="00FF6AC4">
              <w:rPr>
                <w:rFonts w:cs="Arial"/>
              </w:rPr>
              <w:t>O sistema deverá encerrar a sessão e exigir novo login.</w:t>
            </w:r>
          </w:p>
        </w:tc>
      </w:tr>
      <w:tr w:rsidR="00C12931" w:rsidRPr="00FF6AC4" w14:paraId="16295708" w14:textId="77777777">
        <w:trPr>
          <w:trHeight w:val="348"/>
        </w:trPr>
        <w:tc>
          <w:tcPr>
            <w:tcW w:w="1726" w:type="dxa"/>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14:paraId="67014EBB" w14:textId="77777777" w:rsidR="00C12931" w:rsidRPr="00FF6AC4" w:rsidRDefault="00980B52">
            <w:pPr>
              <w:rPr>
                <w:rFonts w:cs="Arial"/>
              </w:rPr>
            </w:pPr>
            <w:r w:rsidRPr="00FF6AC4">
              <w:rPr>
                <w:rFonts w:cs="Arial"/>
                <w:b/>
              </w:rPr>
              <w:t>Interfaces:</w:t>
            </w:r>
          </w:p>
        </w:tc>
        <w:tc>
          <w:tcPr>
            <w:tcW w:w="7349" w:type="dxa"/>
            <w:gridSpan w:val="2"/>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14:paraId="38364CB4" w14:textId="77777777" w:rsidR="00C12931" w:rsidRPr="00FF6AC4" w:rsidRDefault="00980B52">
            <w:pPr>
              <w:rPr>
                <w:rFonts w:cs="Arial"/>
              </w:rPr>
            </w:pPr>
            <w:r w:rsidRPr="00FF6AC4">
              <w:rPr>
                <w:rFonts w:cs="Arial"/>
                <w:b/>
              </w:rPr>
              <w:t>home_autenticado, friend, perfil, perfil_removido, login.</w:t>
            </w:r>
          </w:p>
        </w:tc>
      </w:tr>
      <w:tr w:rsidR="00C12931" w:rsidRPr="00FF6AC4" w14:paraId="0B7AD7D9" w14:textId="77777777">
        <w:trPr>
          <w:trHeight w:val="566"/>
        </w:trPr>
        <w:tc>
          <w:tcPr>
            <w:tcW w:w="1726" w:type="dxa"/>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4AFC85E1" w14:textId="77777777" w:rsidR="00C12931" w:rsidRPr="00FF6AC4" w:rsidRDefault="00980B52">
            <w:pPr>
              <w:rPr>
                <w:rFonts w:cs="Arial"/>
              </w:rPr>
            </w:pPr>
            <w:r w:rsidRPr="00FF6AC4">
              <w:rPr>
                <w:rFonts w:cs="Arial"/>
                <w:b/>
              </w:rPr>
              <w:t>Restrições de campos:</w:t>
            </w:r>
          </w:p>
        </w:tc>
        <w:tc>
          <w:tcPr>
            <w:tcW w:w="7349" w:type="dxa"/>
            <w:gridSpan w:val="2"/>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54A8D683" w14:textId="77777777" w:rsidR="00C12931" w:rsidRPr="00FF6AC4" w:rsidRDefault="00980B52">
            <w:pPr>
              <w:spacing w:before="60" w:after="60"/>
              <w:jc w:val="both"/>
              <w:rPr>
                <w:rFonts w:cs="Arial"/>
                <w:szCs w:val="22"/>
              </w:rPr>
            </w:pPr>
            <w:r w:rsidRPr="00FF6AC4">
              <w:rPr>
                <w:rFonts w:cs="Arial"/>
                <w:b/>
                <w:szCs w:val="22"/>
              </w:rPr>
              <w:t>Entidade Friend/SisAdmin:</w:t>
            </w:r>
          </w:p>
          <w:p w14:paraId="6C3A4E42" w14:textId="77777777" w:rsidR="00C12931" w:rsidRPr="00FF6AC4" w:rsidRDefault="00980B52">
            <w:pPr>
              <w:spacing w:before="60" w:after="60"/>
              <w:ind w:left="261"/>
              <w:jc w:val="both"/>
              <w:rPr>
                <w:rFonts w:cs="Arial"/>
                <w:szCs w:val="22"/>
                <w:u w:val="single"/>
              </w:rPr>
            </w:pPr>
            <w:r w:rsidRPr="00FF6AC4">
              <w:rPr>
                <w:rFonts w:cs="Arial"/>
                <w:szCs w:val="22"/>
              </w:rPr>
              <w:t>Botão excluir cadastro.</w:t>
            </w:r>
          </w:p>
          <w:p w14:paraId="13D91EAF" w14:textId="77777777" w:rsidR="00C12931" w:rsidRPr="00FF6AC4" w:rsidRDefault="00C12931">
            <w:pPr>
              <w:rPr>
                <w:rFonts w:cs="Arial"/>
              </w:rPr>
            </w:pPr>
          </w:p>
        </w:tc>
      </w:tr>
      <w:tr w:rsidR="00C12931" w:rsidRPr="00FF6AC4" w14:paraId="442AA1EE" w14:textId="77777777">
        <w:trPr>
          <w:trHeight w:val="2035"/>
        </w:trPr>
        <w:tc>
          <w:tcPr>
            <w:tcW w:w="1726" w:type="dxa"/>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14:paraId="02B7631F" w14:textId="77777777" w:rsidR="00C12931" w:rsidRPr="00FF6AC4" w:rsidRDefault="00980B52">
            <w:pPr>
              <w:rPr>
                <w:rFonts w:cs="Arial"/>
              </w:rPr>
            </w:pPr>
            <w:r w:rsidRPr="00FF6AC4">
              <w:rPr>
                <w:rFonts w:cs="Arial"/>
                <w:b/>
              </w:rPr>
              <w:t>Fluxo principal:</w:t>
            </w:r>
          </w:p>
        </w:tc>
        <w:tc>
          <w:tcPr>
            <w:tcW w:w="2721" w:type="dxa"/>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14:paraId="50625415" w14:textId="77777777" w:rsidR="00C12931" w:rsidRPr="00FF6AC4" w:rsidRDefault="00980B52">
            <w:pPr>
              <w:rPr>
                <w:rFonts w:cs="Arial"/>
              </w:rPr>
            </w:pPr>
            <w:r w:rsidRPr="00FF6AC4">
              <w:rPr>
                <w:rFonts w:cs="Arial"/>
                <w:b/>
              </w:rPr>
              <w:t>Friend</w:t>
            </w:r>
            <w:r w:rsidRPr="00FF6AC4">
              <w:rPr>
                <w:rFonts w:cs="Arial"/>
              </w:rPr>
              <w:t>:</w:t>
            </w:r>
          </w:p>
          <w:p w14:paraId="67408FD5" w14:textId="77777777" w:rsidR="00C12931" w:rsidRPr="00FF6AC4" w:rsidRDefault="00980B52">
            <w:pPr>
              <w:rPr>
                <w:rFonts w:cs="Arial"/>
              </w:rPr>
            </w:pPr>
            <w:r w:rsidRPr="00FF6AC4">
              <w:rPr>
                <w:rFonts w:cs="Arial"/>
              </w:rPr>
              <w:t>1. Realiza o login no sistema.</w:t>
            </w:r>
          </w:p>
          <w:p w14:paraId="32DAC5EE" w14:textId="77777777" w:rsidR="00C12931" w:rsidRPr="00FF6AC4" w:rsidRDefault="00C12931">
            <w:pPr>
              <w:rPr>
                <w:rFonts w:cs="Arial"/>
              </w:rPr>
            </w:pPr>
          </w:p>
          <w:p w14:paraId="0DE8165A" w14:textId="77777777" w:rsidR="00C12931" w:rsidRPr="00FF6AC4" w:rsidRDefault="00980B52">
            <w:pPr>
              <w:rPr>
                <w:rFonts w:cs="Arial"/>
              </w:rPr>
            </w:pPr>
            <w:r w:rsidRPr="00FF6AC4">
              <w:rPr>
                <w:rFonts w:cs="Arial"/>
              </w:rPr>
              <w:t>2. Seleciona a opção de cancelamento de disciplinas.</w:t>
            </w:r>
          </w:p>
          <w:p w14:paraId="1BAE3AD6" w14:textId="77777777" w:rsidR="00C12931" w:rsidRPr="00FF6AC4" w:rsidRDefault="00C12931">
            <w:pPr>
              <w:rPr>
                <w:rFonts w:cs="Arial"/>
              </w:rPr>
            </w:pPr>
          </w:p>
          <w:p w14:paraId="0613E9CE" w14:textId="77777777" w:rsidR="00C12931" w:rsidRPr="00FF6AC4" w:rsidRDefault="00980B52">
            <w:pPr>
              <w:rPr>
                <w:rFonts w:cs="Arial"/>
              </w:rPr>
            </w:pPr>
            <w:r w:rsidRPr="00FF6AC4">
              <w:rPr>
                <w:rFonts w:cs="Arial"/>
              </w:rPr>
              <w:t>4. Seleciona a disciplina desejada para cancelamento.</w:t>
            </w:r>
          </w:p>
        </w:tc>
        <w:tc>
          <w:tcPr>
            <w:tcW w:w="4628" w:type="dxa"/>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14:paraId="44FD30F1" w14:textId="77777777" w:rsidR="00C12931" w:rsidRPr="00FF6AC4" w:rsidRDefault="00980B52">
            <w:pPr>
              <w:rPr>
                <w:rFonts w:cs="Arial"/>
              </w:rPr>
            </w:pPr>
            <w:r w:rsidRPr="00FF6AC4">
              <w:rPr>
                <w:rFonts w:cs="Arial"/>
                <w:b/>
              </w:rPr>
              <w:t>Sistema</w:t>
            </w:r>
            <w:r w:rsidRPr="00FF6AC4">
              <w:rPr>
                <w:rFonts w:cs="Arial"/>
              </w:rPr>
              <w:t>:</w:t>
            </w:r>
          </w:p>
          <w:p w14:paraId="404B74BA" w14:textId="77777777" w:rsidR="00C12931" w:rsidRPr="00FF6AC4" w:rsidRDefault="00C12931">
            <w:pPr>
              <w:rPr>
                <w:rFonts w:cs="Arial"/>
              </w:rPr>
            </w:pPr>
          </w:p>
          <w:p w14:paraId="29C9E1FB" w14:textId="77777777" w:rsidR="00C12931" w:rsidRPr="00FF6AC4" w:rsidRDefault="00C12931">
            <w:pPr>
              <w:rPr>
                <w:rFonts w:cs="Arial"/>
              </w:rPr>
            </w:pPr>
          </w:p>
          <w:p w14:paraId="40EF2EEE" w14:textId="77777777" w:rsidR="00C12931" w:rsidRPr="00FF6AC4" w:rsidRDefault="00980B52">
            <w:pPr>
              <w:rPr>
                <w:rFonts w:cs="Arial"/>
              </w:rPr>
            </w:pPr>
            <w:r w:rsidRPr="00FF6AC4">
              <w:rPr>
                <w:rFonts w:cs="Arial"/>
              </w:rPr>
              <w:t>3. Apresenta as disciplinas que estão aptas a serem canceladas.</w:t>
            </w:r>
          </w:p>
          <w:p w14:paraId="32E824A6" w14:textId="77777777" w:rsidR="00C12931" w:rsidRPr="00FF6AC4" w:rsidRDefault="00C12931">
            <w:pPr>
              <w:rPr>
                <w:rFonts w:cs="Arial"/>
              </w:rPr>
            </w:pPr>
          </w:p>
          <w:p w14:paraId="0ED2B306" w14:textId="77777777" w:rsidR="00C12931" w:rsidRPr="00FF6AC4" w:rsidRDefault="00980B52">
            <w:pPr>
              <w:rPr>
                <w:rFonts w:cs="Arial"/>
              </w:rPr>
            </w:pPr>
            <w:r w:rsidRPr="00FF6AC4">
              <w:rPr>
                <w:rFonts w:cs="Arial"/>
              </w:rPr>
              <w:t>5. Sistema confirma o cancelamento.</w:t>
            </w:r>
          </w:p>
        </w:tc>
      </w:tr>
      <w:tr w:rsidR="00C12931" w:rsidRPr="00FF6AC4" w14:paraId="7A2DFB46" w14:textId="77777777">
        <w:trPr>
          <w:trHeight w:val="1385"/>
        </w:trPr>
        <w:tc>
          <w:tcPr>
            <w:tcW w:w="1726" w:type="dxa"/>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3292FC81" w14:textId="77777777" w:rsidR="00C12931" w:rsidRPr="00FF6AC4" w:rsidRDefault="00980B52">
            <w:pPr>
              <w:rPr>
                <w:rFonts w:cs="Arial"/>
              </w:rPr>
            </w:pPr>
            <w:r w:rsidRPr="00FF6AC4">
              <w:rPr>
                <w:rFonts w:cs="Arial"/>
                <w:b/>
              </w:rPr>
              <w:t>Fluxo alternativo:</w:t>
            </w:r>
          </w:p>
        </w:tc>
        <w:tc>
          <w:tcPr>
            <w:tcW w:w="2721" w:type="dxa"/>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4BEDC0EC" w14:textId="77777777" w:rsidR="00C12931" w:rsidRPr="00FF6AC4" w:rsidRDefault="00980B52">
            <w:pPr>
              <w:rPr>
                <w:rFonts w:cs="Arial"/>
              </w:rPr>
            </w:pPr>
            <w:r w:rsidRPr="00FF6AC4">
              <w:rPr>
                <w:rFonts w:cs="Arial"/>
                <w:b/>
              </w:rPr>
              <w:t>Friend</w:t>
            </w:r>
            <w:r w:rsidRPr="00FF6AC4">
              <w:rPr>
                <w:rFonts w:cs="Arial"/>
              </w:rPr>
              <w:t>:</w:t>
            </w:r>
          </w:p>
        </w:tc>
        <w:tc>
          <w:tcPr>
            <w:tcW w:w="4628" w:type="dxa"/>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7B0EF253" w14:textId="77777777" w:rsidR="00C12931" w:rsidRPr="00FF6AC4" w:rsidRDefault="00980B52">
            <w:pPr>
              <w:rPr>
                <w:rFonts w:cs="Arial"/>
              </w:rPr>
            </w:pPr>
            <w:r w:rsidRPr="00FF6AC4">
              <w:rPr>
                <w:rFonts w:cs="Arial"/>
                <w:b/>
              </w:rPr>
              <w:t>Sistema</w:t>
            </w:r>
            <w:r w:rsidRPr="00FF6AC4">
              <w:rPr>
                <w:rFonts w:cs="Arial"/>
              </w:rPr>
              <w:t>:</w:t>
            </w:r>
          </w:p>
          <w:p w14:paraId="07735D21" w14:textId="77777777" w:rsidR="00C12931" w:rsidRPr="00FF6AC4" w:rsidRDefault="00980B52">
            <w:pPr>
              <w:rPr>
                <w:rFonts w:cs="Arial"/>
              </w:rPr>
            </w:pPr>
            <w:r w:rsidRPr="00FF6AC4">
              <w:rPr>
                <w:rFonts w:cs="Arial"/>
              </w:rPr>
              <w:t>1. Caso ocorra um erro no login o sistema emitirá a seguinte mensagem: “Falha no login”.</w:t>
            </w:r>
          </w:p>
          <w:p w14:paraId="6FC881F1" w14:textId="77777777" w:rsidR="00C12931" w:rsidRPr="00FF6AC4" w:rsidRDefault="00980B52">
            <w:pPr>
              <w:rPr>
                <w:rFonts w:cs="Arial"/>
              </w:rPr>
            </w:pPr>
            <w:r w:rsidRPr="00FF6AC4">
              <w:rPr>
                <w:rFonts w:cs="Arial"/>
              </w:rPr>
              <w:t>3. Se não há nenhuma disciplina apta a ser cancelada, o sistema reporta ao usuário.</w:t>
            </w:r>
          </w:p>
        </w:tc>
      </w:tr>
    </w:tbl>
    <w:p w14:paraId="510DAF07" w14:textId="77777777" w:rsidR="00C12931" w:rsidRPr="00FF6AC4" w:rsidRDefault="00C12931">
      <w:pPr>
        <w:spacing w:before="60" w:after="60"/>
        <w:ind w:left="578"/>
        <w:jc w:val="both"/>
        <w:rPr>
          <w:rFonts w:cs="Arial"/>
          <w:szCs w:val="22"/>
        </w:rPr>
      </w:pPr>
    </w:p>
    <w:p w14:paraId="15009076" w14:textId="77777777" w:rsidR="00C12931" w:rsidRPr="00FF6AC4" w:rsidRDefault="00C12931">
      <w:pPr>
        <w:spacing w:before="60" w:after="60"/>
        <w:ind w:left="578"/>
        <w:jc w:val="both"/>
        <w:rPr>
          <w:rFonts w:cs="Arial"/>
          <w:szCs w:val="22"/>
        </w:rPr>
      </w:pPr>
    </w:p>
    <w:p w14:paraId="51B2CE71" w14:textId="77777777" w:rsidR="00C12931" w:rsidRPr="00FF6AC4" w:rsidRDefault="00980B52">
      <w:pPr>
        <w:pStyle w:val="Ttulo3"/>
        <w:numPr>
          <w:ilvl w:val="1"/>
          <w:numId w:val="3"/>
        </w:numPr>
        <w:rPr>
          <w:rFonts w:ascii="Arial" w:hAnsi="Arial"/>
        </w:rPr>
      </w:pPr>
      <w:bookmarkStart w:id="72" w:name="_Toc47637860"/>
      <w:r w:rsidRPr="00FF6AC4">
        <w:rPr>
          <w:rFonts w:ascii="Arial" w:hAnsi="Arial"/>
        </w:rPr>
        <w:t>Requisitos do SisAdmin</w:t>
      </w:r>
      <w:bookmarkEnd w:id="72"/>
    </w:p>
    <w:p w14:paraId="53A69B24" w14:textId="77777777" w:rsidR="00C12931" w:rsidRPr="00FF6AC4" w:rsidRDefault="00C12931">
      <w:pPr>
        <w:spacing w:before="60" w:after="60"/>
        <w:jc w:val="both"/>
        <w:rPr>
          <w:rFonts w:cs="Arial"/>
          <w:szCs w:val="22"/>
        </w:rPr>
      </w:pPr>
    </w:p>
    <w:p w14:paraId="399AA8F8" w14:textId="77777777" w:rsidR="00C12931" w:rsidRPr="00FF6AC4" w:rsidRDefault="00980B52">
      <w:pPr>
        <w:pStyle w:val="Ttulo5"/>
        <w:spacing w:after="120"/>
      </w:pPr>
      <w:bookmarkStart w:id="73" w:name="_Toc47637861"/>
      <w:r w:rsidRPr="00FF6AC4">
        <w:t>[RF041] Filtrar Animais/ Visualizar animais por categoria</w:t>
      </w:r>
      <w:bookmarkEnd w:id="73"/>
    </w:p>
    <w:tbl>
      <w:tblPr>
        <w:tblStyle w:val="a3"/>
        <w:tblW w:w="9075" w:type="dxa"/>
        <w:tblInd w:w="0" w:type="dxa"/>
        <w:tblLayout w:type="fixed"/>
        <w:tblLook w:val="0000" w:firstRow="0" w:lastRow="0" w:firstColumn="0" w:lastColumn="0" w:noHBand="0" w:noVBand="0"/>
      </w:tblPr>
      <w:tblGrid>
        <w:gridCol w:w="1726"/>
        <w:gridCol w:w="2721"/>
        <w:gridCol w:w="4628"/>
      </w:tblGrid>
      <w:tr w:rsidR="00C12931" w:rsidRPr="00FF6AC4" w14:paraId="585FB28A" w14:textId="77777777">
        <w:trPr>
          <w:trHeight w:val="278"/>
        </w:trPr>
        <w:tc>
          <w:tcPr>
            <w:tcW w:w="1726" w:type="dxa"/>
            <w:tcBorders>
              <w:top w:val="single" w:sz="8" w:space="0" w:color="FFFFFF"/>
              <w:left w:val="single" w:sz="8" w:space="0" w:color="FFFFFF"/>
              <w:bottom w:val="single" w:sz="24" w:space="0" w:color="FFFFFF"/>
              <w:right w:val="single" w:sz="8" w:space="0" w:color="FFFFFF"/>
            </w:tcBorders>
            <w:shd w:val="clear" w:color="auto" w:fill="5FA534"/>
            <w:tcMar>
              <w:top w:w="72" w:type="dxa"/>
              <w:left w:w="144" w:type="dxa"/>
              <w:bottom w:w="72" w:type="dxa"/>
              <w:right w:w="144" w:type="dxa"/>
            </w:tcMar>
          </w:tcPr>
          <w:p w14:paraId="7D50F35A" w14:textId="77777777" w:rsidR="00C12931" w:rsidRPr="00FF6AC4" w:rsidRDefault="00980B52">
            <w:pPr>
              <w:rPr>
                <w:rFonts w:cs="Arial"/>
                <w:color w:val="FFFFFF"/>
                <w:sz w:val="24"/>
                <w:szCs w:val="24"/>
              </w:rPr>
            </w:pPr>
            <w:r w:rsidRPr="00FF6AC4">
              <w:rPr>
                <w:rFonts w:cs="Arial"/>
                <w:b/>
                <w:color w:val="FFFFFF"/>
                <w:sz w:val="24"/>
                <w:szCs w:val="24"/>
              </w:rPr>
              <w:t>#41</w:t>
            </w:r>
          </w:p>
        </w:tc>
        <w:tc>
          <w:tcPr>
            <w:tcW w:w="7349" w:type="dxa"/>
            <w:gridSpan w:val="2"/>
            <w:tcBorders>
              <w:top w:val="single" w:sz="8" w:space="0" w:color="FFFFFF"/>
              <w:left w:val="single" w:sz="8" w:space="0" w:color="FFFFFF"/>
              <w:bottom w:val="single" w:sz="24" w:space="0" w:color="FFFFFF"/>
              <w:right w:val="single" w:sz="8" w:space="0" w:color="FFFFFF"/>
            </w:tcBorders>
            <w:shd w:val="clear" w:color="auto" w:fill="5FA534"/>
            <w:tcMar>
              <w:top w:w="72" w:type="dxa"/>
              <w:left w:w="144" w:type="dxa"/>
              <w:bottom w:w="72" w:type="dxa"/>
              <w:right w:w="144" w:type="dxa"/>
            </w:tcMar>
          </w:tcPr>
          <w:p w14:paraId="2594CBEB" w14:textId="77777777" w:rsidR="00C12931" w:rsidRPr="00FF6AC4" w:rsidRDefault="00980B52">
            <w:pPr>
              <w:rPr>
                <w:rFonts w:cs="Arial"/>
                <w:color w:val="FFFFFF"/>
                <w:sz w:val="24"/>
                <w:szCs w:val="24"/>
              </w:rPr>
            </w:pPr>
            <w:r w:rsidRPr="00FF6AC4">
              <w:rPr>
                <w:rFonts w:cs="Arial"/>
                <w:b/>
                <w:color w:val="FFFFFF"/>
                <w:sz w:val="24"/>
                <w:szCs w:val="24"/>
              </w:rPr>
              <w:t>Realizar cancelamento de disciplina.</w:t>
            </w:r>
          </w:p>
        </w:tc>
      </w:tr>
      <w:tr w:rsidR="00C12931" w:rsidRPr="00FF6AC4" w14:paraId="752C6C5B" w14:textId="77777777">
        <w:trPr>
          <w:trHeight w:val="413"/>
        </w:trPr>
        <w:tc>
          <w:tcPr>
            <w:tcW w:w="1726" w:type="dxa"/>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6A512C80" w14:textId="77777777" w:rsidR="00C12931" w:rsidRPr="00FF6AC4" w:rsidRDefault="00980B52">
            <w:pPr>
              <w:rPr>
                <w:rFonts w:cs="Arial"/>
              </w:rPr>
            </w:pPr>
            <w:r w:rsidRPr="00FF6AC4">
              <w:rPr>
                <w:rFonts w:cs="Arial"/>
                <w:b/>
              </w:rPr>
              <w:t xml:space="preserve">Prioridade: </w:t>
            </w:r>
          </w:p>
        </w:tc>
        <w:tc>
          <w:tcPr>
            <w:tcW w:w="7349" w:type="dxa"/>
            <w:gridSpan w:val="2"/>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47251892" w14:textId="77777777" w:rsidR="00C12931" w:rsidRPr="00FF6AC4" w:rsidRDefault="00980B52">
            <w:pPr>
              <w:rPr>
                <w:rFonts w:cs="Arial"/>
              </w:rPr>
            </w:pPr>
            <w:r w:rsidRPr="00FF6AC4">
              <w:rPr>
                <w:rFonts w:cs="Arial"/>
              </w:rPr>
              <w:t>(   )  Essencial                ( X ) Importante       (   ) Desejável</w:t>
            </w:r>
          </w:p>
        </w:tc>
      </w:tr>
      <w:tr w:rsidR="00C12931" w:rsidRPr="00FF6AC4" w14:paraId="7651E039" w14:textId="77777777">
        <w:trPr>
          <w:trHeight w:val="251"/>
        </w:trPr>
        <w:tc>
          <w:tcPr>
            <w:tcW w:w="1726" w:type="dxa"/>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14:paraId="4445DEA9" w14:textId="77777777" w:rsidR="00C12931" w:rsidRPr="00FF6AC4" w:rsidRDefault="00980B52">
            <w:pPr>
              <w:rPr>
                <w:rFonts w:cs="Arial"/>
              </w:rPr>
            </w:pPr>
            <w:r w:rsidRPr="00FF6AC4">
              <w:rPr>
                <w:rFonts w:cs="Arial"/>
                <w:b/>
              </w:rPr>
              <w:t>Atores:</w:t>
            </w:r>
          </w:p>
        </w:tc>
        <w:tc>
          <w:tcPr>
            <w:tcW w:w="7349" w:type="dxa"/>
            <w:gridSpan w:val="2"/>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14:paraId="477BE01F" w14:textId="77777777" w:rsidR="00C12931" w:rsidRPr="00FF6AC4" w:rsidRDefault="00980B52">
            <w:pPr>
              <w:rPr>
                <w:rFonts w:cs="Arial"/>
              </w:rPr>
            </w:pPr>
            <w:r w:rsidRPr="00FF6AC4">
              <w:rPr>
                <w:rFonts w:cs="Arial"/>
              </w:rPr>
              <w:t>SisAdmin, Friend, Colaborador, Parceiro.</w:t>
            </w:r>
          </w:p>
        </w:tc>
      </w:tr>
      <w:tr w:rsidR="00C12931" w:rsidRPr="00FF6AC4" w14:paraId="67FC7A05" w14:textId="77777777">
        <w:trPr>
          <w:trHeight w:val="848"/>
        </w:trPr>
        <w:tc>
          <w:tcPr>
            <w:tcW w:w="1726" w:type="dxa"/>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3E13D82D" w14:textId="77777777" w:rsidR="00C12931" w:rsidRPr="00FF6AC4" w:rsidRDefault="00980B52">
            <w:pPr>
              <w:rPr>
                <w:rFonts w:cs="Arial"/>
              </w:rPr>
            </w:pPr>
            <w:r w:rsidRPr="00FF6AC4">
              <w:rPr>
                <w:rFonts w:cs="Arial"/>
                <w:b/>
              </w:rPr>
              <w:t>Resumo:</w:t>
            </w:r>
          </w:p>
        </w:tc>
        <w:tc>
          <w:tcPr>
            <w:tcW w:w="7349" w:type="dxa"/>
            <w:gridSpan w:val="2"/>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1A591EBA" w14:textId="77777777" w:rsidR="00C12931" w:rsidRPr="00FF6AC4" w:rsidRDefault="00980B52">
            <w:pPr>
              <w:rPr>
                <w:rFonts w:cs="Arial"/>
              </w:rPr>
            </w:pPr>
            <w:r w:rsidRPr="00FF6AC4">
              <w:rPr>
                <w:rFonts w:cs="Arial"/>
              </w:rPr>
              <w:t>Um usuário que deseja ver os animais disponíveis que se enquadrem em seu perfil podem filtrar os resultados preenchendo um formulário que filtra os resultados.</w:t>
            </w:r>
          </w:p>
        </w:tc>
      </w:tr>
      <w:tr w:rsidR="00C12931" w:rsidRPr="00FF6AC4" w14:paraId="1C710B79" w14:textId="77777777">
        <w:trPr>
          <w:trHeight w:val="566"/>
        </w:trPr>
        <w:tc>
          <w:tcPr>
            <w:tcW w:w="1726" w:type="dxa"/>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14:paraId="5BE1F159" w14:textId="77777777" w:rsidR="00C12931" w:rsidRPr="00FF6AC4" w:rsidRDefault="00980B52">
            <w:pPr>
              <w:rPr>
                <w:rFonts w:cs="Arial"/>
              </w:rPr>
            </w:pPr>
            <w:r w:rsidRPr="00FF6AC4">
              <w:rPr>
                <w:rFonts w:cs="Arial"/>
                <w:b/>
              </w:rPr>
              <w:t>Pré-condição:</w:t>
            </w:r>
          </w:p>
        </w:tc>
        <w:tc>
          <w:tcPr>
            <w:tcW w:w="7349" w:type="dxa"/>
            <w:gridSpan w:val="2"/>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14:paraId="05F4D3E1" w14:textId="77777777" w:rsidR="00C12931" w:rsidRPr="00FF6AC4" w:rsidRDefault="00980B52">
            <w:pPr>
              <w:rPr>
                <w:rFonts w:cs="Arial"/>
              </w:rPr>
            </w:pPr>
            <w:r w:rsidRPr="00FF6AC4">
              <w:rPr>
                <w:rFonts w:cs="Arial"/>
              </w:rPr>
              <w:t>O usuário precisa estar na tela home_autenticado.</w:t>
            </w:r>
          </w:p>
        </w:tc>
      </w:tr>
      <w:tr w:rsidR="00C12931" w:rsidRPr="00FF6AC4" w14:paraId="291E5C6D" w14:textId="77777777">
        <w:trPr>
          <w:trHeight w:val="566"/>
        </w:trPr>
        <w:tc>
          <w:tcPr>
            <w:tcW w:w="1726" w:type="dxa"/>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37D1E54B" w14:textId="77777777" w:rsidR="00C12931" w:rsidRPr="00FF6AC4" w:rsidRDefault="00980B52">
            <w:pPr>
              <w:rPr>
                <w:rFonts w:cs="Arial"/>
              </w:rPr>
            </w:pPr>
            <w:r w:rsidRPr="00FF6AC4">
              <w:rPr>
                <w:rFonts w:cs="Arial"/>
                <w:b/>
              </w:rPr>
              <w:lastRenderedPageBreak/>
              <w:t>Pós-condição:</w:t>
            </w:r>
          </w:p>
        </w:tc>
        <w:tc>
          <w:tcPr>
            <w:tcW w:w="7349" w:type="dxa"/>
            <w:gridSpan w:val="2"/>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0A563AE7" w14:textId="77777777" w:rsidR="00C12931" w:rsidRPr="00FF6AC4" w:rsidRDefault="00980B52">
            <w:pPr>
              <w:rPr>
                <w:rFonts w:cs="Arial"/>
              </w:rPr>
            </w:pPr>
            <w:r w:rsidRPr="00FF6AC4">
              <w:rPr>
                <w:rFonts w:cs="Arial"/>
              </w:rPr>
              <w:t>O sistema deverá apresentar uma tabela com os animais filtrados.</w:t>
            </w:r>
          </w:p>
        </w:tc>
      </w:tr>
      <w:tr w:rsidR="00C12931" w:rsidRPr="00FF6AC4" w14:paraId="56F1F1B7" w14:textId="77777777">
        <w:trPr>
          <w:trHeight w:val="348"/>
        </w:trPr>
        <w:tc>
          <w:tcPr>
            <w:tcW w:w="1726" w:type="dxa"/>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14:paraId="0CCC9765" w14:textId="77777777" w:rsidR="00C12931" w:rsidRPr="00FF6AC4" w:rsidRDefault="00980B52">
            <w:pPr>
              <w:rPr>
                <w:rFonts w:cs="Arial"/>
              </w:rPr>
            </w:pPr>
            <w:r w:rsidRPr="00FF6AC4">
              <w:rPr>
                <w:rFonts w:cs="Arial"/>
                <w:b/>
              </w:rPr>
              <w:t>Interfaces:</w:t>
            </w:r>
          </w:p>
        </w:tc>
        <w:tc>
          <w:tcPr>
            <w:tcW w:w="7349" w:type="dxa"/>
            <w:gridSpan w:val="2"/>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14:paraId="1FD8B058" w14:textId="77777777" w:rsidR="00C12931" w:rsidRPr="00FF6AC4" w:rsidRDefault="00980B52">
            <w:pPr>
              <w:rPr>
                <w:rFonts w:cs="Arial"/>
              </w:rPr>
            </w:pPr>
            <w:r w:rsidRPr="00FF6AC4">
              <w:rPr>
                <w:rFonts w:cs="Arial"/>
                <w:b/>
              </w:rPr>
              <w:t>home_autenticado, pets</w:t>
            </w:r>
          </w:p>
        </w:tc>
      </w:tr>
      <w:tr w:rsidR="00C12931" w:rsidRPr="00FF6AC4" w14:paraId="7840B113" w14:textId="77777777">
        <w:trPr>
          <w:trHeight w:val="566"/>
        </w:trPr>
        <w:tc>
          <w:tcPr>
            <w:tcW w:w="1726" w:type="dxa"/>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1AD2D9D7" w14:textId="77777777" w:rsidR="00C12931" w:rsidRPr="00FF6AC4" w:rsidRDefault="00980B52">
            <w:pPr>
              <w:rPr>
                <w:rFonts w:cs="Arial"/>
              </w:rPr>
            </w:pPr>
            <w:r w:rsidRPr="00FF6AC4">
              <w:rPr>
                <w:rFonts w:cs="Arial"/>
                <w:b/>
              </w:rPr>
              <w:t>Restrições de campos:</w:t>
            </w:r>
          </w:p>
        </w:tc>
        <w:tc>
          <w:tcPr>
            <w:tcW w:w="7349" w:type="dxa"/>
            <w:gridSpan w:val="2"/>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25FBD736" w14:textId="77777777" w:rsidR="00C12931" w:rsidRPr="00FF6AC4" w:rsidRDefault="00980B52">
            <w:pPr>
              <w:spacing w:before="60" w:after="60"/>
              <w:jc w:val="both"/>
              <w:rPr>
                <w:rFonts w:cs="Arial"/>
                <w:szCs w:val="22"/>
              </w:rPr>
            </w:pPr>
            <w:r w:rsidRPr="00FF6AC4">
              <w:rPr>
                <w:rFonts w:cs="Arial"/>
                <w:b/>
                <w:szCs w:val="22"/>
              </w:rPr>
              <w:t>Entidade Pet:</w:t>
            </w:r>
          </w:p>
          <w:p w14:paraId="497BFEBE" w14:textId="77777777" w:rsidR="00C12931" w:rsidRPr="00FF6AC4" w:rsidRDefault="00980B52">
            <w:pPr>
              <w:spacing w:before="60" w:after="60"/>
              <w:ind w:left="261"/>
              <w:jc w:val="both"/>
              <w:rPr>
                <w:rFonts w:cs="Arial"/>
                <w:szCs w:val="22"/>
              </w:rPr>
            </w:pPr>
            <w:r w:rsidRPr="00FF6AC4">
              <w:rPr>
                <w:rFonts w:cs="Arial"/>
                <w:szCs w:val="22"/>
              </w:rPr>
              <w:t>Espécie;</w:t>
            </w:r>
          </w:p>
          <w:p w14:paraId="34E8ADD8" w14:textId="77777777" w:rsidR="00C12931" w:rsidRPr="00FF6AC4" w:rsidRDefault="00980B52">
            <w:pPr>
              <w:spacing w:before="60" w:after="60"/>
              <w:ind w:left="261"/>
              <w:jc w:val="both"/>
              <w:rPr>
                <w:rFonts w:cs="Arial"/>
                <w:szCs w:val="22"/>
              </w:rPr>
            </w:pPr>
            <w:r w:rsidRPr="00FF6AC4">
              <w:rPr>
                <w:rFonts w:cs="Arial"/>
                <w:szCs w:val="22"/>
              </w:rPr>
              <w:t>Porte;</w:t>
            </w:r>
          </w:p>
          <w:p w14:paraId="5D6203BF" w14:textId="77777777" w:rsidR="00C12931" w:rsidRPr="00FF6AC4" w:rsidRDefault="00980B52">
            <w:pPr>
              <w:spacing w:before="60" w:after="60"/>
              <w:ind w:left="261"/>
              <w:jc w:val="both"/>
              <w:rPr>
                <w:rFonts w:cs="Arial"/>
                <w:szCs w:val="22"/>
              </w:rPr>
            </w:pPr>
            <w:r w:rsidRPr="00FF6AC4">
              <w:rPr>
                <w:rFonts w:cs="Arial"/>
                <w:szCs w:val="22"/>
              </w:rPr>
              <w:t>Status;</w:t>
            </w:r>
          </w:p>
          <w:p w14:paraId="14368CC8" w14:textId="77777777" w:rsidR="00C12931" w:rsidRPr="00FF6AC4" w:rsidRDefault="00980B52">
            <w:pPr>
              <w:spacing w:before="60" w:after="60"/>
              <w:ind w:left="261"/>
              <w:jc w:val="both"/>
              <w:rPr>
                <w:rFonts w:cs="Arial"/>
                <w:szCs w:val="22"/>
              </w:rPr>
            </w:pPr>
            <w:r w:rsidRPr="00FF6AC4">
              <w:rPr>
                <w:rFonts w:cs="Arial"/>
                <w:szCs w:val="22"/>
              </w:rPr>
              <w:t>Estado;</w:t>
            </w:r>
          </w:p>
          <w:p w14:paraId="0BC398B2" w14:textId="77777777" w:rsidR="00C12931" w:rsidRPr="00FF6AC4" w:rsidRDefault="00980B52">
            <w:pPr>
              <w:spacing w:before="60" w:after="60"/>
              <w:ind w:left="261"/>
              <w:jc w:val="both"/>
              <w:rPr>
                <w:rFonts w:cs="Arial"/>
                <w:szCs w:val="22"/>
              </w:rPr>
            </w:pPr>
            <w:r w:rsidRPr="00FF6AC4">
              <w:rPr>
                <w:rFonts w:cs="Arial"/>
                <w:szCs w:val="22"/>
              </w:rPr>
              <w:t>Cidade;</w:t>
            </w:r>
          </w:p>
          <w:p w14:paraId="69C59571" w14:textId="77777777" w:rsidR="00C12931" w:rsidRPr="00FF6AC4" w:rsidRDefault="00980B52">
            <w:pPr>
              <w:spacing w:before="60" w:after="60"/>
              <w:ind w:left="261"/>
              <w:jc w:val="both"/>
              <w:rPr>
                <w:rFonts w:cs="Arial"/>
                <w:szCs w:val="22"/>
              </w:rPr>
            </w:pPr>
            <w:r w:rsidRPr="00FF6AC4">
              <w:rPr>
                <w:rFonts w:cs="Arial"/>
                <w:szCs w:val="22"/>
              </w:rPr>
              <w:t>Botão Encontrar;</w:t>
            </w:r>
          </w:p>
          <w:p w14:paraId="5C02F368" w14:textId="77777777" w:rsidR="00C12931" w:rsidRPr="00FF6AC4" w:rsidRDefault="00C12931">
            <w:pPr>
              <w:rPr>
                <w:rFonts w:cs="Arial"/>
              </w:rPr>
            </w:pPr>
          </w:p>
        </w:tc>
      </w:tr>
      <w:tr w:rsidR="00C12931" w:rsidRPr="00FF6AC4" w14:paraId="0CD9345B" w14:textId="77777777">
        <w:trPr>
          <w:trHeight w:val="2035"/>
        </w:trPr>
        <w:tc>
          <w:tcPr>
            <w:tcW w:w="1726" w:type="dxa"/>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14:paraId="64D60D00" w14:textId="77777777" w:rsidR="00C12931" w:rsidRPr="00FF6AC4" w:rsidRDefault="00980B52">
            <w:pPr>
              <w:rPr>
                <w:rFonts w:cs="Arial"/>
              </w:rPr>
            </w:pPr>
            <w:r w:rsidRPr="00FF6AC4">
              <w:rPr>
                <w:rFonts w:cs="Arial"/>
                <w:b/>
              </w:rPr>
              <w:t>Fluxo principal:</w:t>
            </w:r>
          </w:p>
        </w:tc>
        <w:tc>
          <w:tcPr>
            <w:tcW w:w="2721" w:type="dxa"/>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14:paraId="02BDB6CF" w14:textId="77777777" w:rsidR="00C12931" w:rsidRPr="00FF6AC4" w:rsidRDefault="00980B52">
            <w:pPr>
              <w:rPr>
                <w:rFonts w:cs="Arial"/>
              </w:rPr>
            </w:pPr>
            <w:r w:rsidRPr="00FF6AC4">
              <w:rPr>
                <w:rFonts w:cs="Arial"/>
                <w:b/>
              </w:rPr>
              <w:t>SisAdmin</w:t>
            </w:r>
            <w:r w:rsidRPr="00FF6AC4">
              <w:rPr>
                <w:rFonts w:cs="Arial"/>
              </w:rPr>
              <w:t>:</w:t>
            </w:r>
          </w:p>
          <w:p w14:paraId="431AD5B3" w14:textId="77777777" w:rsidR="00C12931" w:rsidRPr="00FF6AC4" w:rsidRDefault="00980B52">
            <w:pPr>
              <w:rPr>
                <w:rFonts w:cs="Arial"/>
              </w:rPr>
            </w:pPr>
            <w:r w:rsidRPr="00FF6AC4">
              <w:rPr>
                <w:rFonts w:cs="Arial"/>
              </w:rPr>
              <w:t>1. Realiza o login no sistema.</w:t>
            </w:r>
          </w:p>
          <w:p w14:paraId="77851E33" w14:textId="77777777" w:rsidR="00C12931" w:rsidRPr="00FF6AC4" w:rsidRDefault="00C12931">
            <w:pPr>
              <w:rPr>
                <w:rFonts w:cs="Arial"/>
              </w:rPr>
            </w:pPr>
          </w:p>
          <w:p w14:paraId="48E48A21" w14:textId="02556932" w:rsidR="00C12931" w:rsidRPr="00FF6AC4" w:rsidRDefault="00980B52">
            <w:pPr>
              <w:rPr>
                <w:rFonts w:cs="Arial"/>
              </w:rPr>
            </w:pPr>
            <w:r w:rsidRPr="00FF6AC4">
              <w:rPr>
                <w:rFonts w:cs="Arial"/>
              </w:rPr>
              <w:t>3. Preenche</w:t>
            </w:r>
            <w:r w:rsidR="000C1CA3">
              <w:rPr>
                <w:rFonts w:cs="Arial"/>
              </w:rPr>
              <w:t>r</w:t>
            </w:r>
            <w:r w:rsidRPr="00FF6AC4">
              <w:rPr>
                <w:rFonts w:cs="Arial"/>
              </w:rPr>
              <w:t xml:space="preserve"> o </w:t>
            </w:r>
            <w:r w:rsidR="000C1CA3" w:rsidRPr="00FF6AC4">
              <w:rPr>
                <w:rFonts w:cs="Arial"/>
              </w:rPr>
              <w:t>formulário.</w:t>
            </w:r>
          </w:p>
          <w:p w14:paraId="0293FAB8" w14:textId="77777777" w:rsidR="00C12931" w:rsidRPr="00FF6AC4" w:rsidRDefault="00C12931">
            <w:pPr>
              <w:rPr>
                <w:rFonts w:cs="Arial"/>
              </w:rPr>
            </w:pPr>
          </w:p>
          <w:p w14:paraId="02061973" w14:textId="77777777" w:rsidR="00C12931" w:rsidRPr="00FF6AC4" w:rsidRDefault="00980B52">
            <w:pPr>
              <w:rPr>
                <w:rFonts w:cs="Arial"/>
              </w:rPr>
            </w:pPr>
            <w:r w:rsidRPr="00FF6AC4">
              <w:rPr>
                <w:rFonts w:cs="Arial"/>
              </w:rPr>
              <w:t>4. Envia as informações clicando no botão Encontrar.</w:t>
            </w:r>
          </w:p>
        </w:tc>
        <w:tc>
          <w:tcPr>
            <w:tcW w:w="4628" w:type="dxa"/>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14:paraId="3F0AF186" w14:textId="77777777" w:rsidR="00C12931" w:rsidRPr="00FF6AC4" w:rsidRDefault="00980B52">
            <w:pPr>
              <w:rPr>
                <w:rFonts w:cs="Arial"/>
              </w:rPr>
            </w:pPr>
            <w:r w:rsidRPr="00FF6AC4">
              <w:rPr>
                <w:rFonts w:cs="Arial"/>
                <w:b/>
              </w:rPr>
              <w:t>Sistema</w:t>
            </w:r>
            <w:r w:rsidRPr="00FF6AC4">
              <w:rPr>
                <w:rFonts w:cs="Arial"/>
              </w:rPr>
              <w:t>:</w:t>
            </w:r>
          </w:p>
          <w:p w14:paraId="21E07A9E" w14:textId="77777777" w:rsidR="00C12931" w:rsidRPr="00FF6AC4" w:rsidRDefault="00980B52">
            <w:pPr>
              <w:rPr>
                <w:rFonts w:cs="Arial"/>
              </w:rPr>
            </w:pPr>
            <w:r w:rsidRPr="00FF6AC4">
              <w:rPr>
                <w:rFonts w:cs="Arial"/>
              </w:rPr>
              <w:t>2. Apresenta um formulário de com as opções de filtros.</w:t>
            </w:r>
          </w:p>
          <w:p w14:paraId="3BCCC289" w14:textId="77777777" w:rsidR="00C12931" w:rsidRPr="00FF6AC4" w:rsidRDefault="00C12931">
            <w:pPr>
              <w:rPr>
                <w:rFonts w:cs="Arial"/>
              </w:rPr>
            </w:pPr>
          </w:p>
          <w:p w14:paraId="394FD205" w14:textId="77777777" w:rsidR="00C12931" w:rsidRPr="00FF6AC4" w:rsidRDefault="00C12931">
            <w:pPr>
              <w:rPr>
                <w:rFonts w:cs="Arial"/>
              </w:rPr>
            </w:pPr>
          </w:p>
          <w:p w14:paraId="4638D1E6" w14:textId="77777777" w:rsidR="00C12931" w:rsidRPr="00FF6AC4" w:rsidRDefault="00980B52">
            <w:pPr>
              <w:rPr>
                <w:rFonts w:cs="Arial"/>
              </w:rPr>
            </w:pPr>
            <w:r w:rsidRPr="00FF6AC4">
              <w:rPr>
                <w:rFonts w:cs="Arial"/>
              </w:rPr>
              <w:t>5. Sistema exibe os animais filtrados em uma tabela.</w:t>
            </w:r>
          </w:p>
        </w:tc>
      </w:tr>
      <w:tr w:rsidR="00C12931" w:rsidRPr="00FF6AC4" w14:paraId="155B7AB8" w14:textId="77777777">
        <w:trPr>
          <w:trHeight w:val="1385"/>
        </w:trPr>
        <w:tc>
          <w:tcPr>
            <w:tcW w:w="1726" w:type="dxa"/>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03BA4BB2" w14:textId="77777777" w:rsidR="00C12931" w:rsidRPr="00FF6AC4" w:rsidRDefault="00980B52">
            <w:pPr>
              <w:rPr>
                <w:rFonts w:cs="Arial"/>
              </w:rPr>
            </w:pPr>
            <w:r w:rsidRPr="00FF6AC4">
              <w:rPr>
                <w:rFonts w:cs="Arial"/>
                <w:b/>
              </w:rPr>
              <w:t>Fluxo alternativo:</w:t>
            </w:r>
          </w:p>
        </w:tc>
        <w:tc>
          <w:tcPr>
            <w:tcW w:w="2721" w:type="dxa"/>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1CF6ADD4" w14:textId="77777777" w:rsidR="00C12931" w:rsidRPr="00FF6AC4" w:rsidRDefault="00980B52">
            <w:pPr>
              <w:rPr>
                <w:rFonts w:cs="Arial"/>
              </w:rPr>
            </w:pPr>
            <w:r w:rsidRPr="00FF6AC4">
              <w:rPr>
                <w:rFonts w:cs="Arial"/>
                <w:b/>
              </w:rPr>
              <w:t>Aluno</w:t>
            </w:r>
            <w:r w:rsidRPr="00FF6AC4">
              <w:rPr>
                <w:rFonts w:cs="Arial"/>
              </w:rPr>
              <w:t>:</w:t>
            </w:r>
          </w:p>
        </w:tc>
        <w:tc>
          <w:tcPr>
            <w:tcW w:w="4628" w:type="dxa"/>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3E776067" w14:textId="77777777" w:rsidR="00C12931" w:rsidRPr="00FF6AC4" w:rsidRDefault="00980B52">
            <w:pPr>
              <w:rPr>
                <w:rFonts w:cs="Arial"/>
              </w:rPr>
            </w:pPr>
            <w:r w:rsidRPr="00FF6AC4">
              <w:rPr>
                <w:rFonts w:cs="Arial"/>
                <w:b/>
              </w:rPr>
              <w:t>Sistema</w:t>
            </w:r>
            <w:r w:rsidRPr="00FF6AC4">
              <w:rPr>
                <w:rFonts w:cs="Arial"/>
              </w:rPr>
              <w:t>:</w:t>
            </w:r>
          </w:p>
          <w:p w14:paraId="04BA26B7" w14:textId="77777777" w:rsidR="00C12931" w:rsidRPr="00FF6AC4" w:rsidRDefault="00980B52">
            <w:pPr>
              <w:rPr>
                <w:rFonts w:cs="Arial"/>
              </w:rPr>
            </w:pPr>
            <w:r w:rsidRPr="00FF6AC4">
              <w:rPr>
                <w:rFonts w:cs="Arial"/>
              </w:rPr>
              <w:t>1. Caso ocorra algum erro, o sistema deve exibir todos os animais.</w:t>
            </w:r>
          </w:p>
          <w:p w14:paraId="746BDF0B" w14:textId="77777777" w:rsidR="00C12931" w:rsidRPr="00FF6AC4" w:rsidRDefault="00980B52">
            <w:pPr>
              <w:rPr>
                <w:rFonts w:cs="Arial"/>
              </w:rPr>
            </w:pPr>
            <w:r w:rsidRPr="00FF6AC4">
              <w:rPr>
                <w:rFonts w:cs="Arial"/>
              </w:rPr>
              <w:t>2.O campo espécie deve conter um check box para “gato” e um check box para “cachorro”.</w:t>
            </w:r>
          </w:p>
          <w:p w14:paraId="69589B69" w14:textId="77777777" w:rsidR="00C12931" w:rsidRPr="00FF6AC4" w:rsidRDefault="00980B52">
            <w:pPr>
              <w:rPr>
                <w:rFonts w:cs="Arial"/>
              </w:rPr>
            </w:pPr>
            <w:r w:rsidRPr="00FF6AC4">
              <w:rPr>
                <w:rFonts w:cs="Arial"/>
              </w:rPr>
              <w:t>3. O campo porte deve conter um check box para “P”, um para “M” e outro para “G”.</w:t>
            </w:r>
          </w:p>
          <w:p w14:paraId="074EF313" w14:textId="77777777" w:rsidR="00C12931" w:rsidRPr="00FF6AC4" w:rsidRDefault="00980B52">
            <w:pPr>
              <w:rPr>
                <w:rFonts w:cs="Arial"/>
              </w:rPr>
            </w:pPr>
            <w:r w:rsidRPr="00FF6AC4">
              <w:rPr>
                <w:rFonts w:cs="Arial"/>
              </w:rPr>
              <w:t>4. O campo status deve conter um check box para “não adotados” e outro para “adotados”.</w:t>
            </w:r>
          </w:p>
          <w:p w14:paraId="7ACFD0E7" w14:textId="77777777" w:rsidR="00C12931" w:rsidRPr="00FF6AC4" w:rsidRDefault="00980B52">
            <w:pPr>
              <w:rPr>
                <w:rFonts w:cs="Arial"/>
              </w:rPr>
            </w:pPr>
            <w:r w:rsidRPr="00FF6AC4">
              <w:rPr>
                <w:rFonts w:cs="Arial"/>
              </w:rPr>
              <w:t>5. O campo estado deve conter uma lista de seleção com os estados cadastrados.</w:t>
            </w:r>
          </w:p>
          <w:p w14:paraId="118E262E" w14:textId="77777777" w:rsidR="00C12931" w:rsidRPr="00FF6AC4" w:rsidRDefault="00980B52">
            <w:pPr>
              <w:rPr>
                <w:rFonts w:cs="Arial"/>
              </w:rPr>
            </w:pPr>
            <w:r w:rsidRPr="00FF6AC4">
              <w:rPr>
                <w:rFonts w:cs="Arial"/>
              </w:rPr>
              <w:t>6. O campo cidade deve conter uma lista de seleção com as cidades cadastradas de acordo com o estado selecionado.</w:t>
            </w:r>
          </w:p>
        </w:tc>
      </w:tr>
    </w:tbl>
    <w:p w14:paraId="717FADAC" w14:textId="77777777" w:rsidR="00C12931" w:rsidRPr="00FF6AC4" w:rsidRDefault="00C12931">
      <w:pPr>
        <w:spacing w:before="60" w:after="60"/>
        <w:ind w:left="578"/>
        <w:jc w:val="both"/>
        <w:rPr>
          <w:rFonts w:cs="Arial"/>
          <w:szCs w:val="22"/>
        </w:rPr>
      </w:pPr>
    </w:p>
    <w:p w14:paraId="4A368E9A" w14:textId="77777777" w:rsidR="00C12931" w:rsidRPr="00FF6AC4" w:rsidRDefault="00980B52">
      <w:pPr>
        <w:pStyle w:val="Ttulo5"/>
        <w:spacing w:after="120"/>
      </w:pPr>
      <w:bookmarkStart w:id="74" w:name="_Toc47637862"/>
      <w:r w:rsidRPr="00FF6AC4">
        <w:t>[RF042] Entrar em contato/ Visualizar as informações de contato de um usuário</w:t>
      </w:r>
      <w:bookmarkEnd w:id="74"/>
    </w:p>
    <w:tbl>
      <w:tblPr>
        <w:tblStyle w:val="a4"/>
        <w:tblW w:w="9075" w:type="dxa"/>
        <w:tblInd w:w="0" w:type="dxa"/>
        <w:tblLayout w:type="fixed"/>
        <w:tblLook w:val="0000" w:firstRow="0" w:lastRow="0" w:firstColumn="0" w:lastColumn="0" w:noHBand="0" w:noVBand="0"/>
      </w:tblPr>
      <w:tblGrid>
        <w:gridCol w:w="1726"/>
        <w:gridCol w:w="2721"/>
        <w:gridCol w:w="4628"/>
      </w:tblGrid>
      <w:tr w:rsidR="00C12931" w:rsidRPr="00FF6AC4" w14:paraId="525ED5B2" w14:textId="77777777">
        <w:trPr>
          <w:trHeight w:val="278"/>
        </w:trPr>
        <w:tc>
          <w:tcPr>
            <w:tcW w:w="1726" w:type="dxa"/>
            <w:tcBorders>
              <w:top w:val="single" w:sz="8" w:space="0" w:color="FFFFFF"/>
              <w:left w:val="single" w:sz="8" w:space="0" w:color="FFFFFF"/>
              <w:bottom w:val="single" w:sz="24" w:space="0" w:color="FFFFFF"/>
              <w:right w:val="single" w:sz="8" w:space="0" w:color="FFFFFF"/>
            </w:tcBorders>
            <w:shd w:val="clear" w:color="auto" w:fill="5FA534"/>
            <w:tcMar>
              <w:top w:w="72" w:type="dxa"/>
              <w:left w:w="144" w:type="dxa"/>
              <w:bottom w:w="72" w:type="dxa"/>
              <w:right w:w="144" w:type="dxa"/>
            </w:tcMar>
          </w:tcPr>
          <w:p w14:paraId="2A09922C" w14:textId="77777777" w:rsidR="00C12931" w:rsidRPr="00FF6AC4" w:rsidRDefault="00980B52">
            <w:pPr>
              <w:rPr>
                <w:rFonts w:cs="Arial"/>
                <w:color w:val="FFFFFF"/>
                <w:sz w:val="24"/>
                <w:szCs w:val="24"/>
              </w:rPr>
            </w:pPr>
            <w:r w:rsidRPr="00FF6AC4">
              <w:rPr>
                <w:rFonts w:cs="Arial"/>
                <w:b/>
                <w:color w:val="FFFFFF"/>
                <w:sz w:val="24"/>
                <w:szCs w:val="24"/>
              </w:rPr>
              <w:t>#42</w:t>
            </w:r>
          </w:p>
        </w:tc>
        <w:tc>
          <w:tcPr>
            <w:tcW w:w="7349" w:type="dxa"/>
            <w:gridSpan w:val="2"/>
            <w:tcBorders>
              <w:top w:val="single" w:sz="8" w:space="0" w:color="FFFFFF"/>
              <w:left w:val="single" w:sz="8" w:space="0" w:color="FFFFFF"/>
              <w:bottom w:val="single" w:sz="24" w:space="0" w:color="FFFFFF"/>
              <w:right w:val="single" w:sz="8" w:space="0" w:color="FFFFFF"/>
            </w:tcBorders>
            <w:shd w:val="clear" w:color="auto" w:fill="5FA534"/>
            <w:tcMar>
              <w:top w:w="72" w:type="dxa"/>
              <w:left w:w="144" w:type="dxa"/>
              <w:bottom w:w="72" w:type="dxa"/>
              <w:right w:w="144" w:type="dxa"/>
            </w:tcMar>
          </w:tcPr>
          <w:p w14:paraId="4C396EDC" w14:textId="77777777" w:rsidR="00C12931" w:rsidRPr="00FF6AC4" w:rsidRDefault="00980B52">
            <w:pPr>
              <w:rPr>
                <w:rFonts w:cs="Arial"/>
                <w:color w:val="FFFFFF"/>
                <w:sz w:val="24"/>
                <w:szCs w:val="24"/>
              </w:rPr>
            </w:pPr>
            <w:r w:rsidRPr="00FF6AC4">
              <w:rPr>
                <w:rFonts w:cs="Arial"/>
                <w:b/>
                <w:color w:val="FFFFFF"/>
                <w:sz w:val="24"/>
                <w:szCs w:val="24"/>
              </w:rPr>
              <w:t>Entrar em contato com algum usuário do sistema</w:t>
            </w:r>
          </w:p>
        </w:tc>
      </w:tr>
      <w:tr w:rsidR="00C12931" w:rsidRPr="00FF6AC4" w14:paraId="2D42C020" w14:textId="77777777">
        <w:trPr>
          <w:trHeight w:val="413"/>
        </w:trPr>
        <w:tc>
          <w:tcPr>
            <w:tcW w:w="1726" w:type="dxa"/>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1B38FD76" w14:textId="77777777" w:rsidR="00C12931" w:rsidRPr="00FF6AC4" w:rsidRDefault="00980B52">
            <w:pPr>
              <w:rPr>
                <w:rFonts w:cs="Arial"/>
              </w:rPr>
            </w:pPr>
            <w:r w:rsidRPr="00FF6AC4">
              <w:rPr>
                <w:rFonts w:cs="Arial"/>
                <w:b/>
              </w:rPr>
              <w:t xml:space="preserve">Prioridade: </w:t>
            </w:r>
          </w:p>
        </w:tc>
        <w:tc>
          <w:tcPr>
            <w:tcW w:w="7349" w:type="dxa"/>
            <w:gridSpan w:val="2"/>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74604BA4" w14:textId="77777777" w:rsidR="00C12931" w:rsidRPr="00FF6AC4" w:rsidRDefault="00980B52">
            <w:pPr>
              <w:rPr>
                <w:rFonts w:cs="Arial"/>
              </w:rPr>
            </w:pPr>
            <w:r w:rsidRPr="00FF6AC4">
              <w:rPr>
                <w:rFonts w:cs="Arial"/>
              </w:rPr>
              <w:t>(   )  Essencial                ( X ) Importante       (   ) Desejável</w:t>
            </w:r>
          </w:p>
        </w:tc>
      </w:tr>
      <w:tr w:rsidR="00C12931" w:rsidRPr="00FF6AC4" w14:paraId="2F526AF3" w14:textId="77777777">
        <w:trPr>
          <w:trHeight w:val="251"/>
        </w:trPr>
        <w:tc>
          <w:tcPr>
            <w:tcW w:w="1726" w:type="dxa"/>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14:paraId="74D154AD" w14:textId="77777777" w:rsidR="00C12931" w:rsidRPr="00FF6AC4" w:rsidRDefault="00980B52">
            <w:pPr>
              <w:rPr>
                <w:rFonts w:cs="Arial"/>
              </w:rPr>
            </w:pPr>
            <w:r w:rsidRPr="00FF6AC4">
              <w:rPr>
                <w:rFonts w:cs="Arial"/>
                <w:b/>
              </w:rPr>
              <w:t>Atores:</w:t>
            </w:r>
          </w:p>
        </w:tc>
        <w:tc>
          <w:tcPr>
            <w:tcW w:w="7349" w:type="dxa"/>
            <w:gridSpan w:val="2"/>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14:paraId="1DAA74E0" w14:textId="77777777" w:rsidR="00C12931" w:rsidRPr="00FF6AC4" w:rsidRDefault="00980B52">
            <w:pPr>
              <w:rPr>
                <w:rFonts w:cs="Arial"/>
              </w:rPr>
            </w:pPr>
            <w:r w:rsidRPr="00FF6AC4">
              <w:rPr>
                <w:rFonts w:cs="Arial"/>
              </w:rPr>
              <w:t>SisAdmin, Friend, Colaborador, Parceiro.</w:t>
            </w:r>
          </w:p>
        </w:tc>
      </w:tr>
      <w:tr w:rsidR="00C12931" w:rsidRPr="00FF6AC4" w14:paraId="24BA5D8A" w14:textId="77777777">
        <w:trPr>
          <w:trHeight w:val="848"/>
        </w:trPr>
        <w:tc>
          <w:tcPr>
            <w:tcW w:w="1726" w:type="dxa"/>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07DDC140" w14:textId="77777777" w:rsidR="00C12931" w:rsidRPr="00FF6AC4" w:rsidRDefault="00980B52">
            <w:pPr>
              <w:rPr>
                <w:rFonts w:cs="Arial"/>
              </w:rPr>
            </w:pPr>
            <w:r w:rsidRPr="00FF6AC4">
              <w:rPr>
                <w:rFonts w:cs="Arial"/>
                <w:b/>
              </w:rPr>
              <w:lastRenderedPageBreak/>
              <w:t>Resumo:</w:t>
            </w:r>
          </w:p>
        </w:tc>
        <w:tc>
          <w:tcPr>
            <w:tcW w:w="7349" w:type="dxa"/>
            <w:gridSpan w:val="2"/>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614B66FA" w14:textId="77777777" w:rsidR="00C12931" w:rsidRPr="00FF6AC4" w:rsidRDefault="00980B52">
            <w:pPr>
              <w:rPr>
                <w:rFonts w:cs="Arial"/>
              </w:rPr>
            </w:pPr>
            <w:r w:rsidRPr="00FF6AC4">
              <w:rPr>
                <w:rFonts w:cs="Arial"/>
              </w:rPr>
              <w:t>Um usuário deseja entrar em contato com outro usuário, deve acessar o menu friends, localizar o usuário desejado e clicar sobre o ícone de contato exibido na última coluna da tabela.</w:t>
            </w:r>
          </w:p>
        </w:tc>
      </w:tr>
      <w:tr w:rsidR="00C12931" w:rsidRPr="00FF6AC4" w14:paraId="679769DB" w14:textId="77777777">
        <w:trPr>
          <w:trHeight w:val="566"/>
        </w:trPr>
        <w:tc>
          <w:tcPr>
            <w:tcW w:w="1726" w:type="dxa"/>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14:paraId="1CA32D02" w14:textId="77777777" w:rsidR="00C12931" w:rsidRPr="00FF6AC4" w:rsidRDefault="00980B52">
            <w:pPr>
              <w:rPr>
                <w:rFonts w:cs="Arial"/>
              </w:rPr>
            </w:pPr>
            <w:r w:rsidRPr="00FF6AC4">
              <w:rPr>
                <w:rFonts w:cs="Arial"/>
                <w:b/>
              </w:rPr>
              <w:t>Pré-condição:</w:t>
            </w:r>
          </w:p>
        </w:tc>
        <w:tc>
          <w:tcPr>
            <w:tcW w:w="7349" w:type="dxa"/>
            <w:gridSpan w:val="2"/>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14:paraId="3B027035" w14:textId="77777777" w:rsidR="00C12931" w:rsidRPr="00FF6AC4" w:rsidRDefault="00980B52">
            <w:pPr>
              <w:rPr>
                <w:rFonts w:cs="Arial"/>
              </w:rPr>
            </w:pPr>
            <w:r w:rsidRPr="00FF6AC4">
              <w:rPr>
                <w:rFonts w:cs="Arial"/>
              </w:rPr>
              <w:t>O usuário precisa estar logado e acessar a tela doador_info.</w:t>
            </w:r>
          </w:p>
        </w:tc>
      </w:tr>
      <w:tr w:rsidR="00C12931" w:rsidRPr="00FF6AC4" w14:paraId="5285546F" w14:textId="77777777">
        <w:trPr>
          <w:trHeight w:val="566"/>
        </w:trPr>
        <w:tc>
          <w:tcPr>
            <w:tcW w:w="1726" w:type="dxa"/>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36C4F723" w14:textId="77777777" w:rsidR="00C12931" w:rsidRPr="00FF6AC4" w:rsidRDefault="00980B52">
            <w:pPr>
              <w:rPr>
                <w:rFonts w:cs="Arial"/>
              </w:rPr>
            </w:pPr>
            <w:r w:rsidRPr="00FF6AC4">
              <w:rPr>
                <w:rFonts w:cs="Arial"/>
                <w:b/>
              </w:rPr>
              <w:t>Pós-condição:</w:t>
            </w:r>
          </w:p>
        </w:tc>
        <w:tc>
          <w:tcPr>
            <w:tcW w:w="7349" w:type="dxa"/>
            <w:gridSpan w:val="2"/>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3D49C7DE" w14:textId="77777777" w:rsidR="00C12931" w:rsidRPr="00FF6AC4" w:rsidRDefault="00980B52">
            <w:pPr>
              <w:rPr>
                <w:rFonts w:cs="Arial"/>
              </w:rPr>
            </w:pPr>
            <w:r w:rsidRPr="00FF6AC4">
              <w:rPr>
                <w:rFonts w:cs="Arial"/>
              </w:rPr>
              <w:t>O sistema deverá exibir os dados de contato juntamente com uma caixa de texto seguida de um botão enviar para confirmar o envio de uma mensagem.</w:t>
            </w:r>
          </w:p>
        </w:tc>
      </w:tr>
      <w:tr w:rsidR="00C12931" w:rsidRPr="00FF6AC4" w14:paraId="5C74EA10" w14:textId="77777777">
        <w:trPr>
          <w:trHeight w:val="348"/>
        </w:trPr>
        <w:tc>
          <w:tcPr>
            <w:tcW w:w="1726" w:type="dxa"/>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14:paraId="6004F66C" w14:textId="77777777" w:rsidR="00C12931" w:rsidRPr="00FF6AC4" w:rsidRDefault="00980B52">
            <w:pPr>
              <w:rPr>
                <w:rFonts w:cs="Arial"/>
              </w:rPr>
            </w:pPr>
            <w:r w:rsidRPr="00FF6AC4">
              <w:rPr>
                <w:rFonts w:cs="Arial"/>
                <w:b/>
              </w:rPr>
              <w:t>Interfaces:</w:t>
            </w:r>
          </w:p>
        </w:tc>
        <w:tc>
          <w:tcPr>
            <w:tcW w:w="7349" w:type="dxa"/>
            <w:gridSpan w:val="2"/>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14:paraId="396E6DBE" w14:textId="77777777" w:rsidR="00C12931" w:rsidRPr="00FF6AC4" w:rsidRDefault="00980B52">
            <w:pPr>
              <w:rPr>
                <w:rFonts w:cs="Arial"/>
              </w:rPr>
            </w:pPr>
            <w:r w:rsidRPr="00FF6AC4">
              <w:rPr>
                <w:rFonts w:cs="Arial"/>
                <w:b/>
              </w:rPr>
              <w:t>home_autenticado, friends, doador_info.</w:t>
            </w:r>
          </w:p>
        </w:tc>
      </w:tr>
      <w:tr w:rsidR="00C12931" w:rsidRPr="00FF6AC4" w14:paraId="6CE15AA5" w14:textId="77777777">
        <w:trPr>
          <w:trHeight w:val="566"/>
        </w:trPr>
        <w:tc>
          <w:tcPr>
            <w:tcW w:w="1726" w:type="dxa"/>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0C445210" w14:textId="77777777" w:rsidR="00C12931" w:rsidRPr="00FF6AC4" w:rsidRDefault="00980B52">
            <w:pPr>
              <w:rPr>
                <w:rFonts w:cs="Arial"/>
              </w:rPr>
            </w:pPr>
            <w:r w:rsidRPr="00FF6AC4">
              <w:rPr>
                <w:rFonts w:cs="Arial"/>
                <w:b/>
              </w:rPr>
              <w:t>Restrições de campos:</w:t>
            </w:r>
          </w:p>
        </w:tc>
        <w:tc>
          <w:tcPr>
            <w:tcW w:w="7349" w:type="dxa"/>
            <w:gridSpan w:val="2"/>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340CF905" w14:textId="77777777" w:rsidR="00C12931" w:rsidRPr="00FF6AC4" w:rsidRDefault="00980B52">
            <w:pPr>
              <w:spacing w:before="60" w:after="60"/>
              <w:jc w:val="both"/>
              <w:rPr>
                <w:rFonts w:cs="Arial"/>
                <w:szCs w:val="22"/>
              </w:rPr>
            </w:pPr>
            <w:r w:rsidRPr="00FF6AC4">
              <w:rPr>
                <w:rFonts w:cs="Arial"/>
                <w:b/>
                <w:szCs w:val="22"/>
              </w:rPr>
              <w:t>Entidade Friend:</w:t>
            </w:r>
          </w:p>
          <w:p w14:paraId="70B9FA0C" w14:textId="77777777" w:rsidR="00C12931" w:rsidRPr="00FF6AC4" w:rsidRDefault="00980B52">
            <w:pPr>
              <w:spacing w:before="60" w:after="60"/>
              <w:ind w:left="261"/>
              <w:jc w:val="both"/>
              <w:rPr>
                <w:rFonts w:cs="Arial"/>
                <w:szCs w:val="22"/>
              </w:rPr>
            </w:pPr>
            <w:r w:rsidRPr="00FF6AC4">
              <w:rPr>
                <w:rFonts w:cs="Arial"/>
                <w:szCs w:val="22"/>
              </w:rPr>
              <w:t>Nome: exibido como título;</w:t>
            </w:r>
          </w:p>
          <w:p w14:paraId="29BA9845" w14:textId="77777777" w:rsidR="00C12931" w:rsidRPr="00FF6AC4" w:rsidRDefault="00980B52">
            <w:pPr>
              <w:spacing w:before="60" w:after="60"/>
              <w:ind w:left="261"/>
              <w:jc w:val="both"/>
              <w:rPr>
                <w:rFonts w:cs="Arial"/>
                <w:szCs w:val="22"/>
              </w:rPr>
            </w:pPr>
            <w:r w:rsidRPr="00FF6AC4">
              <w:rPr>
                <w:rFonts w:cs="Arial"/>
                <w:szCs w:val="22"/>
              </w:rPr>
              <w:t>Telefone: exibe o número de telefone cadastrado no sistema;</w:t>
            </w:r>
          </w:p>
          <w:p w14:paraId="767056EB" w14:textId="77777777" w:rsidR="00C12931" w:rsidRPr="00FF6AC4" w:rsidRDefault="00980B52">
            <w:pPr>
              <w:spacing w:before="60" w:after="60"/>
              <w:ind w:left="261"/>
              <w:jc w:val="both"/>
              <w:rPr>
                <w:rFonts w:cs="Arial"/>
                <w:szCs w:val="22"/>
              </w:rPr>
            </w:pPr>
            <w:r w:rsidRPr="00FF6AC4">
              <w:rPr>
                <w:rFonts w:cs="Arial"/>
                <w:szCs w:val="22"/>
              </w:rPr>
              <w:t>E-mail: exibe o e-mail cadastrado no sistema;</w:t>
            </w:r>
          </w:p>
          <w:p w14:paraId="4EC37CFE" w14:textId="77777777" w:rsidR="00C12931" w:rsidRPr="00FF6AC4" w:rsidRDefault="00980B52">
            <w:pPr>
              <w:spacing w:before="60" w:after="60"/>
              <w:ind w:left="261"/>
              <w:jc w:val="both"/>
              <w:rPr>
                <w:rFonts w:cs="Arial"/>
                <w:szCs w:val="22"/>
              </w:rPr>
            </w:pPr>
            <w:r w:rsidRPr="00FF6AC4">
              <w:rPr>
                <w:rFonts w:cs="Arial"/>
                <w:szCs w:val="22"/>
              </w:rPr>
              <w:t>Estado: exibe o estado cadastrado no sistema;</w:t>
            </w:r>
          </w:p>
          <w:p w14:paraId="3C9EED6C" w14:textId="77777777" w:rsidR="00C12931" w:rsidRPr="00FF6AC4" w:rsidRDefault="00980B52">
            <w:pPr>
              <w:spacing w:before="60" w:after="60"/>
              <w:ind w:left="261"/>
              <w:jc w:val="both"/>
              <w:rPr>
                <w:rFonts w:cs="Arial"/>
                <w:szCs w:val="22"/>
              </w:rPr>
            </w:pPr>
            <w:r w:rsidRPr="00FF6AC4">
              <w:rPr>
                <w:rFonts w:cs="Arial"/>
                <w:szCs w:val="22"/>
              </w:rPr>
              <w:t>Mensagem: Deve ser uma caixa de texto com até 300 caracteres incluindo os espaços;</w:t>
            </w:r>
          </w:p>
          <w:p w14:paraId="38071736" w14:textId="77777777" w:rsidR="00C12931" w:rsidRPr="00FF6AC4" w:rsidRDefault="00980B52">
            <w:pPr>
              <w:spacing w:before="60" w:after="60"/>
              <w:ind w:left="261"/>
              <w:jc w:val="both"/>
              <w:rPr>
                <w:rFonts w:cs="Arial"/>
                <w:szCs w:val="22"/>
              </w:rPr>
            </w:pPr>
            <w:r w:rsidRPr="00FF6AC4">
              <w:rPr>
                <w:rFonts w:cs="Arial"/>
                <w:szCs w:val="22"/>
              </w:rPr>
              <w:t>Botão Enviar: envia a mensagem para o usuário;</w:t>
            </w:r>
          </w:p>
          <w:p w14:paraId="03123755" w14:textId="77777777" w:rsidR="00C12931" w:rsidRPr="00FF6AC4" w:rsidRDefault="00C12931">
            <w:pPr>
              <w:rPr>
                <w:rFonts w:cs="Arial"/>
              </w:rPr>
            </w:pPr>
          </w:p>
        </w:tc>
      </w:tr>
      <w:tr w:rsidR="00C12931" w:rsidRPr="00FF6AC4" w14:paraId="0E8051D9" w14:textId="77777777">
        <w:trPr>
          <w:trHeight w:val="2035"/>
        </w:trPr>
        <w:tc>
          <w:tcPr>
            <w:tcW w:w="1726" w:type="dxa"/>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14:paraId="1C5F5093" w14:textId="77777777" w:rsidR="00C12931" w:rsidRPr="00FF6AC4" w:rsidRDefault="00980B52">
            <w:pPr>
              <w:rPr>
                <w:rFonts w:cs="Arial"/>
              </w:rPr>
            </w:pPr>
            <w:r w:rsidRPr="00FF6AC4">
              <w:rPr>
                <w:rFonts w:cs="Arial"/>
                <w:b/>
              </w:rPr>
              <w:t>Fluxo principal:</w:t>
            </w:r>
          </w:p>
        </w:tc>
        <w:tc>
          <w:tcPr>
            <w:tcW w:w="2721" w:type="dxa"/>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14:paraId="0FA2DFB6" w14:textId="77777777" w:rsidR="00C12931" w:rsidRPr="00FF6AC4" w:rsidRDefault="00980B52">
            <w:pPr>
              <w:rPr>
                <w:rFonts w:cs="Arial"/>
              </w:rPr>
            </w:pPr>
            <w:r w:rsidRPr="00FF6AC4">
              <w:rPr>
                <w:rFonts w:cs="Arial"/>
                <w:b/>
              </w:rPr>
              <w:t>SisAdmin</w:t>
            </w:r>
            <w:r w:rsidRPr="00FF6AC4">
              <w:rPr>
                <w:rFonts w:cs="Arial"/>
              </w:rPr>
              <w:t>:</w:t>
            </w:r>
          </w:p>
          <w:p w14:paraId="766D0774" w14:textId="77777777" w:rsidR="00C12931" w:rsidRPr="00FF6AC4" w:rsidRDefault="00980B52">
            <w:pPr>
              <w:rPr>
                <w:rFonts w:cs="Arial"/>
              </w:rPr>
            </w:pPr>
            <w:r w:rsidRPr="00FF6AC4">
              <w:rPr>
                <w:rFonts w:cs="Arial"/>
              </w:rPr>
              <w:t>1. Realiza o login no sistema.</w:t>
            </w:r>
          </w:p>
          <w:p w14:paraId="4FC3F223" w14:textId="77777777" w:rsidR="00C12931" w:rsidRPr="00FF6AC4" w:rsidRDefault="00C12931">
            <w:pPr>
              <w:rPr>
                <w:rFonts w:cs="Arial"/>
              </w:rPr>
            </w:pPr>
          </w:p>
          <w:p w14:paraId="2B2D1271" w14:textId="77777777" w:rsidR="00C12931" w:rsidRPr="00FF6AC4" w:rsidRDefault="00980B52">
            <w:pPr>
              <w:rPr>
                <w:rFonts w:cs="Arial"/>
              </w:rPr>
            </w:pPr>
            <w:r w:rsidRPr="00FF6AC4">
              <w:rPr>
                <w:rFonts w:cs="Arial"/>
              </w:rPr>
              <w:t>2. Seleciona a o menu friends.</w:t>
            </w:r>
          </w:p>
          <w:p w14:paraId="7B2937D6" w14:textId="77777777" w:rsidR="00C12931" w:rsidRPr="00FF6AC4" w:rsidRDefault="00C12931">
            <w:pPr>
              <w:rPr>
                <w:rFonts w:cs="Arial"/>
              </w:rPr>
            </w:pPr>
          </w:p>
          <w:p w14:paraId="7750152F" w14:textId="77777777" w:rsidR="00C12931" w:rsidRPr="00FF6AC4" w:rsidRDefault="00980B52">
            <w:pPr>
              <w:rPr>
                <w:rFonts w:cs="Arial"/>
              </w:rPr>
            </w:pPr>
            <w:r w:rsidRPr="00FF6AC4">
              <w:rPr>
                <w:rFonts w:cs="Arial"/>
              </w:rPr>
              <w:t>4. Seleciona o friend q deseja entrar em contato.</w:t>
            </w:r>
          </w:p>
        </w:tc>
        <w:tc>
          <w:tcPr>
            <w:tcW w:w="4628" w:type="dxa"/>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14:paraId="5649A36F" w14:textId="77777777" w:rsidR="00C12931" w:rsidRPr="00FF6AC4" w:rsidRDefault="00980B52">
            <w:pPr>
              <w:rPr>
                <w:rFonts w:cs="Arial"/>
              </w:rPr>
            </w:pPr>
            <w:r w:rsidRPr="00FF6AC4">
              <w:rPr>
                <w:rFonts w:cs="Arial"/>
                <w:b/>
              </w:rPr>
              <w:t>Sistema</w:t>
            </w:r>
            <w:r w:rsidRPr="00FF6AC4">
              <w:rPr>
                <w:rFonts w:cs="Arial"/>
              </w:rPr>
              <w:t>:</w:t>
            </w:r>
          </w:p>
          <w:p w14:paraId="620FC0CC" w14:textId="77777777" w:rsidR="00C12931" w:rsidRPr="00FF6AC4" w:rsidRDefault="00C12931">
            <w:pPr>
              <w:rPr>
                <w:rFonts w:cs="Arial"/>
              </w:rPr>
            </w:pPr>
          </w:p>
          <w:p w14:paraId="11644C65" w14:textId="77777777" w:rsidR="00C12931" w:rsidRPr="00FF6AC4" w:rsidRDefault="00C12931">
            <w:pPr>
              <w:rPr>
                <w:rFonts w:cs="Arial"/>
              </w:rPr>
            </w:pPr>
          </w:p>
          <w:p w14:paraId="4FD382F3" w14:textId="77777777" w:rsidR="00C12931" w:rsidRPr="00FF6AC4" w:rsidRDefault="00980B52">
            <w:pPr>
              <w:rPr>
                <w:rFonts w:cs="Arial"/>
              </w:rPr>
            </w:pPr>
            <w:r w:rsidRPr="00FF6AC4">
              <w:rPr>
                <w:rFonts w:cs="Arial"/>
              </w:rPr>
              <w:t>3. Apresenta os friends cadastrados no sistema.</w:t>
            </w:r>
          </w:p>
          <w:p w14:paraId="00539054" w14:textId="77777777" w:rsidR="00C12931" w:rsidRPr="00FF6AC4" w:rsidRDefault="00C12931">
            <w:pPr>
              <w:rPr>
                <w:rFonts w:cs="Arial"/>
              </w:rPr>
            </w:pPr>
          </w:p>
          <w:p w14:paraId="20D49725" w14:textId="77777777" w:rsidR="00C12931" w:rsidRPr="00FF6AC4" w:rsidRDefault="00C12931">
            <w:pPr>
              <w:rPr>
                <w:rFonts w:cs="Arial"/>
              </w:rPr>
            </w:pPr>
          </w:p>
          <w:p w14:paraId="16B73BDD" w14:textId="77777777" w:rsidR="00C12931" w:rsidRPr="00FF6AC4" w:rsidRDefault="00980B52">
            <w:pPr>
              <w:rPr>
                <w:rFonts w:cs="Arial"/>
              </w:rPr>
            </w:pPr>
            <w:r w:rsidRPr="00FF6AC4">
              <w:rPr>
                <w:rFonts w:cs="Arial"/>
              </w:rPr>
              <w:t>5. Sistema confirma exibindo o perfil do usuário.</w:t>
            </w:r>
          </w:p>
        </w:tc>
      </w:tr>
      <w:tr w:rsidR="00C12931" w:rsidRPr="00FF6AC4" w14:paraId="760E3EB4" w14:textId="77777777">
        <w:trPr>
          <w:trHeight w:val="1385"/>
        </w:trPr>
        <w:tc>
          <w:tcPr>
            <w:tcW w:w="1726" w:type="dxa"/>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6BD0AD06" w14:textId="77777777" w:rsidR="00C12931" w:rsidRPr="00FF6AC4" w:rsidRDefault="00980B52">
            <w:pPr>
              <w:rPr>
                <w:rFonts w:cs="Arial"/>
              </w:rPr>
            </w:pPr>
            <w:r w:rsidRPr="00FF6AC4">
              <w:rPr>
                <w:rFonts w:cs="Arial"/>
                <w:b/>
              </w:rPr>
              <w:t>Fluxo alternativo:</w:t>
            </w:r>
          </w:p>
        </w:tc>
        <w:tc>
          <w:tcPr>
            <w:tcW w:w="2721" w:type="dxa"/>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3F8AAC0D" w14:textId="77777777" w:rsidR="00C12931" w:rsidRPr="00FF6AC4" w:rsidRDefault="00980B52">
            <w:pPr>
              <w:rPr>
                <w:rFonts w:cs="Arial"/>
              </w:rPr>
            </w:pPr>
            <w:r w:rsidRPr="00FF6AC4">
              <w:rPr>
                <w:rFonts w:cs="Arial"/>
                <w:b/>
              </w:rPr>
              <w:t>SisAdmin</w:t>
            </w:r>
            <w:r w:rsidRPr="00FF6AC4">
              <w:rPr>
                <w:rFonts w:cs="Arial"/>
              </w:rPr>
              <w:t>:</w:t>
            </w:r>
          </w:p>
        </w:tc>
        <w:tc>
          <w:tcPr>
            <w:tcW w:w="4628" w:type="dxa"/>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45F745B7" w14:textId="77777777" w:rsidR="00C12931" w:rsidRPr="00FF6AC4" w:rsidRDefault="00980B52">
            <w:pPr>
              <w:rPr>
                <w:rFonts w:cs="Arial"/>
              </w:rPr>
            </w:pPr>
            <w:r w:rsidRPr="00FF6AC4">
              <w:rPr>
                <w:rFonts w:cs="Arial"/>
                <w:b/>
              </w:rPr>
              <w:t>Sistema</w:t>
            </w:r>
            <w:r w:rsidRPr="00FF6AC4">
              <w:rPr>
                <w:rFonts w:cs="Arial"/>
              </w:rPr>
              <w:t>:</w:t>
            </w:r>
          </w:p>
          <w:p w14:paraId="3A3A52E6" w14:textId="77777777" w:rsidR="00C12931" w:rsidRPr="00FF6AC4" w:rsidRDefault="00980B52">
            <w:pPr>
              <w:rPr>
                <w:rFonts w:cs="Arial"/>
              </w:rPr>
            </w:pPr>
            <w:r w:rsidRPr="00FF6AC4">
              <w:rPr>
                <w:rFonts w:cs="Arial"/>
              </w:rPr>
              <w:t>1. Caso o usuário não possua telefone cadastrado o sistema deve exibir “telefone indisponível” no campo Telefone;</w:t>
            </w:r>
          </w:p>
          <w:p w14:paraId="6A8B1E17" w14:textId="77777777" w:rsidR="00C12931" w:rsidRPr="00FF6AC4" w:rsidRDefault="00980B52">
            <w:pPr>
              <w:rPr>
                <w:rFonts w:cs="Arial"/>
              </w:rPr>
            </w:pPr>
            <w:r w:rsidRPr="00FF6AC4">
              <w:rPr>
                <w:rFonts w:cs="Arial"/>
              </w:rPr>
              <w:t>2. Caso ocorra algum erro durante o envio o sistema exibe uma mensagem de erro no campo texto.</w:t>
            </w:r>
          </w:p>
        </w:tc>
      </w:tr>
    </w:tbl>
    <w:p w14:paraId="1B88843E" w14:textId="77777777" w:rsidR="00C12931" w:rsidRPr="00FF6AC4" w:rsidRDefault="00C12931">
      <w:pPr>
        <w:spacing w:before="60" w:after="60"/>
        <w:ind w:left="578"/>
        <w:jc w:val="both"/>
        <w:rPr>
          <w:rFonts w:cs="Arial"/>
          <w:szCs w:val="22"/>
        </w:rPr>
      </w:pPr>
    </w:p>
    <w:p w14:paraId="5F45F3F2" w14:textId="77777777" w:rsidR="00C12931" w:rsidRPr="00FF6AC4" w:rsidRDefault="00980B52">
      <w:pPr>
        <w:pStyle w:val="Ttulo5"/>
        <w:spacing w:after="120"/>
      </w:pPr>
      <w:bookmarkStart w:id="75" w:name="_Toc47637863"/>
      <w:r w:rsidRPr="00FF6AC4">
        <w:t>[RF043] Banir usuário/ Excluir e impedir um novo cadastro de usuário</w:t>
      </w:r>
      <w:bookmarkEnd w:id="75"/>
    </w:p>
    <w:tbl>
      <w:tblPr>
        <w:tblStyle w:val="a5"/>
        <w:tblW w:w="9075" w:type="dxa"/>
        <w:tblInd w:w="0" w:type="dxa"/>
        <w:tblLayout w:type="fixed"/>
        <w:tblLook w:val="0000" w:firstRow="0" w:lastRow="0" w:firstColumn="0" w:lastColumn="0" w:noHBand="0" w:noVBand="0"/>
      </w:tblPr>
      <w:tblGrid>
        <w:gridCol w:w="1726"/>
        <w:gridCol w:w="2721"/>
        <w:gridCol w:w="4628"/>
      </w:tblGrid>
      <w:tr w:rsidR="00C12931" w:rsidRPr="00FF6AC4" w14:paraId="235B1AE0" w14:textId="77777777">
        <w:trPr>
          <w:trHeight w:val="278"/>
        </w:trPr>
        <w:tc>
          <w:tcPr>
            <w:tcW w:w="1726" w:type="dxa"/>
            <w:tcBorders>
              <w:top w:val="single" w:sz="8" w:space="0" w:color="FFFFFF"/>
              <w:left w:val="single" w:sz="8" w:space="0" w:color="FFFFFF"/>
              <w:bottom w:val="single" w:sz="24" w:space="0" w:color="FFFFFF"/>
              <w:right w:val="single" w:sz="8" w:space="0" w:color="FFFFFF"/>
            </w:tcBorders>
            <w:shd w:val="clear" w:color="auto" w:fill="5FA534"/>
            <w:tcMar>
              <w:top w:w="72" w:type="dxa"/>
              <w:left w:w="144" w:type="dxa"/>
              <w:bottom w:w="72" w:type="dxa"/>
              <w:right w:w="144" w:type="dxa"/>
            </w:tcMar>
          </w:tcPr>
          <w:p w14:paraId="19AC7850" w14:textId="77777777" w:rsidR="00C12931" w:rsidRPr="00FF6AC4" w:rsidRDefault="00980B52">
            <w:pPr>
              <w:rPr>
                <w:rFonts w:cs="Arial"/>
                <w:color w:val="FFFFFF"/>
                <w:sz w:val="24"/>
                <w:szCs w:val="24"/>
              </w:rPr>
            </w:pPr>
            <w:r w:rsidRPr="00FF6AC4">
              <w:rPr>
                <w:rFonts w:cs="Arial"/>
                <w:b/>
                <w:color w:val="FFFFFF"/>
                <w:sz w:val="24"/>
                <w:szCs w:val="24"/>
              </w:rPr>
              <w:t>#43</w:t>
            </w:r>
          </w:p>
        </w:tc>
        <w:tc>
          <w:tcPr>
            <w:tcW w:w="7349" w:type="dxa"/>
            <w:gridSpan w:val="2"/>
            <w:tcBorders>
              <w:top w:val="single" w:sz="8" w:space="0" w:color="FFFFFF"/>
              <w:left w:val="single" w:sz="8" w:space="0" w:color="FFFFFF"/>
              <w:bottom w:val="single" w:sz="24" w:space="0" w:color="FFFFFF"/>
              <w:right w:val="single" w:sz="8" w:space="0" w:color="FFFFFF"/>
            </w:tcBorders>
            <w:shd w:val="clear" w:color="auto" w:fill="5FA534"/>
            <w:tcMar>
              <w:top w:w="72" w:type="dxa"/>
              <w:left w:w="144" w:type="dxa"/>
              <w:bottom w:w="72" w:type="dxa"/>
              <w:right w:w="144" w:type="dxa"/>
            </w:tcMar>
          </w:tcPr>
          <w:p w14:paraId="08905009" w14:textId="77777777" w:rsidR="00C12931" w:rsidRPr="00FF6AC4" w:rsidRDefault="00980B52">
            <w:pPr>
              <w:rPr>
                <w:rFonts w:cs="Arial"/>
                <w:color w:val="FFFFFF"/>
                <w:sz w:val="24"/>
                <w:szCs w:val="24"/>
              </w:rPr>
            </w:pPr>
            <w:r w:rsidRPr="00FF6AC4">
              <w:rPr>
                <w:rFonts w:cs="Arial"/>
                <w:b/>
                <w:color w:val="FFFFFF"/>
                <w:sz w:val="24"/>
                <w:szCs w:val="24"/>
              </w:rPr>
              <w:t>Banir um usuário do sistema.</w:t>
            </w:r>
          </w:p>
        </w:tc>
      </w:tr>
      <w:tr w:rsidR="00C12931" w:rsidRPr="00FF6AC4" w14:paraId="08632E44" w14:textId="77777777">
        <w:trPr>
          <w:trHeight w:val="413"/>
        </w:trPr>
        <w:tc>
          <w:tcPr>
            <w:tcW w:w="1726" w:type="dxa"/>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7922C04A" w14:textId="77777777" w:rsidR="00C12931" w:rsidRPr="00FF6AC4" w:rsidRDefault="00980B52">
            <w:pPr>
              <w:rPr>
                <w:rFonts w:cs="Arial"/>
              </w:rPr>
            </w:pPr>
            <w:r w:rsidRPr="00FF6AC4">
              <w:rPr>
                <w:rFonts w:cs="Arial"/>
                <w:b/>
              </w:rPr>
              <w:t xml:space="preserve">Prioridade: </w:t>
            </w:r>
          </w:p>
        </w:tc>
        <w:tc>
          <w:tcPr>
            <w:tcW w:w="7349" w:type="dxa"/>
            <w:gridSpan w:val="2"/>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4537CA92" w14:textId="77777777" w:rsidR="00C12931" w:rsidRPr="00FF6AC4" w:rsidRDefault="00980B52">
            <w:pPr>
              <w:rPr>
                <w:rFonts w:cs="Arial"/>
              </w:rPr>
            </w:pPr>
            <w:r w:rsidRPr="00FF6AC4">
              <w:rPr>
                <w:rFonts w:cs="Arial"/>
              </w:rPr>
              <w:t>(   )  Essencial                (   ) Importante       ( X ) Desejável</w:t>
            </w:r>
          </w:p>
        </w:tc>
      </w:tr>
      <w:tr w:rsidR="00C12931" w:rsidRPr="00FF6AC4" w14:paraId="45484309" w14:textId="77777777">
        <w:trPr>
          <w:trHeight w:val="251"/>
        </w:trPr>
        <w:tc>
          <w:tcPr>
            <w:tcW w:w="1726" w:type="dxa"/>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14:paraId="5FF29768" w14:textId="77777777" w:rsidR="00C12931" w:rsidRPr="00FF6AC4" w:rsidRDefault="00980B52">
            <w:pPr>
              <w:rPr>
                <w:rFonts w:cs="Arial"/>
              </w:rPr>
            </w:pPr>
            <w:r w:rsidRPr="00FF6AC4">
              <w:rPr>
                <w:rFonts w:cs="Arial"/>
                <w:b/>
              </w:rPr>
              <w:t>Atores:</w:t>
            </w:r>
          </w:p>
        </w:tc>
        <w:tc>
          <w:tcPr>
            <w:tcW w:w="7349" w:type="dxa"/>
            <w:gridSpan w:val="2"/>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14:paraId="78A74D2A" w14:textId="77777777" w:rsidR="00C12931" w:rsidRPr="00FF6AC4" w:rsidRDefault="00980B52">
            <w:pPr>
              <w:rPr>
                <w:rFonts w:cs="Arial"/>
              </w:rPr>
            </w:pPr>
            <w:r w:rsidRPr="00FF6AC4">
              <w:rPr>
                <w:rFonts w:cs="Arial"/>
              </w:rPr>
              <w:t>SisAdmin.</w:t>
            </w:r>
          </w:p>
        </w:tc>
      </w:tr>
      <w:tr w:rsidR="00C12931" w:rsidRPr="00FF6AC4" w14:paraId="5CAACE0D" w14:textId="77777777">
        <w:trPr>
          <w:trHeight w:val="848"/>
        </w:trPr>
        <w:tc>
          <w:tcPr>
            <w:tcW w:w="1726" w:type="dxa"/>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00409700" w14:textId="77777777" w:rsidR="00C12931" w:rsidRPr="00FF6AC4" w:rsidRDefault="00980B52">
            <w:pPr>
              <w:rPr>
                <w:rFonts w:cs="Arial"/>
              </w:rPr>
            </w:pPr>
            <w:r w:rsidRPr="00FF6AC4">
              <w:rPr>
                <w:rFonts w:cs="Arial"/>
                <w:b/>
              </w:rPr>
              <w:lastRenderedPageBreak/>
              <w:t>Resumo:</w:t>
            </w:r>
          </w:p>
        </w:tc>
        <w:tc>
          <w:tcPr>
            <w:tcW w:w="7349" w:type="dxa"/>
            <w:gridSpan w:val="2"/>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48ED8F99" w14:textId="77777777" w:rsidR="00C12931" w:rsidRPr="00FF6AC4" w:rsidRDefault="00980B52">
            <w:pPr>
              <w:rPr>
                <w:rFonts w:cs="Arial"/>
              </w:rPr>
            </w:pPr>
            <w:r w:rsidRPr="00FF6AC4">
              <w:rPr>
                <w:rFonts w:cs="Arial"/>
              </w:rPr>
              <w:t>Um SisAdmin que deseja banir um usuário deve acessar o perfil do usuário através do menu friends, e selecionar a opção “banir”.</w:t>
            </w:r>
          </w:p>
        </w:tc>
      </w:tr>
      <w:tr w:rsidR="00C12931" w:rsidRPr="00FF6AC4" w14:paraId="5314BFD7" w14:textId="77777777">
        <w:trPr>
          <w:trHeight w:val="566"/>
        </w:trPr>
        <w:tc>
          <w:tcPr>
            <w:tcW w:w="1726" w:type="dxa"/>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14:paraId="1FAFBF69" w14:textId="77777777" w:rsidR="00C12931" w:rsidRPr="00FF6AC4" w:rsidRDefault="00980B52">
            <w:pPr>
              <w:rPr>
                <w:rFonts w:cs="Arial"/>
              </w:rPr>
            </w:pPr>
            <w:r w:rsidRPr="00FF6AC4">
              <w:rPr>
                <w:rFonts w:cs="Arial"/>
                <w:b/>
              </w:rPr>
              <w:t>Pré-condição:</w:t>
            </w:r>
          </w:p>
        </w:tc>
        <w:tc>
          <w:tcPr>
            <w:tcW w:w="7349" w:type="dxa"/>
            <w:gridSpan w:val="2"/>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14:paraId="344EEE32" w14:textId="77777777" w:rsidR="00C12931" w:rsidRPr="00FF6AC4" w:rsidRDefault="00980B52">
            <w:pPr>
              <w:rPr>
                <w:rFonts w:cs="Arial"/>
              </w:rPr>
            </w:pPr>
            <w:r w:rsidRPr="00FF6AC4">
              <w:rPr>
                <w:rFonts w:cs="Arial"/>
              </w:rPr>
              <w:t>O SisAdmin precisa estar logado no sistema para executar tal ação.</w:t>
            </w:r>
          </w:p>
        </w:tc>
      </w:tr>
      <w:tr w:rsidR="00C12931" w:rsidRPr="00FF6AC4" w14:paraId="1E01D34D" w14:textId="77777777">
        <w:trPr>
          <w:trHeight w:val="566"/>
        </w:trPr>
        <w:tc>
          <w:tcPr>
            <w:tcW w:w="1726" w:type="dxa"/>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5E10867A" w14:textId="77777777" w:rsidR="00C12931" w:rsidRPr="00FF6AC4" w:rsidRDefault="00980B52">
            <w:pPr>
              <w:rPr>
                <w:rFonts w:cs="Arial"/>
              </w:rPr>
            </w:pPr>
            <w:r w:rsidRPr="00FF6AC4">
              <w:rPr>
                <w:rFonts w:cs="Arial"/>
                <w:b/>
              </w:rPr>
              <w:t>Pós-condição:</w:t>
            </w:r>
          </w:p>
        </w:tc>
        <w:tc>
          <w:tcPr>
            <w:tcW w:w="7349" w:type="dxa"/>
            <w:gridSpan w:val="2"/>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3B03DB53" w14:textId="2CE25168" w:rsidR="00C12931" w:rsidRPr="00FF6AC4" w:rsidRDefault="00980B52">
            <w:pPr>
              <w:rPr>
                <w:rFonts w:cs="Arial"/>
              </w:rPr>
            </w:pPr>
            <w:r w:rsidRPr="00FF6AC4">
              <w:rPr>
                <w:rFonts w:cs="Arial"/>
              </w:rPr>
              <w:t xml:space="preserve">O sistema deverá excluir todos os dados do usuário e adicionar à lista de </w:t>
            </w:r>
            <w:r w:rsidR="000C1CA3" w:rsidRPr="00FF6AC4">
              <w:rPr>
                <w:rFonts w:cs="Arial"/>
              </w:rPr>
              <w:t>rejeição.</w:t>
            </w:r>
          </w:p>
        </w:tc>
      </w:tr>
      <w:tr w:rsidR="00C12931" w:rsidRPr="00FF6AC4" w14:paraId="246F1927" w14:textId="77777777">
        <w:trPr>
          <w:trHeight w:val="348"/>
        </w:trPr>
        <w:tc>
          <w:tcPr>
            <w:tcW w:w="1726" w:type="dxa"/>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14:paraId="4713E3C6" w14:textId="77777777" w:rsidR="00C12931" w:rsidRPr="00FF6AC4" w:rsidRDefault="00980B52">
            <w:pPr>
              <w:rPr>
                <w:rFonts w:cs="Arial"/>
              </w:rPr>
            </w:pPr>
            <w:r w:rsidRPr="00FF6AC4">
              <w:rPr>
                <w:rFonts w:cs="Arial"/>
                <w:b/>
              </w:rPr>
              <w:t>Interfaces:</w:t>
            </w:r>
          </w:p>
        </w:tc>
        <w:tc>
          <w:tcPr>
            <w:tcW w:w="7349" w:type="dxa"/>
            <w:gridSpan w:val="2"/>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14:paraId="6116029D" w14:textId="77777777" w:rsidR="00C12931" w:rsidRPr="00FF6AC4" w:rsidRDefault="00980B52">
            <w:pPr>
              <w:rPr>
                <w:rFonts w:cs="Arial"/>
              </w:rPr>
            </w:pPr>
            <w:r w:rsidRPr="00FF6AC4">
              <w:rPr>
                <w:rFonts w:cs="Arial"/>
                <w:b/>
              </w:rPr>
              <w:t>home_autenticado, friends, doador_info.</w:t>
            </w:r>
          </w:p>
        </w:tc>
      </w:tr>
      <w:tr w:rsidR="00C12931" w:rsidRPr="00FF6AC4" w14:paraId="46660629" w14:textId="77777777">
        <w:trPr>
          <w:trHeight w:val="566"/>
        </w:trPr>
        <w:tc>
          <w:tcPr>
            <w:tcW w:w="1726" w:type="dxa"/>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5524B805" w14:textId="77777777" w:rsidR="00C12931" w:rsidRPr="00FF6AC4" w:rsidRDefault="00980B52">
            <w:pPr>
              <w:rPr>
                <w:rFonts w:cs="Arial"/>
              </w:rPr>
            </w:pPr>
            <w:r w:rsidRPr="00FF6AC4">
              <w:rPr>
                <w:rFonts w:cs="Arial"/>
                <w:b/>
              </w:rPr>
              <w:t>Restrições de campos:</w:t>
            </w:r>
          </w:p>
        </w:tc>
        <w:tc>
          <w:tcPr>
            <w:tcW w:w="7349" w:type="dxa"/>
            <w:gridSpan w:val="2"/>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7CB48343" w14:textId="77777777" w:rsidR="00C12931" w:rsidRPr="00FF6AC4" w:rsidRDefault="00980B52">
            <w:pPr>
              <w:spacing w:before="60" w:after="60"/>
              <w:jc w:val="both"/>
              <w:rPr>
                <w:rFonts w:cs="Arial"/>
                <w:szCs w:val="22"/>
              </w:rPr>
            </w:pPr>
            <w:r w:rsidRPr="00FF6AC4">
              <w:rPr>
                <w:rFonts w:cs="Arial"/>
                <w:b/>
                <w:szCs w:val="22"/>
              </w:rPr>
              <w:t>Entidade Friend:</w:t>
            </w:r>
          </w:p>
          <w:p w14:paraId="341C8D50" w14:textId="77777777" w:rsidR="00C12931" w:rsidRPr="00FF6AC4" w:rsidRDefault="00980B52">
            <w:pPr>
              <w:spacing w:before="60" w:after="60"/>
              <w:ind w:left="261"/>
              <w:jc w:val="both"/>
              <w:rPr>
                <w:rFonts w:cs="Arial"/>
              </w:rPr>
            </w:pPr>
            <w:r w:rsidRPr="00FF6AC4">
              <w:rPr>
                <w:rFonts w:cs="Arial"/>
                <w:szCs w:val="22"/>
              </w:rPr>
              <w:t>Botão Banir;</w:t>
            </w:r>
          </w:p>
        </w:tc>
      </w:tr>
      <w:tr w:rsidR="00C12931" w:rsidRPr="00FF6AC4" w14:paraId="664D8D42" w14:textId="77777777">
        <w:trPr>
          <w:trHeight w:val="2035"/>
        </w:trPr>
        <w:tc>
          <w:tcPr>
            <w:tcW w:w="1726" w:type="dxa"/>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14:paraId="53073367" w14:textId="77777777" w:rsidR="00C12931" w:rsidRPr="00FF6AC4" w:rsidRDefault="00980B52">
            <w:pPr>
              <w:rPr>
                <w:rFonts w:cs="Arial"/>
              </w:rPr>
            </w:pPr>
            <w:r w:rsidRPr="00FF6AC4">
              <w:rPr>
                <w:rFonts w:cs="Arial"/>
                <w:b/>
              </w:rPr>
              <w:t>Fluxo principal:</w:t>
            </w:r>
          </w:p>
        </w:tc>
        <w:tc>
          <w:tcPr>
            <w:tcW w:w="2721" w:type="dxa"/>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14:paraId="564BCE75" w14:textId="77777777" w:rsidR="00C12931" w:rsidRPr="00FF6AC4" w:rsidRDefault="00980B52">
            <w:pPr>
              <w:rPr>
                <w:rFonts w:cs="Arial"/>
              </w:rPr>
            </w:pPr>
            <w:r w:rsidRPr="00FF6AC4">
              <w:rPr>
                <w:rFonts w:cs="Arial"/>
                <w:b/>
              </w:rPr>
              <w:t>SisAdmin</w:t>
            </w:r>
            <w:r w:rsidRPr="00FF6AC4">
              <w:rPr>
                <w:rFonts w:cs="Arial"/>
              </w:rPr>
              <w:t>:</w:t>
            </w:r>
          </w:p>
          <w:p w14:paraId="353C48C1" w14:textId="77777777" w:rsidR="00C12931" w:rsidRPr="00FF6AC4" w:rsidRDefault="00980B52">
            <w:pPr>
              <w:rPr>
                <w:rFonts w:cs="Arial"/>
              </w:rPr>
            </w:pPr>
            <w:r w:rsidRPr="00FF6AC4">
              <w:rPr>
                <w:rFonts w:cs="Arial"/>
              </w:rPr>
              <w:t>1. Realiza o login no sistema.</w:t>
            </w:r>
          </w:p>
          <w:p w14:paraId="64BFDD51" w14:textId="77777777" w:rsidR="00C12931" w:rsidRPr="00FF6AC4" w:rsidRDefault="00C12931">
            <w:pPr>
              <w:rPr>
                <w:rFonts w:cs="Arial"/>
              </w:rPr>
            </w:pPr>
          </w:p>
          <w:p w14:paraId="2F9A5806" w14:textId="77777777" w:rsidR="00C12931" w:rsidRPr="00FF6AC4" w:rsidRDefault="00980B52">
            <w:pPr>
              <w:rPr>
                <w:rFonts w:cs="Arial"/>
              </w:rPr>
            </w:pPr>
            <w:r w:rsidRPr="00FF6AC4">
              <w:rPr>
                <w:rFonts w:cs="Arial"/>
              </w:rPr>
              <w:t>2. Seleciona o menu friends.</w:t>
            </w:r>
          </w:p>
          <w:p w14:paraId="4F2FB1B9" w14:textId="77777777" w:rsidR="00C12931" w:rsidRPr="00FF6AC4" w:rsidRDefault="00C12931">
            <w:pPr>
              <w:rPr>
                <w:rFonts w:cs="Arial"/>
              </w:rPr>
            </w:pPr>
          </w:p>
          <w:p w14:paraId="73C1F459" w14:textId="77777777" w:rsidR="00C12931" w:rsidRPr="00FF6AC4" w:rsidRDefault="00980B52">
            <w:pPr>
              <w:rPr>
                <w:rFonts w:cs="Arial"/>
              </w:rPr>
            </w:pPr>
            <w:r w:rsidRPr="00FF6AC4">
              <w:rPr>
                <w:rFonts w:cs="Arial"/>
              </w:rPr>
              <w:t>4. Seleciona o friend desejado.</w:t>
            </w:r>
          </w:p>
          <w:p w14:paraId="72C7FAFB" w14:textId="77777777" w:rsidR="00C12931" w:rsidRPr="00FF6AC4" w:rsidRDefault="00C12931">
            <w:pPr>
              <w:rPr>
                <w:rFonts w:cs="Arial"/>
              </w:rPr>
            </w:pPr>
          </w:p>
          <w:p w14:paraId="7CF46ABD" w14:textId="77777777" w:rsidR="00C12931" w:rsidRPr="00FF6AC4" w:rsidRDefault="00980B52">
            <w:pPr>
              <w:rPr>
                <w:rFonts w:cs="Arial"/>
              </w:rPr>
            </w:pPr>
            <w:r w:rsidRPr="00FF6AC4">
              <w:rPr>
                <w:rFonts w:cs="Arial"/>
              </w:rPr>
              <w:t>6. Seleciona a opção banir.</w:t>
            </w:r>
          </w:p>
        </w:tc>
        <w:tc>
          <w:tcPr>
            <w:tcW w:w="4628" w:type="dxa"/>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14:paraId="47AFC2BB" w14:textId="77777777" w:rsidR="00C12931" w:rsidRPr="00FF6AC4" w:rsidRDefault="00980B52">
            <w:pPr>
              <w:rPr>
                <w:rFonts w:cs="Arial"/>
              </w:rPr>
            </w:pPr>
            <w:r w:rsidRPr="00FF6AC4">
              <w:rPr>
                <w:rFonts w:cs="Arial"/>
                <w:b/>
              </w:rPr>
              <w:t>Sistema</w:t>
            </w:r>
            <w:r w:rsidRPr="00FF6AC4">
              <w:rPr>
                <w:rFonts w:cs="Arial"/>
              </w:rPr>
              <w:t>:</w:t>
            </w:r>
          </w:p>
          <w:p w14:paraId="3CCE5354" w14:textId="77777777" w:rsidR="00C12931" w:rsidRPr="00FF6AC4" w:rsidRDefault="00C12931">
            <w:pPr>
              <w:rPr>
                <w:rFonts w:cs="Arial"/>
              </w:rPr>
            </w:pPr>
          </w:p>
          <w:p w14:paraId="525F9DB9" w14:textId="77777777" w:rsidR="00C12931" w:rsidRPr="00FF6AC4" w:rsidRDefault="00C12931">
            <w:pPr>
              <w:rPr>
                <w:rFonts w:cs="Arial"/>
              </w:rPr>
            </w:pPr>
          </w:p>
          <w:p w14:paraId="3932A4BD" w14:textId="702296DE" w:rsidR="00C12931" w:rsidRPr="00FF6AC4" w:rsidRDefault="00980B52">
            <w:pPr>
              <w:rPr>
                <w:rFonts w:cs="Arial"/>
              </w:rPr>
            </w:pPr>
            <w:r w:rsidRPr="00FF6AC4">
              <w:rPr>
                <w:rFonts w:cs="Arial"/>
              </w:rPr>
              <w:t>3. Apresenta uma tabela com os friends cadastrados no sistema.</w:t>
            </w:r>
          </w:p>
          <w:p w14:paraId="66E6BB07" w14:textId="77777777" w:rsidR="00C12931" w:rsidRPr="00FF6AC4" w:rsidRDefault="00C12931">
            <w:pPr>
              <w:rPr>
                <w:rFonts w:cs="Arial"/>
              </w:rPr>
            </w:pPr>
          </w:p>
          <w:p w14:paraId="3CA1E99D" w14:textId="77777777" w:rsidR="00C12931" w:rsidRPr="00FF6AC4" w:rsidRDefault="00980B52">
            <w:pPr>
              <w:rPr>
                <w:rFonts w:cs="Arial"/>
              </w:rPr>
            </w:pPr>
            <w:r w:rsidRPr="00FF6AC4">
              <w:rPr>
                <w:rFonts w:cs="Arial"/>
              </w:rPr>
              <w:t>5. Apresenta o perfil do usuário escolhido.</w:t>
            </w:r>
          </w:p>
          <w:p w14:paraId="2A8BFF5B" w14:textId="77777777" w:rsidR="00C12931" w:rsidRPr="00FF6AC4" w:rsidRDefault="00C12931">
            <w:pPr>
              <w:rPr>
                <w:rFonts w:cs="Arial"/>
              </w:rPr>
            </w:pPr>
          </w:p>
          <w:p w14:paraId="57D01F4C" w14:textId="77777777" w:rsidR="00C12931" w:rsidRPr="00FF6AC4" w:rsidRDefault="00980B52">
            <w:pPr>
              <w:rPr>
                <w:rFonts w:cs="Arial"/>
              </w:rPr>
            </w:pPr>
            <w:r w:rsidRPr="00FF6AC4">
              <w:rPr>
                <w:rFonts w:cs="Arial"/>
              </w:rPr>
              <w:t>7. Confirma a alteração com uma mensagem de usuário banido.</w:t>
            </w:r>
          </w:p>
        </w:tc>
      </w:tr>
      <w:tr w:rsidR="00C12931" w:rsidRPr="00FF6AC4" w14:paraId="70E7B5B0" w14:textId="77777777">
        <w:trPr>
          <w:trHeight w:val="1385"/>
        </w:trPr>
        <w:tc>
          <w:tcPr>
            <w:tcW w:w="1726" w:type="dxa"/>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48311756" w14:textId="77777777" w:rsidR="00C12931" w:rsidRPr="00FF6AC4" w:rsidRDefault="00980B52">
            <w:pPr>
              <w:rPr>
                <w:rFonts w:cs="Arial"/>
              </w:rPr>
            </w:pPr>
            <w:r w:rsidRPr="00FF6AC4">
              <w:rPr>
                <w:rFonts w:cs="Arial"/>
                <w:b/>
              </w:rPr>
              <w:t>Fluxo alternativo:</w:t>
            </w:r>
          </w:p>
        </w:tc>
        <w:tc>
          <w:tcPr>
            <w:tcW w:w="2721" w:type="dxa"/>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1E590979" w14:textId="77777777" w:rsidR="00C12931" w:rsidRPr="00FF6AC4" w:rsidRDefault="00980B52">
            <w:pPr>
              <w:rPr>
                <w:rFonts w:cs="Arial"/>
              </w:rPr>
            </w:pPr>
            <w:r w:rsidRPr="00FF6AC4">
              <w:rPr>
                <w:rFonts w:cs="Arial"/>
                <w:b/>
              </w:rPr>
              <w:t>SisAdmin</w:t>
            </w:r>
            <w:r w:rsidRPr="00FF6AC4">
              <w:rPr>
                <w:rFonts w:cs="Arial"/>
              </w:rPr>
              <w:t>:</w:t>
            </w:r>
          </w:p>
        </w:tc>
        <w:tc>
          <w:tcPr>
            <w:tcW w:w="4628" w:type="dxa"/>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58CD2885" w14:textId="77777777" w:rsidR="00C12931" w:rsidRPr="00FF6AC4" w:rsidRDefault="00980B52">
            <w:pPr>
              <w:rPr>
                <w:rFonts w:cs="Arial"/>
              </w:rPr>
            </w:pPr>
            <w:r w:rsidRPr="00FF6AC4">
              <w:rPr>
                <w:rFonts w:cs="Arial"/>
                <w:b/>
              </w:rPr>
              <w:t>Sistema</w:t>
            </w:r>
            <w:r w:rsidRPr="00FF6AC4">
              <w:rPr>
                <w:rFonts w:cs="Arial"/>
              </w:rPr>
              <w:t>:</w:t>
            </w:r>
          </w:p>
          <w:p w14:paraId="51984DAF" w14:textId="77777777" w:rsidR="00C12931" w:rsidRPr="00FF6AC4" w:rsidRDefault="00980B52">
            <w:pPr>
              <w:rPr>
                <w:rFonts w:cs="Arial"/>
              </w:rPr>
            </w:pPr>
            <w:r w:rsidRPr="00FF6AC4">
              <w:rPr>
                <w:rFonts w:cs="Arial"/>
              </w:rPr>
              <w:t>1. Caso ocorra um erro durante o banimento, o sistema deve exibir uma mensagem de erro.</w:t>
            </w:r>
          </w:p>
          <w:p w14:paraId="5AE90478" w14:textId="77777777" w:rsidR="00C12931" w:rsidRPr="00FF6AC4" w:rsidRDefault="00980B52">
            <w:pPr>
              <w:rPr>
                <w:rFonts w:cs="Arial"/>
              </w:rPr>
            </w:pPr>
            <w:r w:rsidRPr="00FF6AC4">
              <w:rPr>
                <w:rFonts w:cs="Arial"/>
              </w:rPr>
              <w:t>2. Caso o sistema exiba uma mensagem de erro, deve exibir a opção voltar.</w:t>
            </w:r>
          </w:p>
          <w:p w14:paraId="385D5DE4" w14:textId="77777777" w:rsidR="00C12931" w:rsidRPr="00FF6AC4" w:rsidRDefault="00980B52">
            <w:pPr>
              <w:rPr>
                <w:rFonts w:cs="Arial"/>
              </w:rPr>
            </w:pPr>
            <w:r w:rsidRPr="00FF6AC4">
              <w:rPr>
                <w:rFonts w:cs="Arial"/>
              </w:rPr>
              <w:t>3. Ao selecionar a opção voltar o SisAdmin retorna ao perfil do friend.</w:t>
            </w:r>
          </w:p>
        </w:tc>
      </w:tr>
    </w:tbl>
    <w:p w14:paraId="0432142E" w14:textId="77777777" w:rsidR="00C12931" w:rsidRPr="00FF6AC4" w:rsidRDefault="00C12931">
      <w:pPr>
        <w:spacing w:before="60" w:after="60"/>
        <w:ind w:left="578"/>
        <w:jc w:val="both"/>
        <w:rPr>
          <w:rFonts w:cs="Arial"/>
          <w:szCs w:val="22"/>
        </w:rPr>
      </w:pPr>
    </w:p>
    <w:p w14:paraId="103CEA47" w14:textId="77777777" w:rsidR="00C12931" w:rsidRPr="00FF6AC4" w:rsidRDefault="00980B52">
      <w:pPr>
        <w:pStyle w:val="Ttulo5"/>
        <w:spacing w:after="120"/>
      </w:pPr>
      <w:bookmarkStart w:id="76" w:name="_Toc47637864"/>
      <w:r w:rsidRPr="00FF6AC4">
        <w:t>[RF044] Aprovar Adoção/ Aprovar um pedido de adoção de pet por um usuário Friend.</w:t>
      </w:r>
      <w:bookmarkEnd w:id="76"/>
    </w:p>
    <w:tbl>
      <w:tblPr>
        <w:tblStyle w:val="a6"/>
        <w:tblW w:w="9075" w:type="dxa"/>
        <w:tblInd w:w="0" w:type="dxa"/>
        <w:tblLayout w:type="fixed"/>
        <w:tblLook w:val="0000" w:firstRow="0" w:lastRow="0" w:firstColumn="0" w:lastColumn="0" w:noHBand="0" w:noVBand="0"/>
      </w:tblPr>
      <w:tblGrid>
        <w:gridCol w:w="1726"/>
        <w:gridCol w:w="2721"/>
        <w:gridCol w:w="4628"/>
      </w:tblGrid>
      <w:tr w:rsidR="00C12931" w:rsidRPr="00FF6AC4" w14:paraId="5AFDEEA8" w14:textId="77777777">
        <w:trPr>
          <w:trHeight w:val="278"/>
        </w:trPr>
        <w:tc>
          <w:tcPr>
            <w:tcW w:w="1726" w:type="dxa"/>
            <w:tcBorders>
              <w:top w:val="single" w:sz="8" w:space="0" w:color="FFFFFF"/>
              <w:left w:val="single" w:sz="8" w:space="0" w:color="FFFFFF"/>
              <w:bottom w:val="single" w:sz="24" w:space="0" w:color="FFFFFF"/>
              <w:right w:val="single" w:sz="8" w:space="0" w:color="FFFFFF"/>
            </w:tcBorders>
            <w:shd w:val="clear" w:color="auto" w:fill="5FA534"/>
            <w:tcMar>
              <w:top w:w="72" w:type="dxa"/>
              <w:left w:w="144" w:type="dxa"/>
              <w:bottom w:w="72" w:type="dxa"/>
              <w:right w:w="144" w:type="dxa"/>
            </w:tcMar>
          </w:tcPr>
          <w:p w14:paraId="0BF456CD" w14:textId="77777777" w:rsidR="00C12931" w:rsidRPr="00FF6AC4" w:rsidRDefault="00980B52">
            <w:pPr>
              <w:rPr>
                <w:rFonts w:cs="Arial"/>
                <w:color w:val="FFFFFF"/>
                <w:sz w:val="24"/>
                <w:szCs w:val="24"/>
              </w:rPr>
            </w:pPr>
            <w:r w:rsidRPr="00FF6AC4">
              <w:rPr>
                <w:rFonts w:cs="Arial"/>
                <w:b/>
                <w:color w:val="FFFFFF"/>
                <w:sz w:val="24"/>
                <w:szCs w:val="24"/>
              </w:rPr>
              <w:t>#44</w:t>
            </w:r>
          </w:p>
        </w:tc>
        <w:tc>
          <w:tcPr>
            <w:tcW w:w="7349" w:type="dxa"/>
            <w:gridSpan w:val="2"/>
            <w:tcBorders>
              <w:top w:val="single" w:sz="8" w:space="0" w:color="FFFFFF"/>
              <w:left w:val="single" w:sz="8" w:space="0" w:color="FFFFFF"/>
              <w:bottom w:val="single" w:sz="24" w:space="0" w:color="FFFFFF"/>
              <w:right w:val="single" w:sz="8" w:space="0" w:color="FFFFFF"/>
            </w:tcBorders>
            <w:shd w:val="clear" w:color="auto" w:fill="5FA534"/>
            <w:tcMar>
              <w:top w:w="72" w:type="dxa"/>
              <w:left w:w="144" w:type="dxa"/>
              <w:bottom w:w="72" w:type="dxa"/>
              <w:right w:w="144" w:type="dxa"/>
            </w:tcMar>
          </w:tcPr>
          <w:p w14:paraId="37B2A202" w14:textId="77777777" w:rsidR="00C12931" w:rsidRPr="00FF6AC4" w:rsidRDefault="00980B52">
            <w:pPr>
              <w:rPr>
                <w:rFonts w:cs="Arial"/>
                <w:color w:val="FFFFFF"/>
                <w:sz w:val="24"/>
                <w:szCs w:val="24"/>
              </w:rPr>
            </w:pPr>
            <w:r w:rsidRPr="00FF6AC4">
              <w:rPr>
                <w:rFonts w:cs="Arial"/>
                <w:b/>
                <w:color w:val="FFFFFF"/>
                <w:sz w:val="24"/>
                <w:szCs w:val="24"/>
              </w:rPr>
              <w:t>Permitir que um friend adote um animal.</w:t>
            </w:r>
          </w:p>
        </w:tc>
      </w:tr>
      <w:tr w:rsidR="00C12931" w:rsidRPr="00FF6AC4" w14:paraId="3CD8A5F9" w14:textId="77777777">
        <w:trPr>
          <w:trHeight w:val="413"/>
        </w:trPr>
        <w:tc>
          <w:tcPr>
            <w:tcW w:w="1726" w:type="dxa"/>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5AB98B41" w14:textId="77777777" w:rsidR="00C12931" w:rsidRPr="00FF6AC4" w:rsidRDefault="00980B52">
            <w:pPr>
              <w:rPr>
                <w:rFonts w:cs="Arial"/>
              </w:rPr>
            </w:pPr>
            <w:r w:rsidRPr="00FF6AC4">
              <w:rPr>
                <w:rFonts w:cs="Arial"/>
                <w:b/>
              </w:rPr>
              <w:t xml:space="preserve">Prioridade: </w:t>
            </w:r>
          </w:p>
        </w:tc>
        <w:tc>
          <w:tcPr>
            <w:tcW w:w="7349" w:type="dxa"/>
            <w:gridSpan w:val="2"/>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1B202FDB" w14:textId="77777777" w:rsidR="00C12931" w:rsidRPr="00FF6AC4" w:rsidRDefault="00980B52">
            <w:pPr>
              <w:rPr>
                <w:rFonts w:cs="Arial"/>
              </w:rPr>
            </w:pPr>
            <w:r w:rsidRPr="00FF6AC4">
              <w:rPr>
                <w:rFonts w:cs="Arial"/>
              </w:rPr>
              <w:t>(   )  Essencial                (  ) Importante       ( X ) Desejável</w:t>
            </w:r>
          </w:p>
        </w:tc>
      </w:tr>
      <w:tr w:rsidR="00C12931" w:rsidRPr="00FF6AC4" w14:paraId="5E0C817D" w14:textId="77777777">
        <w:trPr>
          <w:trHeight w:val="251"/>
        </w:trPr>
        <w:tc>
          <w:tcPr>
            <w:tcW w:w="1726" w:type="dxa"/>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14:paraId="5E640AE3" w14:textId="77777777" w:rsidR="00C12931" w:rsidRPr="00FF6AC4" w:rsidRDefault="00980B52">
            <w:pPr>
              <w:rPr>
                <w:rFonts w:cs="Arial"/>
              </w:rPr>
            </w:pPr>
            <w:r w:rsidRPr="00FF6AC4">
              <w:rPr>
                <w:rFonts w:cs="Arial"/>
                <w:b/>
              </w:rPr>
              <w:t>Atores:</w:t>
            </w:r>
          </w:p>
        </w:tc>
        <w:tc>
          <w:tcPr>
            <w:tcW w:w="7349" w:type="dxa"/>
            <w:gridSpan w:val="2"/>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14:paraId="3F02809B" w14:textId="77777777" w:rsidR="00C12931" w:rsidRPr="00FF6AC4" w:rsidRDefault="00980B52">
            <w:pPr>
              <w:rPr>
                <w:rFonts w:cs="Arial"/>
              </w:rPr>
            </w:pPr>
            <w:r w:rsidRPr="00FF6AC4">
              <w:rPr>
                <w:rFonts w:cs="Arial"/>
              </w:rPr>
              <w:t>SisAdmin.</w:t>
            </w:r>
          </w:p>
        </w:tc>
      </w:tr>
      <w:tr w:rsidR="00C12931" w:rsidRPr="00FF6AC4" w14:paraId="2E41CDDB" w14:textId="77777777">
        <w:trPr>
          <w:trHeight w:val="848"/>
        </w:trPr>
        <w:tc>
          <w:tcPr>
            <w:tcW w:w="1726" w:type="dxa"/>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20D087AE" w14:textId="77777777" w:rsidR="00C12931" w:rsidRPr="00FF6AC4" w:rsidRDefault="00980B52">
            <w:pPr>
              <w:rPr>
                <w:rFonts w:cs="Arial"/>
              </w:rPr>
            </w:pPr>
            <w:r w:rsidRPr="00FF6AC4">
              <w:rPr>
                <w:rFonts w:cs="Arial"/>
                <w:b/>
              </w:rPr>
              <w:t>Resumo:</w:t>
            </w:r>
          </w:p>
        </w:tc>
        <w:tc>
          <w:tcPr>
            <w:tcW w:w="7349" w:type="dxa"/>
            <w:gridSpan w:val="2"/>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7AF1EDEE" w14:textId="77777777" w:rsidR="00C12931" w:rsidRPr="00FF6AC4" w:rsidRDefault="00980B52">
            <w:pPr>
              <w:rPr>
                <w:rFonts w:cs="Arial"/>
              </w:rPr>
            </w:pPr>
            <w:r w:rsidRPr="00FF6AC4">
              <w:rPr>
                <w:rFonts w:cs="Arial"/>
              </w:rPr>
              <w:t>Um friend que deseja adotar um pet deve possuir a aprovação do SisAdmin.</w:t>
            </w:r>
          </w:p>
        </w:tc>
      </w:tr>
      <w:tr w:rsidR="00C12931" w:rsidRPr="00FF6AC4" w14:paraId="0A41E364" w14:textId="77777777">
        <w:trPr>
          <w:trHeight w:val="566"/>
        </w:trPr>
        <w:tc>
          <w:tcPr>
            <w:tcW w:w="1726" w:type="dxa"/>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14:paraId="2D8310EB" w14:textId="77777777" w:rsidR="00C12931" w:rsidRPr="00FF6AC4" w:rsidRDefault="00980B52">
            <w:pPr>
              <w:rPr>
                <w:rFonts w:cs="Arial"/>
              </w:rPr>
            </w:pPr>
            <w:r w:rsidRPr="00FF6AC4">
              <w:rPr>
                <w:rFonts w:cs="Arial"/>
                <w:b/>
              </w:rPr>
              <w:t>Pré-condição:</w:t>
            </w:r>
          </w:p>
        </w:tc>
        <w:tc>
          <w:tcPr>
            <w:tcW w:w="7349" w:type="dxa"/>
            <w:gridSpan w:val="2"/>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14:paraId="182CD05B" w14:textId="77777777" w:rsidR="00C12931" w:rsidRPr="00FF6AC4" w:rsidRDefault="00980B52">
            <w:pPr>
              <w:rPr>
                <w:rFonts w:cs="Arial"/>
              </w:rPr>
            </w:pPr>
            <w:r w:rsidRPr="00FF6AC4">
              <w:rPr>
                <w:rFonts w:cs="Arial"/>
              </w:rPr>
              <w:t>O SisAdmin precisa estar logado no sistema para executar tal ação.</w:t>
            </w:r>
          </w:p>
        </w:tc>
      </w:tr>
      <w:tr w:rsidR="00C12931" w:rsidRPr="00FF6AC4" w14:paraId="69F79BC2" w14:textId="77777777">
        <w:trPr>
          <w:trHeight w:val="566"/>
        </w:trPr>
        <w:tc>
          <w:tcPr>
            <w:tcW w:w="1726" w:type="dxa"/>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1CBD2CE0" w14:textId="77777777" w:rsidR="00C12931" w:rsidRPr="00FF6AC4" w:rsidRDefault="00980B52">
            <w:pPr>
              <w:rPr>
                <w:rFonts w:cs="Arial"/>
              </w:rPr>
            </w:pPr>
            <w:r w:rsidRPr="00FF6AC4">
              <w:rPr>
                <w:rFonts w:cs="Arial"/>
                <w:b/>
              </w:rPr>
              <w:lastRenderedPageBreak/>
              <w:t>Pós-condição:</w:t>
            </w:r>
          </w:p>
        </w:tc>
        <w:tc>
          <w:tcPr>
            <w:tcW w:w="7349" w:type="dxa"/>
            <w:gridSpan w:val="2"/>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206F5409" w14:textId="77777777" w:rsidR="00C12931" w:rsidRPr="00FF6AC4" w:rsidRDefault="00980B52">
            <w:pPr>
              <w:rPr>
                <w:rFonts w:cs="Arial"/>
              </w:rPr>
            </w:pPr>
            <w:r w:rsidRPr="00FF6AC4">
              <w:rPr>
                <w:rFonts w:cs="Arial"/>
              </w:rPr>
              <w:t>O sistema deverá alterar o status do pet de “não adotado” para “adotado”.</w:t>
            </w:r>
          </w:p>
        </w:tc>
      </w:tr>
      <w:tr w:rsidR="00C12931" w:rsidRPr="00FF6AC4" w14:paraId="77575522" w14:textId="77777777">
        <w:trPr>
          <w:trHeight w:val="348"/>
        </w:trPr>
        <w:tc>
          <w:tcPr>
            <w:tcW w:w="1726" w:type="dxa"/>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14:paraId="5B1F4E0C" w14:textId="77777777" w:rsidR="00C12931" w:rsidRPr="00FF6AC4" w:rsidRDefault="00980B52">
            <w:pPr>
              <w:rPr>
                <w:rFonts w:cs="Arial"/>
              </w:rPr>
            </w:pPr>
            <w:r w:rsidRPr="00FF6AC4">
              <w:rPr>
                <w:rFonts w:cs="Arial"/>
                <w:b/>
              </w:rPr>
              <w:t>Interfaces:</w:t>
            </w:r>
          </w:p>
        </w:tc>
        <w:tc>
          <w:tcPr>
            <w:tcW w:w="7349" w:type="dxa"/>
            <w:gridSpan w:val="2"/>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14:paraId="5B0203C4" w14:textId="77777777" w:rsidR="00C12931" w:rsidRPr="00FF6AC4" w:rsidRDefault="00980B52">
            <w:pPr>
              <w:rPr>
                <w:rFonts w:cs="Arial"/>
              </w:rPr>
            </w:pPr>
            <w:r w:rsidRPr="00FF6AC4">
              <w:rPr>
                <w:rFonts w:cs="Arial"/>
                <w:b/>
              </w:rPr>
              <w:t>home_autenticado, pets, pets_info, perfil.</w:t>
            </w:r>
          </w:p>
        </w:tc>
      </w:tr>
      <w:tr w:rsidR="00C12931" w:rsidRPr="00FF6AC4" w14:paraId="5A7BF31F" w14:textId="77777777">
        <w:trPr>
          <w:trHeight w:val="566"/>
        </w:trPr>
        <w:tc>
          <w:tcPr>
            <w:tcW w:w="1726" w:type="dxa"/>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6C69FEDF" w14:textId="77777777" w:rsidR="00C12931" w:rsidRPr="00FF6AC4" w:rsidRDefault="00980B52">
            <w:pPr>
              <w:rPr>
                <w:rFonts w:cs="Arial"/>
              </w:rPr>
            </w:pPr>
            <w:r w:rsidRPr="00FF6AC4">
              <w:rPr>
                <w:rFonts w:cs="Arial"/>
                <w:b/>
              </w:rPr>
              <w:t>Restrições de campos:</w:t>
            </w:r>
          </w:p>
        </w:tc>
        <w:tc>
          <w:tcPr>
            <w:tcW w:w="7349" w:type="dxa"/>
            <w:gridSpan w:val="2"/>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3963A53A" w14:textId="77777777" w:rsidR="00C12931" w:rsidRPr="00FF6AC4" w:rsidRDefault="00980B52">
            <w:pPr>
              <w:spacing w:before="60" w:after="60"/>
              <w:jc w:val="both"/>
              <w:rPr>
                <w:rFonts w:cs="Arial"/>
                <w:szCs w:val="22"/>
              </w:rPr>
            </w:pPr>
            <w:r w:rsidRPr="00FF6AC4">
              <w:rPr>
                <w:rFonts w:cs="Arial"/>
                <w:b/>
                <w:szCs w:val="22"/>
              </w:rPr>
              <w:t>Entidade Pet:</w:t>
            </w:r>
          </w:p>
          <w:p w14:paraId="3EC6716B" w14:textId="77777777" w:rsidR="00C12931" w:rsidRPr="00FF6AC4" w:rsidRDefault="00980B52">
            <w:pPr>
              <w:spacing w:before="60" w:after="60"/>
              <w:ind w:left="261"/>
              <w:jc w:val="both"/>
              <w:rPr>
                <w:rFonts w:cs="Arial"/>
                <w:szCs w:val="22"/>
                <w:u w:val="single"/>
              </w:rPr>
            </w:pPr>
            <w:r w:rsidRPr="00FF6AC4">
              <w:rPr>
                <w:rFonts w:cs="Arial"/>
                <w:szCs w:val="22"/>
              </w:rPr>
              <w:t>Status: Booleano “Adotado” e “Não adotado”;</w:t>
            </w:r>
          </w:p>
          <w:p w14:paraId="5DF9FD6C" w14:textId="77777777" w:rsidR="00C12931" w:rsidRPr="00FF6AC4" w:rsidRDefault="00C12931">
            <w:pPr>
              <w:rPr>
                <w:rFonts w:cs="Arial"/>
              </w:rPr>
            </w:pPr>
          </w:p>
        </w:tc>
      </w:tr>
      <w:tr w:rsidR="00C12931" w:rsidRPr="00FF6AC4" w14:paraId="62A0971B" w14:textId="77777777">
        <w:trPr>
          <w:trHeight w:val="2035"/>
        </w:trPr>
        <w:tc>
          <w:tcPr>
            <w:tcW w:w="1726" w:type="dxa"/>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14:paraId="602AD2C3" w14:textId="77777777" w:rsidR="00C12931" w:rsidRPr="00FF6AC4" w:rsidRDefault="00980B52">
            <w:pPr>
              <w:rPr>
                <w:rFonts w:cs="Arial"/>
              </w:rPr>
            </w:pPr>
            <w:r w:rsidRPr="00FF6AC4">
              <w:rPr>
                <w:rFonts w:cs="Arial"/>
                <w:b/>
              </w:rPr>
              <w:t>Fluxo principal:</w:t>
            </w:r>
          </w:p>
        </w:tc>
        <w:tc>
          <w:tcPr>
            <w:tcW w:w="2721" w:type="dxa"/>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14:paraId="65E46F42" w14:textId="77777777" w:rsidR="00C12931" w:rsidRPr="00FF6AC4" w:rsidRDefault="00980B52">
            <w:pPr>
              <w:rPr>
                <w:rFonts w:cs="Arial"/>
              </w:rPr>
            </w:pPr>
            <w:r w:rsidRPr="00FF6AC4">
              <w:rPr>
                <w:rFonts w:cs="Arial"/>
                <w:b/>
              </w:rPr>
              <w:t>SisAdmin</w:t>
            </w:r>
            <w:r w:rsidRPr="00FF6AC4">
              <w:rPr>
                <w:rFonts w:cs="Arial"/>
              </w:rPr>
              <w:t>:</w:t>
            </w:r>
          </w:p>
          <w:p w14:paraId="078D30D0" w14:textId="77777777" w:rsidR="00C12931" w:rsidRPr="00FF6AC4" w:rsidRDefault="00980B52">
            <w:pPr>
              <w:rPr>
                <w:rFonts w:cs="Arial"/>
              </w:rPr>
            </w:pPr>
            <w:r w:rsidRPr="00FF6AC4">
              <w:rPr>
                <w:rFonts w:cs="Arial"/>
              </w:rPr>
              <w:t>1. Realiza o login no sistema.</w:t>
            </w:r>
          </w:p>
          <w:p w14:paraId="4E965C60" w14:textId="77777777" w:rsidR="00C12931" w:rsidRPr="00FF6AC4" w:rsidRDefault="00C12931">
            <w:pPr>
              <w:rPr>
                <w:rFonts w:cs="Arial"/>
              </w:rPr>
            </w:pPr>
          </w:p>
          <w:p w14:paraId="7962AD48" w14:textId="77777777" w:rsidR="00C12931" w:rsidRPr="00FF6AC4" w:rsidRDefault="00980B52">
            <w:pPr>
              <w:rPr>
                <w:rFonts w:cs="Arial"/>
              </w:rPr>
            </w:pPr>
            <w:r w:rsidRPr="00FF6AC4">
              <w:rPr>
                <w:rFonts w:cs="Arial"/>
              </w:rPr>
              <w:t>2. Seleciona o menu de Pets.</w:t>
            </w:r>
          </w:p>
          <w:p w14:paraId="599E9E43" w14:textId="77777777" w:rsidR="00C12931" w:rsidRPr="00FF6AC4" w:rsidRDefault="00C12931">
            <w:pPr>
              <w:rPr>
                <w:rFonts w:cs="Arial"/>
              </w:rPr>
            </w:pPr>
          </w:p>
          <w:p w14:paraId="352A5AF7" w14:textId="77777777" w:rsidR="00C12931" w:rsidRPr="00FF6AC4" w:rsidRDefault="00980B52">
            <w:pPr>
              <w:rPr>
                <w:rFonts w:cs="Arial"/>
              </w:rPr>
            </w:pPr>
            <w:r w:rsidRPr="00FF6AC4">
              <w:rPr>
                <w:rFonts w:cs="Arial"/>
              </w:rPr>
              <w:t>4. Seleciona o pet que precisa de autorização.</w:t>
            </w:r>
          </w:p>
          <w:p w14:paraId="34F07B6A" w14:textId="77777777" w:rsidR="00C12931" w:rsidRPr="00FF6AC4" w:rsidRDefault="00C12931">
            <w:pPr>
              <w:rPr>
                <w:rFonts w:cs="Arial"/>
              </w:rPr>
            </w:pPr>
          </w:p>
          <w:p w14:paraId="08BB6881" w14:textId="6E15C114" w:rsidR="00C12931" w:rsidRPr="00FF6AC4" w:rsidRDefault="00980B52">
            <w:pPr>
              <w:rPr>
                <w:rFonts w:cs="Arial"/>
              </w:rPr>
            </w:pPr>
            <w:r w:rsidRPr="00FF6AC4">
              <w:rPr>
                <w:rFonts w:cs="Arial"/>
              </w:rPr>
              <w:t xml:space="preserve">6. Seleciona a </w:t>
            </w:r>
            <w:r w:rsidR="000C1CA3" w:rsidRPr="00FF6AC4">
              <w:rPr>
                <w:rFonts w:cs="Arial"/>
              </w:rPr>
              <w:t>opção aprovar</w:t>
            </w:r>
            <w:r w:rsidRPr="00FF6AC4">
              <w:rPr>
                <w:rFonts w:cs="Arial"/>
              </w:rPr>
              <w:t>.</w:t>
            </w:r>
          </w:p>
        </w:tc>
        <w:tc>
          <w:tcPr>
            <w:tcW w:w="4628" w:type="dxa"/>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14:paraId="18A4CBEC" w14:textId="77777777" w:rsidR="00C12931" w:rsidRPr="00FF6AC4" w:rsidRDefault="00980B52">
            <w:pPr>
              <w:rPr>
                <w:rFonts w:cs="Arial"/>
              </w:rPr>
            </w:pPr>
            <w:r w:rsidRPr="00FF6AC4">
              <w:rPr>
                <w:rFonts w:cs="Arial"/>
                <w:b/>
              </w:rPr>
              <w:t>Sistema</w:t>
            </w:r>
            <w:r w:rsidRPr="00FF6AC4">
              <w:rPr>
                <w:rFonts w:cs="Arial"/>
              </w:rPr>
              <w:t>:</w:t>
            </w:r>
          </w:p>
          <w:p w14:paraId="052FD2E9" w14:textId="77777777" w:rsidR="00C12931" w:rsidRPr="00FF6AC4" w:rsidRDefault="00C12931">
            <w:pPr>
              <w:rPr>
                <w:rFonts w:cs="Arial"/>
              </w:rPr>
            </w:pPr>
          </w:p>
          <w:p w14:paraId="16BAF4A3" w14:textId="77777777" w:rsidR="00C12931" w:rsidRPr="00FF6AC4" w:rsidRDefault="00C12931">
            <w:pPr>
              <w:rPr>
                <w:rFonts w:cs="Arial"/>
              </w:rPr>
            </w:pPr>
          </w:p>
          <w:p w14:paraId="1D47C957" w14:textId="77777777" w:rsidR="00C12931" w:rsidRPr="00FF6AC4" w:rsidRDefault="00980B52">
            <w:pPr>
              <w:rPr>
                <w:rFonts w:cs="Arial"/>
              </w:rPr>
            </w:pPr>
            <w:r w:rsidRPr="00FF6AC4">
              <w:rPr>
                <w:rFonts w:cs="Arial"/>
              </w:rPr>
              <w:t>3. Apresenta os pets cadastrados no sistema.</w:t>
            </w:r>
          </w:p>
          <w:p w14:paraId="6603C3F4" w14:textId="77777777" w:rsidR="00C12931" w:rsidRPr="00FF6AC4" w:rsidRDefault="00C12931">
            <w:pPr>
              <w:rPr>
                <w:rFonts w:cs="Arial"/>
              </w:rPr>
            </w:pPr>
          </w:p>
          <w:p w14:paraId="39814E11" w14:textId="77777777" w:rsidR="00C12931" w:rsidRPr="00FF6AC4" w:rsidRDefault="00980B52">
            <w:pPr>
              <w:rPr>
                <w:rFonts w:cs="Arial"/>
              </w:rPr>
            </w:pPr>
            <w:r w:rsidRPr="00FF6AC4">
              <w:rPr>
                <w:rFonts w:cs="Arial"/>
              </w:rPr>
              <w:t>5. Apresenta o perfil do pet.</w:t>
            </w:r>
          </w:p>
          <w:p w14:paraId="309CC7A1" w14:textId="77777777" w:rsidR="00C12931" w:rsidRPr="00FF6AC4" w:rsidRDefault="00C12931">
            <w:pPr>
              <w:rPr>
                <w:rFonts w:cs="Arial"/>
              </w:rPr>
            </w:pPr>
          </w:p>
          <w:p w14:paraId="09A34315" w14:textId="77777777" w:rsidR="00C12931" w:rsidRPr="00FF6AC4" w:rsidRDefault="00C12931">
            <w:pPr>
              <w:rPr>
                <w:rFonts w:cs="Arial"/>
              </w:rPr>
            </w:pPr>
          </w:p>
          <w:p w14:paraId="57513D11" w14:textId="77777777" w:rsidR="00C12931" w:rsidRPr="00FF6AC4" w:rsidRDefault="00980B52">
            <w:pPr>
              <w:rPr>
                <w:rFonts w:cs="Arial"/>
              </w:rPr>
            </w:pPr>
            <w:r w:rsidRPr="00FF6AC4">
              <w:rPr>
                <w:rFonts w:cs="Arial"/>
              </w:rPr>
              <w:t>7. O sistema altera o status de “Não adotado” para “Adotado”.</w:t>
            </w:r>
          </w:p>
        </w:tc>
      </w:tr>
      <w:tr w:rsidR="00C12931" w:rsidRPr="00FF6AC4" w14:paraId="0C1FE588" w14:textId="77777777">
        <w:trPr>
          <w:trHeight w:val="1385"/>
        </w:trPr>
        <w:tc>
          <w:tcPr>
            <w:tcW w:w="1726" w:type="dxa"/>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45D1D028" w14:textId="77777777" w:rsidR="00C12931" w:rsidRPr="00FF6AC4" w:rsidRDefault="00980B52">
            <w:pPr>
              <w:rPr>
                <w:rFonts w:cs="Arial"/>
              </w:rPr>
            </w:pPr>
            <w:r w:rsidRPr="00FF6AC4">
              <w:rPr>
                <w:rFonts w:cs="Arial"/>
                <w:b/>
              </w:rPr>
              <w:t>Fluxo alternativo:</w:t>
            </w:r>
          </w:p>
        </w:tc>
        <w:tc>
          <w:tcPr>
            <w:tcW w:w="2721" w:type="dxa"/>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1D2B7735" w14:textId="77777777" w:rsidR="00C12931" w:rsidRPr="00FF6AC4" w:rsidRDefault="00980B52">
            <w:pPr>
              <w:rPr>
                <w:rFonts w:cs="Arial"/>
              </w:rPr>
            </w:pPr>
            <w:r w:rsidRPr="00FF6AC4">
              <w:rPr>
                <w:rFonts w:cs="Arial"/>
                <w:b/>
              </w:rPr>
              <w:t>SisAdmin</w:t>
            </w:r>
            <w:r w:rsidRPr="00FF6AC4">
              <w:rPr>
                <w:rFonts w:cs="Arial"/>
              </w:rPr>
              <w:t>:</w:t>
            </w:r>
          </w:p>
          <w:p w14:paraId="2788FC94" w14:textId="77777777" w:rsidR="00C12931" w:rsidRPr="00FF6AC4" w:rsidRDefault="00980B52">
            <w:pPr>
              <w:rPr>
                <w:rFonts w:cs="Arial"/>
              </w:rPr>
            </w:pPr>
            <w:r w:rsidRPr="00FF6AC4">
              <w:rPr>
                <w:rFonts w:cs="Arial"/>
              </w:rPr>
              <w:t>1. Realiza o login no sistema.</w:t>
            </w:r>
          </w:p>
          <w:p w14:paraId="4D4E88D1" w14:textId="77777777" w:rsidR="00C12931" w:rsidRPr="00FF6AC4" w:rsidRDefault="00C12931">
            <w:pPr>
              <w:rPr>
                <w:rFonts w:cs="Arial"/>
              </w:rPr>
            </w:pPr>
          </w:p>
          <w:p w14:paraId="58E3859A" w14:textId="77777777" w:rsidR="00C12931" w:rsidRPr="00FF6AC4" w:rsidRDefault="00980B52">
            <w:pPr>
              <w:rPr>
                <w:rFonts w:cs="Arial"/>
              </w:rPr>
            </w:pPr>
            <w:r w:rsidRPr="00FF6AC4">
              <w:rPr>
                <w:rFonts w:cs="Arial"/>
              </w:rPr>
              <w:t>2. Seleciona o menu adoção.</w:t>
            </w:r>
          </w:p>
          <w:p w14:paraId="2B895052" w14:textId="77777777" w:rsidR="00C12931" w:rsidRPr="00FF6AC4" w:rsidRDefault="00C12931">
            <w:pPr>
              <w:rPr>
                <w:rFonts w:cs="Arial"/>
              </w:rPr>
            </w:pPr>
          </w:p>
          <w:p w14:paraId="4DDB186E" w14:textId="77777777" w:rsidR="00C12931" w:rsidRPr="00FF6AC4" w:rsidRDefault="00980B52">
            <w:pPr>
              <w:rPr>
                <w:rFonts w:cs="Arial"/>
              </w:rPr>
            </w:pPr>
            <w:r w:rsidRPr="00FF6AC4">
              <w:rPr>
                <w:rFonts w:cs="Arial"/>
              </w:rPr>
              <w:t>4. Seleciona a opção aprovar.</w:t>
            </w:r>
          </w:p>
        </w:tc>
        <w:tc>
          <w:tcPr>
            <w:tcW w:w="4628" w:type="dxa"/>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6945081A" w14:textId="77777777" w:rsidR="00C12931" w:rsidRPr="00FF6AC4" w:rsidRDefault="00980B52">
            <w:pPr>
              <w:rPr>
                <w:rFonts w:cs="Arial"/>
              </w:rPr>
            </w:pPr>
            <w:r w:rsidRPr="00FF6AC4">
              <w:rPr>
                <w:rFonts w:cs="Arial"/>
                <w:b/>
              </w:rPr>
              <w:t>Sistema</w:t>
            </w:r>
            <w:r w:rsidRPr="00FF6AC4">
              <w:rPr>
                <w:rFonts w:cs="Arial"/>
              </w:rPr>
              <w:t>:</w:t>
            </w:r>
          </w:p>
          <w:p w14:paraId="1854CCFA" w14:textId="77777777" w:rsidR="00C12931" w:rsidRPr="00FF6AC4" w:rsidRDefault="00C12931">
            <w:pPr>
              <w:rPr>
                <w:rFonts w:cs="Arial"/>
              </w:rPr>
            </w:pPr>
          </w:p>
          <w:p w14:paraId="08484C25" w14:textId="77777777" w:rsidR="00C12931" w:rsidRPr="00FF6AC4" w:rsidRDefault="00C12931">
            <w:pPr>
              <w:rPr>
                <w:rFonts w:cs="Arial"/>
              </w:rPr>
            </w:pPr>
          </w:p>
          <w:p w14:paraId="589DD931" w14:textId="77777777" w:rsidR="00C12931" w:rsidRPr="00FF6AC4" w:rsidRDefault="00980B52">
            <w:pPr>
              <w:rPr>
                <w:rFonts w:cs="Arial"/>
              </w:rPr>
            </w:pPr>
            <w:r w:rsidRPr="00FF6AC4">
              <w:rPr>
                <w:rFonts w:cs="Arial"/>
              </w:rPr>
              <w:t>3. Apresenta as solicitações pendentes.</w:t>
            </w:r>
          </w:p>
          <w:p w14:paraId="3AA21E05" w14:textId="77777777" w:rsidR="00C12931" w:rsidRPr="00FF6AC4" w:rsidRDefault="00C12931">
            <w:pPr>
              <w:rPr>
                <w:rFonts w:cs="Arial"/>
              </w:rPr>
            </w:pPr>
          </w:p>
          <w:p w14:paraId="78666AE6" w14:textId="77777777" w:rsidR="00C12931" w:rsidRPr="00FF6AC4" w:rsidRDefault="00980B52">
            <w:pPr>
              <w:rPr>
                <w:rFonts w:cs="Arial"/>
              </w:rPr>
            </w:pPr>
            <w:r w:rsidRPr="00FF6AC4">
              <w:rPr>
                <w:rFonts w:cs="Arial"/>
              </w:rPr>
              <w:t>5. Altera o status do pet para “Adotado”.</w:t>
            </w:r>
          </w:p>
        </w:tc>
      </w:tr>
    </w:tbl>
    <w:p w14:paraId="3EB53C24" w14:textId="77777777" w:rsidR="00C12931" w:rsidRPr="00FF6AC4" w:rsidRDefault="00C12931">
      <w:pPr>
        <w:spacing w:before="60" w:after="60"/>
        <w:ind w:left="578"/>
        <w:jc w:val="both"/>
        <w:rPr>
          <w:rFonts w:cs="Arial"/>
          <w:szCs w:val="22"/>
        </w:rPr>
      </w:pPr>
    </w:p>
    <w:p w14:paraId="49D11196" w14:textId="77777777" w:rsidR="00C12931" w:rsidRPr="00FF6AC4" w:rsidRDefault="00980B52">
      <w:pPr>
        <w:pStyle w:val="Ttulo3"/>
        <w:numPr>
          <w:ilvl w:val="1"/>
          <w:numId w:val="3"/>
        </w:numPr>
        <w:rPr>
          <w:rFonts w:ascii="Arial" w:hAnsi="Arial"/>
        </w:rPr>
      </w:pPr>
      <w:bookmarkStart w:id="77" w:name="_Toc47637865"/>
      <w:r w:rsidRPr="00FF6AC4">
        <w:rPr>
          <w:rFonts w:ascii="Arial" w:hAnsi="Arial"/>
        </w:rPr>
        <w:t>Requisitos da adoção</w:t>
      </w:r>
      <w:bookmarkEnd w:id="77"/>
      <w:r w:rsidRPr="00FF6AC4">
        <w:rPr>
          <w:rFonts w:ascii="Arial" w:hAnsi="Arial"/>
        </w:rPr>
        <w:t xml:space="preserve"> </w:t>
      </w:r>
    </w:p>
    <w:p w14:paraId="749C7F88" w14:textId="77777777" w:rsidR="00C12931" w:rsidRPr="00FF6AC4" w:rsidRDefault="00C12931">
      <w:pPr>
        <w:pStyle w:val="Ttulo5"/>
        <w:spacing w:after="120"/>
      </w:pPr>
      <w:bookmarkStart w:id="78" w:name="_1jlao46" w:colFirst="0" w:colLast="0"/>
      <w:bookmarkEnd w:id="78"/>
    </w:p>
    <w:p w14:paraId="32D56EA8" w14:textId="77777777" w:rsidR="00C12931" w:rsidRPr="00FF6AC4" w:rsidRDefault="00980B52">
      <w:pPr>
        <w:pStyle w:val="Ttulo5"/>
        <w:spacing w:after="120"/>
      </w:pPr>
      <w:bookmarkStart w:id="79" w:name="_Toc47637866"/>
      <w:r w:rsidRPr="00FF6AC4">
        <w:t>[RF045] Adotar um Pet/ Solicitar adoção de um pet</w:t>
      </w:r>
      <w:bookmarkEnd w:id="79"/>
    </w:p>
    <w:tbl>
      <w:tblPr>
        <w:tblStyle w:val="a7"/>
        <w:tblW w:w="9075" w:type="dxa"/>
        <w:tblInd w:w="0" w:type="dxa"/>
        <w:tblLayout w:type="fixed"/>
        <w:tblLook w:val="0000" w:firstRow="0" w:lastRow="0" w:firstColumn="0" w:lastColumn="0" w:noHBand="0" w:noVBand="0"/>
      </w:tblPr>
      <w:tblGrid>
        <w:gridCol w:w="1726"/>
        <w:gridCol w:w="2721"/>
        <w:gridCol w:w="4628"/>
      </w:tblGrid>
      <w:tr w:rsidR="00C12931" w:rsidRPr="00FF6AC4" w14:paraId="56BBBB04" w14:textId="77777777">
        <w:trPr>
          <w:trHeight w:val="278"/>
        </w:trPr>
        <w:tc>
          <w:tcPr>
            <w:tcW w:w="1726" w:type="dxa"/>
            <w:tcBorders>
              <w:top w:val="single" w:sz="8" w:space="0" w:color="FFFFFF"/>
              <w:left w:val="single" w:sz="8" w:space="0" w:color="FFFFFF"/>
              <w:bottom w:val="single" w:sz="24" w:space="0" w:color="FFFFFF"/>
              <w:right w:val="single" w:sz="8" w:space="0" w:color="FFFFFF"/>
            </w:tcBorders>
            <w:shd w:val="clear" w:color="auto" w:fill="5FA534"/>
            <w:tcMar>
              <w:top w:w="72" w:type="dxa"/>
              <w:left w:w="144" w:type="dxa"/>
              <w:bottom w:w="72" w:type="dxa"/>
              <w:right w:w="144" w:type="dxa"/>
            </w:tcMar>
          </w:tcPr>
          <w:p w14:paraId="4102EC63" w14:textId="77777777" w:rsidR="00C12931" w:rsidRPr="00FF6AC4" w:rsidRDefault="00980B52">
            <w:pPr>
              <w:rPr>
                <w:rFonts w:cs="Arial"/>
                <w:color w:val="FFFFFF"/>
                <w:sz w:val="24"/>
                <w:szCs w:val="24"/>
              </w:rPr>
            </w:pPr>
            <w:r w:rsidRPr="00FF6AC4">
              <w:rPr>
                <w:rFonts w:cs="Arial"/>
                <w:b/>
                <w:color w:val="FFFFFF"/>
                <w:sz w:val="24"/>
                <w:szCs w:val="24"/>
              </w:rPr>
              <w:t>#45</w:t>
            </w:r>
          </w:p>
        </w:tc>
        <w:tc>
          <w:tcPr>
            <w:tcW w:w="7349" w:type="dxa"/>
            <w:gridSpan w:val="2"/>
            <w:tcBorders>
              <w:top w:val="single" w:sz="8" w:space="0" w:color="FFFFFF"/>
              <w:left w:val="single" w:sz="8" w:space="0" w:color="FFFFFF"/>
              <w:bottom w:val="single" w:sz="24" w:space="0" w:color="FFFFFF"/>
              <w:right w:val="single" w:sz="8" w:space="0" w:color="FFFFFF"/>
            </w:tcBorders>
            <w:shd w:val="clear" w:color="auto" w:fill="5FA534"/>
            <w:tcMar>
              <w:top w:w="72" w:type="dxa"/>
              <w:left w:w="144" w:type="dxa"/>
              <w:bottom w:w="72" w:type="dxa"/>
              <w:right w:w="144" w:type="dxa"/>
            </w:tcMar>
          </w:tcPr>
          <w:p w14:paraId="28336523" w14:textId="77777777" w:rsidR="00C12931" w:rsidRPr="00FF6AC4" w:rsidRDefault="00980B52">
            <w:pPr>
              <w:rPr>
                <w:rFonts w:cs="Arial"/>
                <w:color w:val="FFFFFF"/>
                <w:sz w:val="24"/>
                <w:szCs w:val="24"/>
              </w:rPr>
            </w:pPr>
            <w:r w:rsidRPr="00FF6AC4">
              <w:rPr>
                <w:rFonts w:cs="Arial"/>
                <w:b/>
                <w:color w:val="FFFFFF"/>
                <w:sz w:val="24"/>
                <w:szCs w:val="24"/>
              </w:rPr>
              <w:t>Adotar um pet disponível.</w:t>
            </w:r>
          </w:p>
        </w:tc>
      </w:tr>
      <w:tr w:rsidR="00C12931" w:rsidRPr="00FF6AC4" w14:paraId="0584541E" w14:textId="77777777">
        <w:trPr>
          <w:trHeight w:val="413"/>
        </w:trPr>
        <w:tc>
          <w:tcPr>
            <w:tcW w:w="1726" w:type="dxa"/>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7B027758" w14:textId="77777777" w:rsidR="00C12931" w:rsidRPr="00FF6AC4" w:rsidRDefault="00980B52">
            <w:pPr>
              <w:rPr>
                <w:rFonts w:cs="Arial"/>
              </w:rPr>
            </w:pPr>
            <w:r w:rsidRPr="00FF6AC4">
              <w:rPr>
                <w:rFonts w:cs="Arial"/>
                <w:b/>
              </w:rPr>
              <w:t xml:space="preserve">Prioridade: </w:t>
            </w:r>
          </w:p>
        </w:tc>
        <w:tc>
          <w:tcPr>
            <w:tcW w:w="7349" w:type="dxa"/>
            <w:gridSpan w:val="2"/>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28A96494" w14:textId="77777777" w:rsidR="00C12931" w:rsidRPr="00FF6AC4" w:rsidRDefault="00980B52">
            <w:pPr>
              <w:rPr>
                <w:rFonts w:cs="Arial"/>
              </w:rPr>
            </w:pPr>
            <w:r w:rsidRPr="00FF6AC4">
              <w:rPr>
                <w:rFonts w:cs="Arial"/>
              </w:rPr>
              <w:t>( X )  Essencial                (   ) Importante       (   ) Desejável</w:t>
            </w:r>
          </w:p>
        </w:tc>
      </w:tr>
      <w:tr w:rsidR="00C12931" w:rsidRPr="00FF6AC4" w14:paraId="5445C95A" w14:textId="77777777">
        <w:trPr>
          <w:trHeight w:val="251"/>
        </w:trPr>
        <w:tc>
          <w:tcPr>
            <w:tcW w:w="1726" w:type="dxa"/>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14:paraId="409BA7EA" w14:textId="77777777" w:rsidR="00C12931" w:rsidRPr="00FF6AC4" w:rsidRDefault="00980B52">
            <w:pPr>
              <w:rPr>
                <w:rFonts w:cs="Arial"/>
              </w:rPr>
            </w:pPr>
            <w:r w:rsidRPr="00FF6AC4">
              <w:rPr>
                <w:rFonts w:cs="Arial"/>
                <w:b/>
              </w:rPr>
              <w:t>Atores:</w:t>
            </w:r>
          </w:p>
        </w:tc>
        <w:tc>
          <w:tcPr>
            <w:tcW w:w="7349" w:type="dxa"/>
            <w:gridSpan w:val="2"/>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14:paraId="2E858B82" w14:textId="77777777" w:rsidR="00C12931" w:rsidRPr="00FF6AC4" w:rsidRDefault="00980B52">
            <w:pPr>
              <w:rPr>
                <w:rFonts w:cs="Arial"/>
              </w:rPr>
            </w:pPr>
            <w:r w:rsidRPr="00FF6AC4">
              <w:rPr>
                <w:rFonts w:cs="Arial"/>
              </w:rPr>
              <w:t>Friend, Pet.</w:t>
            </w:r>
          </w:p>
        </w:tc>
      </w:tr>
      <w:tr w:rsidR="00C12931" w:rsidRPr="00FF6AC4" w14:paraId="4799DAF0" w14:textId="77777777">
        <w:trPr>
          <w:trHeight w:val="848"/>
        </w:trPr>
        <w:tc>
          <w:tcPr>
            <w:tcW w:w="1726" w:type="dxa"/>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144A5458" w14:textId="77777777" w:rsidR="00C12931" w:rsidRPr="00FF6AC4" w:rsidRDefault="00980B52">
            <w:pPr>
              <w:rPr>
                <w:rFonts w:cs="Arial"/>
              </w:rPr>
            </w:pPr>
            <w:r w:rsidRPr="00FF6AC4">
              <w:rPr>
                <w:rFonts w:cs="Arial"/>
                <w:b/>
              </w:rPr>
              <w:t>Resumo:</w:t>
            </w:r>
          </w:p>
        </w:tc>
        <w:tc>
          <w:tcPr>
            <w:tcW w:w="7349" w:type="dxa"/>
            <w:gridSpan w:val="2"/>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029274DC" w14:textId="77777777" w:rsidR="00C12931" w:rsidRPr="00FF6AC4" w:rsidRDefault="00980B52">
            <w:pPr>
              <w:rPr>
                <w:rFonts w:cs="Arial"/>
              </w:rPr>
            </w:pPr>
            <w:r w:rsidRPr="00FF6AC4">
              <w:rPr>
                <w:rFonts w:cs="Arial"/>
              </w:rPr>
              <w:t>Um friend que deseja adotar um pet, deve acessar o menu pets, escolher o pet e confirmar o interesse clicando em “quero adotar”.</w:t>
            </w:r>
          </w:p>
        </w:tc>
      </w:tr>
      <w:tr w:rsidR="00C12931" w:rsidRPr="00FF6AC4" w14:paraId="1EA2B044" w14:textId="77777777">
        <w:trPr>
          <w:trHeight w:val="566"/>
        </w:trPr>
        <w:tc>
          <w:tcPr>
            <w:tcW w:w="1726" w:type="dxa"/>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14:paraId="7470F9CF" w14:textId="77777777" w:rsidR="00C12931" w:rsidRPr="00FF6AC4" w:rsidRDefault="00980B52">
            <w:pPr>
              <w:rPr>
                <w:rFonts w:cs="Arial"/>
              </w:rPr>
            </w:pPr>
            <w:r w:rsidRPr="00FF6AC4">
              <w:rPr>
                <w:rFonts w:cs="Arial"/>
                <w:b/>
              </w:rPr>
              <w:t>Pré-condição:</w:t>
            </w:r>
          </w:p>
        </w:tc>
        <w:tc>
          <w:tcPr>
            <w:tcW w:w="7349" w:type="dxa"/>
            <w:gridSpan w:val="2"/>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14:paraId="2D2C7C20" w14:textId="77777777" w:rsidR="00C12931" w:rsidRPr="00FF6AC4" w:rsidRDefault="00980B52">
            <w:pPr>
              <w:rPr>
                <w:rFonts w:cs="Arial"/>
              </w:rPr>
            </w:pPr>
            <w:r w:rsidRPr="00FF6AC4">
              <w:rPr>
                <w:rFonts w:cs="Arial"/>
              </w:rPr>
              <w:t>O pet precisa ter o status “não adotado”.</w:t>
            </w:r>
          </w:p>
        </w:tc>
      </w:tr>
      <w:tr w:rsidR="00C12931" w:rsidRPr="00FF6AC4" w14:paraId="2E4FA7AE" w14:textId="77777777">
        <w:trPr>
          <w:trHeight w:val="566"/>
        </w:trPr>
        <w:tc>
          <w:tcPr>
            <w:tcW w:w="1726" w:type="dxa"/>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6250F5F8" w14:textId="77777777" w:rsidR="00C12931" w:rsidRPr="00FF6AC4" w:rsidRDefault="00980B52">
            <w:pPr>
              <w:rPr>
                <w:rFonts w:cs="Arial"/>
              </w:rPr>
            </w:pPr>
            <w:r w:rsidRPr="00FF6AC4">
              <w:rPr>
                <w:rFonts w:cs="Arial"/>
                <w:b/>
              </w:rPr>
              <w:lastRenderedPageBreak/>
              <w:t>Pós-condição:</w:t>
            </w:r>
          </w:p>
        </w:tc>
        <w:tc>
          <w:tcPr>
            <w:tcW w:w="7349" w:type="dxa"/>
            <w:gridSpan w:val="2"/>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56F9200E" w14:textId="77777777" w:rsidR="00C12931" w:rsidRPr="00FF6AC4" w:rsidRDefault="00980B52">
            <w:pPr>
              <w:rPr>
                <w:rFonts w:cs="Arial"/>
              </w:rPr>
            </w:pPr>
            <w:r w:rsidRPr="00FF6AC4">
              <w:rPr>
                <w:rFonts w:cs="Arial"/>
              </w:rPr>
              <w:t>O sistema deverá exibir uma tela com as informações sobre a adoção.</w:t>
            </w:r>
          </w:p>
        </w:tc>
      </w:tr>
      <w:tr w:rsidR="00C12931" w:rsidRPr="00FF6AC4" w14:paraId="2F6E0A66" w14:textId="77777777">
        <w:trPr>
          <w:trHeight w:val="348"/>
        </w:trPr>
        <w:tc>
          <w:tcPr>
            <w:tcW w:w="1726" w:type="dxa"/>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14:paraId="40E09BF2" w14:textId="77777777" w:rsidR="00C12931" w:rsidRPr="00FF6AC4" w:rsidRDefault="00980B52">
            <w:pPr>
              <w:rPr>
                <w:rFonts w:cs="Arial"/>
              </w:rPr>
            </w:pPr>
            <w:r w:rsidRPr="00FF6AC4">
              <w:rPr>
                <w:rFonts w:cs="Arial"/>
                <w:b/>
              </w:rPr>
              <w:t>Interfaces:</w:t>
            </w:r>
          </w:p>
        </w:tc>
        <w:tc>
          <w:tcPr>
            <w:tcW w:w="7349" w:type="dxa"/>
            <w:gridSpan w:val="2"/>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14:paraId="03CB75AC" w14:textId="77777777" w:rsidR="00C12931" w:rsidRPr="00FF6AC4" w:rsidRDefault="00980B52">
            <w:pPr>
              <w:rPr>
                <w:rFonts w:cs="Arial"/>
              </w:rPr>
            </w:pPr>
            <w:r w:rsidRPr="00FF6AC4">
              <w:rPr>
                <w:rFonts w:cs="Arial"/>
                <w:b/>
              </w:rPr>
              <w:t>home_autenticado, pets, visualizar_pet_id, adotar, confirmar_interesse.</w:t>
            </w:r>
          </w:p>
        </w:tc>
      </w:tr>
      <w:tr w:rsidR="00C12931" w:rsidRPr="00FF6AC4" w14:paraId="55F7C979" w14:textId="77777777">
        <w:trPr>
          <w:trHeight w:val="566"/>
        </w:trPr>
        <w:tc>
          <w:tcPr>
            <w:tcW w:w="1726" w:type="dxa"/>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2B91A666" w14:textId="77777777" w:rsidR="00C12931" w:rsidRPr="00FF6AC4" w:rsidRDefault="00980B52">
            <w:pPr>
              <w:rPr>
                <w:rFonts w:cs="Arial"/>
              </w:rPr>
            </w:pPr>
            <w:r w:rsidRPr="00FF6AC4">
              <w:rPr>
                <w:rFonts w:cs="Arial"/>
                <w:b/>
              </w:rPr>
              <w:t>Restrições de campos:</w:t>
            </w:r>
          </w:p>
        </w:tc>
        <w:tc>
          <w:tcPr>
            <w:tcW w:w="7349" w:type="dxa"/>
            <w:gridSpan w:val="2"/>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0DA96B81" w14:textId="77777777" w:rsidR="00C12931" w:rsidRPr="00FF6AC4" w:rsidRDefault="00980B52">
            <w:pPr>
              <w:spacing w:before="60" w:after="60"/>
              <w:jc w:val="both"/>
              <w:rPr>
                <w:rFonts w:cs="Arial"/>
                <w:szCs w:val="22"/>
              </w:rPr>
            </w:pPr>
            <w:r w:rsidRPr="00FF6AC4">
              <w:rPr>
                <w:rFonts w:cs="Arial"/>
                <w:b/>
                <w:szCs w:val="22"/>
              </w:rPr>
              <w:t>Entidade Pet:</w:t>
            </w:r>
          </w:p>
          <w:p w14:paraId="378DDC2D" w14:textId="77777777" w:rsidR="00C12931" w:rsidRPr="00FF6AC4" w:rsidRDefault="00980B52">
            <w:pPr>
              <w:rPr>
                <w:rFonts w:cs="Arial"/>
              </w:rPr>
            </w:pPr>
            <w:r w:rsidRPr="00FF6AC4">
              <w:rPr>
                <w:rFonts w:cs="Arial"/>
              </w:rPr>
              <w:t xml:space="preserve">    Nome;</w:t>
            </w:r>
          </w:p>
          <w:p w14:paraId="5844798C" w14:textId="77777777" w:rsidR="00C12931" w:rsidRPr="00FF6AC4" w:rsidRDefault="00980B52">
            <w:pPr>
              <w:rPr>
                <w:rFonts w:cs="Arial"/>
              </w:rPr>
            </w:pPr>
            <w:r w:rsidRPr="00FF6AC4">
              <w:rPr>
                <w:rFonts w:cs="Arial"/>
              </w:rPr>
              <w:t xml:space="preserve">    Status;</w:t>
            </w:r>
          </w:p>
        </w:tc>
      </w:tr>
      <w:tr w:rsidR="00C12931" w:rsidRPr="00FF6AC4" w14:paraId="3CF6717D" w14:textId="77777777">
        <w:trPr>
          <w:trHeight w:val="2035"/>
        </w:trPr>
        <w:tc>
          <w:tcPr>
            <w:tcW w:w="1726" w:type="dxa"/>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14:paraId="1DF90A17" w14:textId="77777777" w:rsidR="00C12931" w:rsidRPr="00FF6AC4" w:rsidRDefault="00980B52">
            <w:pPr>
              <w:rPr>
                <w:rFonts w:cs="Arial"/>
              </w:rPr>
            </w:pPr>
            <w:r w:rsidRPr="00FF6AC4">
              <w:rPr>
                <w:rFonts w:cs="Arial"/>
                <w:b/>
              </w:rPr>
              <w:t>Fluxo principal:</w:t>
            </w:r>
          </w:p>
        </w:tc>
        <w:tc>
          <w:tcPr>
            <w:tcW w:w="2721" w:type="dxa"/>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14:paraId="7604D3BE" w14:textId="77777777" w:rsidR="00C12931" w:rsidRPr="00FF6AC4" w:rsidRDefault="00980B52">
            <w:pPr>
              <w:rPr>
                <w:rFonts w:cs="Arial"/>
              </w:rPr>
            </w:pPr>
            <w:r w:rsidRPr="00FF6AC4">
              <w:rPr>
                <w:rFonts w:cs="Arial"/>
                <w:b/>
              </w:rPr>
              <w:t>Friend</w:t>
            </w:r>
            <w:r w:rsidRPr="00FF6AC4">
              <w:rPr>
                <w:rFonts w:cs="Arial"/>
              </w:rPr>
              <w:t>:</w:t>
            </w:r>
          </w:p>
          <w:p w14:paraId="323C137D" w14:textId="77777777" w:rsidR="00C12931" w:rsidRPr="00FF6AC4" w:rsidRDefault="00980B52">
            <w:pPr>
              <w:rPr>
                <w:rFonts w:cs="Arial"/>
              </w:rPr>
            </w:pPr>
            <w:r w:rsidRPr="00FF6AC4">
              <w:rPr>
                <w:rFonts w:cs="Arial"/>
              </w:rPr>
              <w:t>1. Realiza o login no sistema.</w:t>
            </w:r>
          </w:p>
          <w:p w14:paraId="45C478CD" w14:textId="77777777" w:rsidR="00C12931" w:rsidRPr="00FF6AC4" w:rsidRDefault="00C12931">
            <w:pPr>
              <w:rPr>
                <w:rFonts w:cs="Arial"/>
              </w:rPr>
            </w:pPr>
          </w:p>
          <w:p w14:paraId="1D5B3AE0" w14:textId="77777777" w:rsidR="00C12931" w:rsidRPr="00FF6AC4" w:rsidRDefault="00980B52">
            <w:pPr>
              <w:rPr>
                <w:rFonts w:cs="Arial"/>
              </w:rPr>
            </w:pPr>
            <w:r w:rsidRPr="00FF6AC4">
              <w:rPr>
                <w:rFonts w:cs="Arial"/>
              </w:rPr>
              <w:t>2. Seleciona o menu pets.</w:t>
            </w:r>
          </w:p>
          <w:p w14:paraId="4FEE5427" w14:textId="77777777" w:rsidR="00C12931" w:rsidRPr="00FF6AC4" w:rsidRDefault="00C12931">
            <w:pPr>
              <w:rPr>
                <w:rFonts w:cs="Arial"/>
              </w:rPr>
            </w:pPr>
          </w:p>
          <w:p w14:paraId="051F3F87" w14:textId="77777777" w:rsidR="00C12931" w:rsidRPr="00FF6AC4" w:rsidRDefault="00980B52">
            <w:pPr>
              <w:rPr>
                <w:rFonts w:cs="Arial"/>
              </w:rPr>
            </w:pPr>
            <w:r w:rsidRPr="00FF6AC4">
              <w:rPr>
                <w:rFonts w:cs="Arial"/>
              </w:rPr>
              <w:t>4. Seleciona o pet desejado.</w:t>
            </w:r>
          </w:p>
          <w:p w14:paraId="1AD4CBFA" w14:textId="77777777" w:rsidR="00C12931" w:rsidRPr="00FF6AC4" w:rsidRDefault="00C12931">
            <w:pPr>
              <w:rPr>
                <w:rFonts w:cs="Arial"/>
              </w:rPr>
            </w:pPr>
          </w:p>
          <w:p w14:paraId="70A1F68E" w14:textId="77777777" w:rsidR="00C12931" w:rsidRPr="00FF6AC4" w:rsidRDefault="00980B52">
            <w:pPr>
              <w:rPr>
                <w:rFonts w:cs="Arial"/>
              </w:rPr>
            </w:pPr>
            <w:r w:rsidRPr="00FF6AC4">
              <w:rPr>
                <w:rFonts w:cs="Arial"/>
              </w:rPr>
              <w:t>6. Seleciona a opção “quero adotar”.</w:t>
            </w:r>
          </w:p>
          <w:p w14:paraId="107CA365" w14:textId="77777777" w:rsidR="00C12931" w:rsidRPr="00FF6AC4" w:rsidRDefault="00C12931">
            <w:pPr>
              <w:rPr>
                <w:rFonts w:cs="Arial"/>
              </w:rPr>
            </w:pPr>
          </w:p>
          <w:p w14:paraId="18950C45" w14:textId="77777777" w:rsidR="00C12931" w:rsidRPr="00FF6AC4" w:rsidRDefault="00980B52">
            <w:pPr>
              <w:rPr>
                <w:rFonts w:cs="Arial"/>
              </w:rPr>
            </w:pPr>
            <w:r w:rsidRPr="00FF6AC4">
              <w:rPr>
                <w:rFonts w:cs="Arial"/>
              </w:rPr>
              <w:t>8. Seleciona a opção “confirmar interesse”</w:t>
            </w:r>
          </w:p>
          <w:p w14:paraId="29047DD9" w14:textId="77777777" w:rsidR="00C12931" w:rsidRPr="00FF6AC4" w:rsidRDefault="00C12931">
            <w:pPr>
              <w:rPr>
                <w:rFonts w:cs="Arial"/>
              </w:rPr>
            </w:pPr>
          </w:p>
        </w:tc>
        <w:tc>
          <w:tcPr>
            <w:tcW w:w="4628" w:type="dxa"/>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14:paraId="2C5CABF3" w14:textId="77777777" w:rsidR="00C12931" w:rsidRPr="00FF6AC4" w:rsidRDefault="00980B52">
            <w:pPr>
              <w:rPr>
                <w:rFonts w:cs="Arial"/>
              </w:rPr>
            </w:pPr>
            <w:r w:rsidRPr="00FF6AC4">
              <w:rPr>
                <w:rFonts w:cs="Arial"/>
                <w:b/>
              </w:rPr>
              <w:t>Sistema</w:t>
            </w:r>
            <w:r w:rsidRPr="00FF6AC4">
              <w:rPr>
                <w:rFonts w:cs="Arial"/>
              </w:rPr>
              <w:t>:</w:t>
            </w:r>
          </w:p>
          <w:p w14:paraId="7A3D5301" w14:textId="77777777" w:rsidR="00C12931" w:rsidRPr="00FF6AC4" w:rsidRDefault="00C12931">
            <w:pPr>
              <w:rPr>
                <w:rFonts w:cs="Arial"/>
              </w:rPr>
            </w:pPr>
          </w:p>
          <w:p w14:paraId="1DA64361" w14:textId="77777777" w:rsidR="00C12931" w:rsidRPr="00FF6AC4" w:rsidRDefault="00C12931">
            <w:pPr>
              <w:rPr>
                <w:rFonts w:cs="Arial"/>
              </w:rPr>
            </w:pPr>
          </w:p>
          <w:p w14:paraId="0E739704" w14:textId="77777777" w:rsidR="00C12931" w:rsidRPr="00FF6AC4" w:rsidRDefault="00980B52">
            <w:pPr>
              <w:rPr>
                <w:rFonts w:cs="Arial"/>
              </w:rPr>
            </w:pPr>
            <w:r w:rsidRPr="00FF6AC4">
              <w:rPr>
                <w:rFonts w:cs="Arial"/>
              </w:rPr>
              <w:t>3. Apresenta os pets cadastrados no sistema.</w:t>
            </w:r>
          </w:p>
          <w:p w14:paraId="03751F77" w14:textId="77777777" w:rsidR="00C12931" w:rsidRPr="00FF6AC4" w:rsidRDefault="00C12931">
            <w:pPr>
              <w:rPr>
                <w:rFonts w:cs="Arial"/>
              </w:rPr>
            </w:pPr>
          </w:p>
          <w:p w14:paraId="3F44D5BF" w14:textId="77777777" w:rsidR="00C12931" w:rsidRPr="00FF6AC4" w:rsidRDefault="00980B52">
            <w:pPr>
              <w:rPr>
                <w:rFonts w:cs="Arial"/>
              </w:rPr>
            </w:pPr>
            <w:r w:rsidRPr="00FF6AC4">
              <w:rPr>
                <w:rFonts w:cs="Arial"/>
              </w:rPr>
              <w:t>5. Apresenta o perfil do pet.</w:t>
            </w:r>
          </w:p>
          <w:p w14:paraId="4EC8DF18" w14:textId="77777777" w:rsidR="00C12931" w:rsidRPr="00FF6AC4" w:rsidRDefault="00C12931">
            <w:pPr>
              <w:rPr>
                <w:rFonts w:cs="Arial"/>
              </w:rPr>
            </w:pPr>
          </w:p>
          <w:p w14:paraId="0B238C57" w14:textId="77777777" w:rsidR="00C12931" w:rsidRPr="00FF6AC4" w:rsidRDefault="00980B52">
            <w:pPr>
              <w:rPr>
                <w:rFonts w:cs="Arial"/>
              </w:rPr>
            </w:pPr>
            <w:r w:rsidRPr="00FF6AC4">
              <w:rPr>
                <w:rFonts w:cs="Arial"/>
              </w:rPr>
              <w:t>7. Apresenta as informações sobre a adoção</w:t>
            </w:r>
          </w:p>
          <w:p w14:paraId="6DCB994E" w14:textId="77777777" w:rsidR="00C12931" w:rsidRPr="00FF6AC4" w:rsidRDefault="00C12931">
            <w:pPr>
              <w:rPr>
                <w:rFonts w:cs="Arial"/>
              </w:rPr>
            </w:pPr>
          </w:p>
          <w:p w14:paraId="36C52BEA" w14:textId="77777777" w:rsidR="00C12931" w:rsidRPr="00FF6AC4" w:rsidRDefault="00C12931">
            <w:pPr>
              <w:rPr>
                <w:rFonts w:cs="Arial"/>
              </w:rPr>
            </w:pPr>
          </w:p>
          <w:p w14:paraId="45327D1C" w14:textId="77777777" w:rsidR="00C12931" w:rsidRPr="00FF6AC4" w:rsidRDefault="00980B52">
            <w:pPr>
              <w:rPr>
                <w:rFonts w:cs="Arial"/>
              </w:rPr>
            </w:pPr>
            <w:r w:rsidRPr="00FF6AC4">
              <w:rPr>
                <w:rFonts w:cs="Arial"/>
              </w:rPr>
              <w:t>9. Sistema confirma o interesse em adotar o pet.</w:t>
            </w:r>
          </w:p>
        </w:tc>
      </w:tr>
      <w:tr w:rsidR="00C12931" w:rsidRPr="00FF6AC4" w14:paraId="4BB8342E" w14:textId="77777777">
        <w:trPr>
          <w:trHeight w:val="1385"/>
        </w:trPr>
        <w:tc>
          <w:tcPr>
            <w:tcW w:w="1726" w:type="dxa"/>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556CABD7" w14:textId="77777777" w:rsidR="00C12931" w:rsidRPr="00FF6AC4" w:rsidRDefault="00980B52">
            <w:pPr>
              <w:rPr>
                <w:rFonts w:cs="Arial"/>
              </w:rPr>
            </w:pPr>
            <w:r w:rsidRPr="00FF6AC4">
              <w:rPr>
                <w:rFonts w:cs="Arial"/>
                <w:b/>
              </w:rPr>
              <w:t>Fluxo alternativo:</w:t>
            </w:r>
          </w:p>
        </w:tc>
        <w:tc>
          <w:tcPr>
            <w:tcW w:w="2721" w:type="dxa"/>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4509325E" w14:textId="77777777" w:rsidR="00C12931" w:rsidRPr="00FF6AC4" w:rsidRDefault="00980B52">
            <w:pPr>
              <w:rPr>
                <w:rFonts w:cs="Arial"/>
              </w:rPr>
            </w:pPr>
            <w:r w:rsidRPr="00FF6AC4">
              <w:rPr>
                <w:rFonts w:cs="Arial"/>
                <w:b/>
              </w:rPr>
              <w:t>Friend</w:t>
            </w:r>
            <w:r w:rsidRPr="00FF6AC4">
              <w:rPr>
                <w:rFonts w:cs="Arial"/>
              </w:rPr>
              <w:t>:</w:t>
            </w:r>
          </w:p>
        </w:tc>
        <w:tc>
          <w:tcPr>
            <w:tcW w:w="4628" w:type="dxa"/>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0CDE2322" w14:textId="77777777" w:rsidR="00C12931" w:rsidRPr="00FF6AC4" w:rsidRDefault="00980B52">
            <w:pPr>
              <w:rPr>
                <w:rFonts w:cs="Arial"/>
              </w:rPr>
            </w:pPr>
            <w:r w:rsidRPr="00FF6AC4">
              <w:rPr>
                <w:rFonts w:cs="Arial"/>
                <w:b/>
              </w:rPr>
              <w:t>Sistema</w:t>
            </w:r>
            <w:r w:rsidRPr="00FF6AC4">
              <w:rPr>
                <w:rFonts w:cs="Arial"/>
              </w:rPr>
              <w:t>:</w:t>
            </w:r>
          </w:p>
          <w:p w14:paraId="40F680CE" w14:textId="77777777" w:rsidR="00C12931" w:rsidRPr="00FF6AC4" w:rsidRDefault="00980B52">
            <w:pPr>
              <w:rPr>
                <w:rFonts w:cs="Arial"/>
              </w:rPr>
            </w:pPr>
            <w:r w:rsidRPr="00FF6AC4">
              <w:rPr>
                <w:rFonts w:cs="Arial"/>
              </w:rPr>
              <w:t>1. O botão “quero adotar” só estará ativo se o pet possuir o status de “não adotado”</w:t>
            </w:r>
          </w:p>
        </w:tc>
      </w:tr>
    </w:tbl>
    <w:p w14:paraId="74B69E47" w14:textId="77777777" w:rsidR="00C12931" w:rsidRPr="00FF6AC4" w:rsidRDefault="00C12931">
      <w:pPr>
        <w:spacing w:before="60" w:after="60"/>
        <w:ind w:left="578"/>
        <w:jc w:val="both"/>
        <w:rPr>
          <w:rFonts w:cs="Arial"/>
          <w:szCs w:val="22"/>
        </w:rPr>
      </w:pPr>
    </w:p>
    <w:p w14:paraId="1CE2F445" w14:textId="77777777" w:rsidR="00C12931" w:rsidRPr="00FF6AC4" w:rsidRDefault="00980B52">
      <w:pPr>
        <w:pStyle w:val="Ttulo5"/>
        <w:spacing w:after="120"/>
      </w:pPr>
      <w:bookmarkStart w:id="80" w:name="_Toc47637867"/>
      <w:r w:rsidRPr="00FF6AC4">
        <w:t>[RF046] Denunciar um Doador/ Relatar um problema com uma adoção</w:t>
      </w:r>
      <w:bookmarkEnd w:id="80"/>
    </w:p>
    <w:tbl>
      <w:tblPr>
        <w:tblStyle w:val="a8"/>
        <w:tblW w:w="9075" w:type="dxa"/>
        <w:tblInd w:w="0" w:type="dxa"/>
        <w:tblLayout w:type="fixed"/>
        <w:tblLook w:val="0000" w:firstRow="0" w:lastRow="0" w:firstColumn="0" w:lastColumn="0" w:noHBand="0" w:noVBand="0"/>
      </w:tblPr>
      <w:tblGrid>
        <w:gridCol w:w="1726"/>
        <w:gridCol w:w="2721"/>
        <w:gridCol w:w="4628"/>
      </w:tblGrid>
      <w:tr w:rsidR="00C12931" w:rsidRPr="00FF6AC4" w14:paraId="296C34AC" w14:textId="77777777">
        <w:trPr>
          <w:trHeight w:val="278"/>
        </w:trPr>
        <w:tc>
          <w:tcPr>
            <w:tcW w:w="1726" w:type="dxa"/>
            <w:tcBorders>
              <w:top w:val="single" w:sz="8" w:space="0" w:color="FFFFFF"/>
              <w:left w:val="single" w:sz="8" w:space="0" w:color="FFFFFF"/>
              <w:bottom w:val="single" w:sz="24" w:space="0" w:color="FFFFFF"/>
              <w:right w:val="single" w:sz="8" w:space="0" w:color="FFFFFF"/>
            </w:tcBorders>
            <w:shd w:val="clear" w:color="auto" w:fill="5FA534"/>
            <w:tcMar>
              <w:top w:w="72" w:type="dxa"/>
              <w:left w:w="144" w:type="dxa"/>
              <w:bottom w:w="72" w:type="dxa"/>
              <w:right w:w="144" w:type="dxa"/>
            </w:tcMar>
          </w:tcPr>
          <w:p w14:paraId="49C1B2E3" w14:textId="77777777" w:rsidR="00C12931" w:rsidRPr="00FF6AC4" w:rsidRDefault="00980B52">
            <w:pPr>
              <w:rPr>
                <w:rFonts w:cs="Arial"/>
                <w:color w:val="FFFFFF"/>
                <w:sz w:val="24"/>
                <w:szCs w:val="24"/>
              </w:rPr>
            </w:pPr>
            <w:r w:rsidRPr="00FF6AC4">
              <w:rPr>
                <w:rFonts w:cs="Arial"/>
                <w:b/>
                <w:color w:val="FFFFFF"/>
                <w:sz w:val="24"/>
                <w:szCs w:val="24"/>
              </w:rPr>
              <w:t>#46</w:t>
            </w:r>
          </w:p>
        </w:tc>
        <w:tc>
          <w:tcPr>
            <w:tcW w:w="7349" w:type="dxa"/>
            <w:gridSpan w:val="2"/>
            <w:tcBorders>
              <w:top w:val="single" w:sz="8" w:space="0" w:color="FFFFFF"/>
              <w:left w:val="single" w:sz="8" w:space="0" w:color="FFFFFF"/>
              <w:bottom w:val="single" w:sz="24" w:space="0" w:color="FFFFFF"/>
              <w:right w:val="single" w:sz="8" w:space="0" w:color="FFFFFF"/>
            </w:tcBorders>
            <w:shd w:val="clear" w:color="auto" w:fill="5FA534"/>
            <w:tcMar>
              <w:top w:w="72" w:type="dxa"/>
              <w:left w:w="144" w:type="dxa"/>
              <w:bottom w:w="72" w:type="dxa"/>
              <w:right w:w="144" w:type="dxa"/>
            </w:tcMar>
          </w:tcPr>
          <w:p w14:paraId="26F894AB" w14:textId="77777777" w:rsidR="00C12931" w:rsidRPr="00FF6AC4" w:rsidRDefault="00980B52">
            <w:pPr>
              <w:rPr>
                <w:rFonts w:cs="Arial"/>
                <w:color w:val="FFFFFF"/>
                <w:sz w:val="24"/>
                <w:szCs w:val="24"/>
              </w:rPr>
            </w:pPr>
            <w:r w:rsidRPr="00FF6AC4">
              <w:rPr>
                <w:rFonts w:cs="Arial"/>
                <w:b/>
                <w:color w:val="FFFFFF"/>
                <w:sz w:val="24"/>
                <w:szCs w:val="24"/>
              </w:rPr>
              <w:t>Denunciar um doador por conduta irregular.</w:t>
            </w:r>
          </w:p>
        </w:tc>
      </w:tr>
      <w:tr w:rsidR="00C12931" w:rsidRPr="00FF6AC4" w14:paraId="367DC843" w14:textId="77777777">
        <w:trPr>
          <w:trHeight w:val="413"/>
        </w:trPr>
        <w:tc>
          <w:tcPr>
            <w:tcW w:w="1726" w:type="dxa"/>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372D6814" w14:textId="77777777" w:rsidR="00C12931" w:rsidRPr="00FF6AC4" w:rsidRDefault="00980B52">
            <w:pPr>
              <w:rPr>
                <w:rFonts w:cs="Arial"/>
              </w:rPr>
            </w:pPr>
            <w:r w:rsidRPr="00FF6AC4">
              <w:rPr>
                <w:rFonts w:cs="Arial"/>
                <w:b/>
              </w:rPr>
              <w:t xml:space="preserve">Prioridade: </w:t>
            </w:r>
          </w:p>
        </w:tc>
        <w:tc>
          <w:tcPr>
            <w:tcW w:w="7349" w:type="dxa"/>
            <w:gridSpan w:val="2"/>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63FE8694" w14:textId="77777777" w:rsidR="00C12931" w:rsidRPr="00FF6AC4" w:rsidRDefault="00980B52">
            <w:pPr>
              <w:rPr>
                <w:rFonts w:cs="Arial"/>
              </w:rPr>
            </w:pPr>
            <w:r w:rsidRPr="00FF6AC4">
              <w:rPr>
                <w:rFonts w:cs="Arial"/>
              </w:rPr>
              <w:t>(   )  Essencial                (   ) Importante       ( X ) Desejável</w:t>
            </w:r>
          </w:p>
        </w:tc>
      </w:tr>
      <w:tr w:rsidR="00C12931" w:rsidRPr="00FF6AC4" w14:paraId="447DE21E" w14:textId="77777777">
        <w:trPr>
          <w:trHeight w:val="251"/>
        </w:trPr>
        <w:tc>
          <w:tcPr>
            <w:tcW w:w="1726" w:type="dxa"/>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14:paraId="12788CC8" w14:textId="77777777" w:rsidR="00C12931" w:rsidRPr="00FF6AC4" w:rsidRDefault="00980B52">
            <w:pPr>
              <w:rPr>
                <w:rFonts w:cs="Arial"/>
              </w:rPr>
            </w:pPr>
            <w:r w:rsidRPr="00FF6AC4">
              <w:rPr>
                <w:rFonts w:cs="Arial"/>
                <w:b/>
              </w:rPr>
              <w:t>Atores:</w:t>
            </w:r>
          </w:p>
        </w:tc>
        <w:tc>
          <w:tcPr>
            <w:tcW w:w="7349" w:type="dxa"/>
            <w:gridSpan w:val="2"/>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14:paraId="35BD9159" w14:textId="77777777" w:rsidR="00C12931" w:rsidRPr="00FF6AC4" w:rsidRDefault="00980B52">
            <w:pPr>
              <w:rPr>
                <w:rFonts w:cs="Arial"/>
              </w:rPr>
            </w:pPr>
            <w:r w:rsidRPr="00FF6AC4">
              <w:rPr>
                <w:rFonts w:cs="Arial"/>
              </w:rPr>
              <w:t>Friend.</w:t>
            </w:r>
          </w:p>
        </w:tc>
      </w:tr>
      <w:tr w:rsidR="00C12931" w:rsidRPr="00FF6AC4" w14:paraId="365D9AD8" w14:textId="77777777">
        <w:trPr>
          <w:trHeight w:val="848"/>
        </w:trPr>
        <w:tc>
          <w:tcPr>
            <w:tcW w:w="1726" w:type="dxa"/>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2C586A1F" w14:textId="77777777" w:rsidR="00C12931" w:rsidRPr="00FF6AC4" w:rsidRDefault="00980B52">
            <w:pPr>
              <w:rPr>
                <w:rFonts w:cs="Arial"/>
              </w:rPr>
            </w:pPr>
            <w:r w:rsidRPr="00FF6AC4">
              <w:rPr>
                <w:rFonts w:cs="Arial"/>
                <w:b/>
              </w:rPr>
              <w:t>Resumo:</w:t>
            </w:r>
          </w:p>
        </w:tc>
        <w:tc>
          <w:tcPr>
            <w:tcW w:w="7349" w:type="dxa"/>
            <w:gridSpan w:val="2"/>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56EBFD34" w14:textId="77777777" w:rsidR="00C12931" w:rsidRPr="00FF6AC4" w:rsidRDefault="00980B52">
            <w:pPr>
              <w:rPr>
                <w:rFonts w:cs="Arial"/>
              </w:rPr>
            </w:pPr>
            <w:r w:rsidRPr="00FF6AC4">
              <w:rPr>
                <w:rFonts w:cs="Arial"/>
              </w:rPr>
              <w:t>Um friend que identificar algo suspeito em relação à outro friend pode denunciar o usuário para moderação.</w:t>
            </w:r>
          </w:p>
        </w:tc>
      </w:tr>
      <w:tr w:rsidR="00C12931" w:rsidRPr="00FF6AC4" w14:paraId="5306EBBC" w14:textId="77777777">
        <w:trPr>
          <w:trHeight w:val="566"/>
        </w:trPr>
        <w:tc>
          <w:tcPr>
            <w:tcW w:w="1726" w:type="dxa"/>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14:paraId="400A19F9" w14:textId="77777777" w:rsidR="00C12931" w:rsidRPr="00FF6AC4" w:rsidRDefault="00980B52">
            <w:pPr>
              <w:rPr>
                <w:rFonts w:cs="Arial"/>
              </w:rPr>
            </w:pPr>
            <w:r w:rsidRPr="00FF6AC4">
              <w:rPr>
                <w:rFonts w:cs="Arial"/>
                <w:b/>
              </w:rPr>
              <w:t>Pré-condição:</w:t>
            </w:r>
          </w:p>
        </w:tc>
        <w:tc>
          <w:tcPr>
            <w:tcW w:w="7349" w:type="dxa"/>
            <w:gridSpan w:val="2"/>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14:paraId="5E934690" w14:textId="77777777" w:rsidR="00C12931" w:rsidRPr="00FF6AC4" w:rsidRDefault="00980B52">
            <w:pPr>
              <w:rPr>
                <w:rFonts w:cs="Arial"/>
              </w:rPr>
            </w:pPr>
            <w:r w:rsidRPr="00FF6AC4">
              <w:rPr>
                <w:rFonts w:cs="Arial"/>
              </w:rPr>
              <w:t>O friend precisa estar logado no sistema para executar tal ação.</w:t>
            </w:r>
          </w:p>
        </w:tc>
      </w:tr>
      <w:tr w:rsidR="00C12931" w:rsidRPr="00FF6AC4" w14:paraId="47742A8A" w14:textId="77777777">
        <w:trPr>
          <w:trHeight w:val="566"/>
        </w:trPr>
        <w:tc>
          <w:tcPr>
            <w:tcW w:w="1726" w:type="dxa"/>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4B8E7AF1" w14:textId="77777777" w:rsidR="00C12931" w:rsidRPr="00FF6AC4" w:rsidRDefault="00980B52">
            <w:pPr>
              <w:rPr>
                <w:rFonts w:cs="Arial"/>
              </w:rPr>
            </w:pPr>
            <w:r w:rsidRPr="00FF6AC4">
              <w:rPr>
                <w:rFonts w:cs="Arial"/>
                <w:b/>
              </w:rPr>
              <w:t>Pós-condição:</w:t>
            </w:r>
          </w:p>
        </w:tc>
        <w:tc>
          <w:tcPr>
            <w:tcW w:w="7349" w:type="dxa"/>
            <w:gridSpan w:val="2"/>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340F3BC1" w14:textId="77777777" w:rsidR="00C12931" w:rsidRPr="00FF6AC4" w:rsidRDefault="00980B52">
            <w:pPr>
              <w:rPr>
                <w:rFonts w:cs="Arial"/>
              </w:rPr>
            </w:pPr>
            <w:r w:rsidRPr="00FF6AC4">
              <w:rPr>
                <w:rFonts w:cs="Arial"/>
              </w:rPr>
              <w:t>O sistema deverá enviar uma mensagem ao SisAdmin.</w:t>
            </w:r>
          </w:p>
        </w:tc>
      </w:tr>
      <w:tr w:rsidR="00C12931" w:rsidRPr="00FF6AC4" w14:paraId="4F7D582E" w14:textId="77777777">
        <w:trPr>
          <w:trHeight w:val="348"/>
        </w:trPr>
        <w:tc>
          <w:tcPr>
            <w:tcW w:w="1726" w:type="dxa"/>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14:paraId="4E90B84A" w14:textId="77777777" w:rsidR="00C12931" w:rsidRPr="00FF6AC4" w:rsidRDefault="00980B52">
            <w:pPr>
              <w:rPr>
                <w:rFonts w:cs="Arial"/>
              </w:rPr>
            </w:pPr>
            <w:r w:rsidRPr="00FF6AC4">
              <w:rPr>
                <w:rFonts w:cs="Arial"/>
                <w:b/>
              </w:rPr>
              <w:t>Interfaces:</w:t>
            </w:r>
          </w:p>
        </w:tc>
        <w:tc>
          <w:tcPr>
            <w:tcW w:w="7349" w:type="dxa"/>
            <w:gridSpan w:val="2"/>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14:paraId="20FAC5A7" w14:textId="77777777" w:rsidR="00C12931" w:rsidRPr="00FF6AC4" w:rsidRDefault="00980B52">
            <w:pPr>
              <w:rPr>
                <w:rFonts w:cs="Arial"/>
              </w:rPr>
            </w:pPr>
            <w:r w:rsidRPr="00FF6AC4">
              <w:rPr>
                <w:rFonts w:cs="Arial"/>
                <w:b/>
              </w:rPr>
              <w:t>home_autenticado, friends, doador_info</w:t>
            </w:r>
          </w:p>
        </w:tc>
      </w:tr>
      <w:tr w:rsidR="00C12931" w:rsidRPr="00FF6AC4" w14:paraId="11633B65" w14:textId="77777777">
        <w:trPr>
          <w:trHeight w:val="566"/>
        </w:trPr>
        <w:tc>
          <w:tcPr>
            <w:tcW w:w="1726" w:type="dxa"/>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16ACC59D" w14:textId="77777777" w:rsidR="00C12931" w:rsidRPr="00FF6AC4" w:rsidRDefault="00980B52">
            <w:pPr>
              <w:rPr>
                <w:rFonts w:cs="Arial"/>
              </w:rPr>
            </w:pPr>
            <w:r w:rsidRPr="00FF6AC4">
              <w:rPr>
                <w:rFonts w:cs="Arial"/>
                <w:b/>
              </w:rPr>
              <w:lastRenderedPageBreak/>
              <w:t>Restrições de campos:</w:t>
            </w:r>
          </w:p>
        </w:tc>
        <w:tc>
          <w:tcPr>
            <w:tcW w:w="7349" w:type="dxa"/>
            <w:gridSpan w:val="2"/>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7D25D6E6" w14:textId="77777777" w:rsidR="00C12931" w:rsidRPr="00FF6AC4" w:rsidRDefault="00980B52">
            <w:pPr>
              <w:spacing w:before="60" w:after="60"/>
              <w:jc w:val="both"/>
              <w:rPr>
                <w:rFonts w:cs="Arial"/>
                <w:szCs w:val="22"/>
              </w:rPr>
            </w:pPr>
            <w:r w:rsidRPr="00FF6AC4">
              <w:rPr>
                <w:rFonts w:cs="Arial"/>
                <w:b/>
                <w:szCs w:val="22"/>
              </w:rPr>
              <w:t>Entidade Pet:</w:t>
            </w:r>
          </w:p>
          <w:p w14:paraId="2FB21E9B" w14:textId="77777777" w:rsidR="00C12931" w:rsidRPr="00FF6AC4" w:rsidRDefault="00980B52">
            <w:pPr>
              <w:spacing w:before="60" w:after="60"/>
              <w:ind w:left="261"/>
              <w:jc w:val="both"/>
              <w:rPr>
                <w:rFonts w:cs="Arial"/>
                <w:szCs w:val="22"/>
              </w:rPr>
            </w:pPr>
            <w:r w:rsidRPr="00FF6AC4">
              <w:rPr>
                <w:rFonts w:cs="Arial"/>
                <w:szCs w:val="22"/>
              </w:rPr>
              <w:t>Doador;</w:t>
            </w:r>
          </w:p>
          <w:p w14:paraId="5F4CED42" w14:textId="77777777" w:rsidR="00C12931" w:rsidRPr="00FF6AC4" w:rsidRDefault="00980B52">
            <w:pPr>
              <w:spacing w:before="60" w:after="60" w:line="288" w:lineRule="auto"/>
              <w:jc w:val="both"/>
              <w:rPr>
                <w:rFonts w:cs="Arial"/>
                <w:b/>
                <w:szCs w:val="22"/>
              </w:rPr>
            </w:pPr>
            <w:r w:rsidRPr="00FF6AC4">
              <w:rPr>
                <w:rFonts w:cs="Arial"/>
                <w:b/>
                <w:szCs w:val="22"/>
              </w:rPr>
              <w:t>Entidade Friend:</w:t>
            </w:r>
          </w:p>
          <w:p w14:paraId="2536EBB9" w14:textId="77777777" w:rsidR="00C12931" w:rsidRPr="00FF6AC4" w:rsidRDefault="00980B52">
            <w:pPr>
              <w:spacing w:before="60" w:after="60" w:line="288" w:lineRule="auto"/>
              <w:ind w:left="260"/>
              <w:jc w:val="both"/>
              <w:rPr>
                <w:rFonts w:cs="Arial"/>
                <w:szCs w:val="22"/>
              </w:rPr>
            </w:pPr>
            <w:r w:rsidRPr="00FF6AC4">
              <w:rPr>
                <w:rFonts w:cs="Arial"/>
                <w:szCs w:val="22"/>
              </w:rPr>
              <w:t>Nome:</w:t>
            </w:r>
          </w:p>
          <w:p w14:paraId="46FDDD84" w14:textId="77777777" w:rsidR="00C12931" w:rsidRPr="00FF6AC4" w:rsidRDefault="00980B52">
            <w:pPr>
              <w:spacing w:before="60" w:after="60" w:line="288" w:lineRule="auto"/>
              <w:ind w:left="260"/>
              <w:jc w:val="both"/>
              <w:rPr>
                <w:rFonts w:cs="Arial"/>
                <w:szCs w:val="22"/>
              </w:rPr>
            </w:pPr>
            <w:r w:rsidRPr="00FF6AC4">
              <w:rPr>
                <w:rFonts w:cs="Arial"/>
                <w:szCs w:val="22"/>
              </w:rPr>
              <w:t>Tipo: doador;</w:t>
            </w:r>
          </w:p>
          <w:p w14:paraId="1427EB78" w14:textId="77777777" w:rsidR="00C12931" w:rsidRPr="00FF6AC4" w:rsidRDefault="00980B52">
            <w:pPr>
              <w:spacing w:before="60" w:after="60" w:line="288" w:lineRule="auto"/>
              <w:jc w:val="both"/>
              <w:rPr>
                <w:rFonts w:cs="Arial"/>
                <w:b/>
                <w:szCs w:val="22"/>
              </w:rPr>
            </w:pPr>
            <w:r w:rsidRPr="00FF6AC4">
              <w:rPr>
                <w:rFonts w:cs="Arial"/>
                <w:b/>
                <w:szCs w:val="22"/>
              </w:rPr>
              <w:t>Entidade Friend:</w:t>
            </w:r>
          </w:p>
          <w:p w14:paraId="5A811E41" w14:textId="77777777" w:rsidR="00C12931" w:rsidRPr="00FF6AC4" w:rsidRDefault="00980B52">
            <w:pPr>
              <w:spacing w:before="60" w:after="60" w:line="288" w:lineRule="auto"/>
              <w:ind w:left="260"/>
              <w:jc w:val="both"/>
              <w:rPr>
                <w:rFonts w:cs="Arial"/>
                <w:szCs w:val="22"/>
              </w:rPr>
            </w:pPr>
            <w:r w:rsidRPr="00FF6AC4">
              <w:rPr>
                <w:rFonts w:cs="Arial"/>
                <w:szCs w:val="22"/>
              </w:rPr>
              <w:t>Nome:</w:t>
            </w:r>
          </w:p>
          <w:p w14:paraId="26727E47" w14:textId="77777777" w:rsidR="00C12931" w:rsidRPr="00FF6AC4" w:rsidRDefault="00980B52">
            <w:pPr>
              <w:spacing w:before="60" w:after="60" w:line="288" w:lineRule="auto"/>
              <w:ind w:left="260"/>
              <w:jc w:val="both"/>
              <w:rPr>
                <w:rFonts w:cs="Arial"/>
                <w:szCs w:val="22"/>
              </w:rPr>
            </w:pPr>
            <w:r w:rsidRPr="00FF6AC4">
              <w:rPr>
                <w:rFonts w:cs="Arial"/>
                <w:szCs w:val="22"/>
              </w:rPr>
              <w:t>Tipo: adotante;</w:t>
            </w:r>
          </w:p>
        </w:tc>
      </w:tr>
      <w:tr w:rsidR="00C12931" w:rsidRPr="00FF6AC4" w14:paraId="6A40CA4C" w14:textId="77777777">
        <w:trPr>
          <w:trHeight w:val="2035"/>
        </w:trPr>
        <w:tc>
          <w:tcPr>
            <w:tcW w:w="1726" w:type="dxa"/>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14:paraId="26EA3DC0" w14:textId="77777777" w:rsidR="00C12931" w:rsidRPr="00FF6AC4" w:rsidRDefault="00980B52">
            <w:pPr>
              <w:rPr>
                <w:rFonts w:cs="Arial"/>
              </w:rPr>
            </w:pPr>
            <w:r w:rsidRPr="00FF6AC4">
              <w:rPr>
                <w:rFonts w:cs="Arial"/>
                <w:b/>
              </w:rPr>
              <w:t>Fluxo principal:</w:t>
            </w:r>
          </w:p>
        </w:tc>
        <w:tc>
          <w:tcPr>
            <w:tcW w:w="2721" w:type="dxa"/>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14:paraId="034FC11A" w14:textId="77777777" w:rsidR="00C12931" w:rsidRPr="00FF6AC4" w:rsidRDefault="00980B52">
            <w:pPr>
              <w:rPr>
                <w:rFonts w:cs="Arial"/>
              </w:rPr>
            </w:pPr>
            <w:r w:rsidRPr="00FF6AC4">
              <w:rPr>
                <w:rFonts w:cs="Arial"/>
                <w:b/>
              </w:rPr>
              <w:t>Aluno</w:t>
            </w:r>
            <w:r w:rsidRPr="00FF6AC4">
              <w:rPr>
                <w:rFonts w:cs="Arial"/>
              </w:rPr>
              <w:t>:</w:t>
            </w:r>
          </w:p>
          <w:p w14:paraId="25AFA776" w14:textId="77777777" w:rsidR="00C12931" w:rsidRPr="00FF6AC4" w:rsidRDefault="00980B52">
            <w:pPr>
              <w:rPr>
                <w:rFonts w:cs="Arial"/>
              </w:rPr>
            </w:pPr>
            <w:r w:rsidRPr="00FF6AC4">
              <w:rPr>
                <w:rFonts w:cs="Arial"/>
              </w:rPr>
              <w:t>1. Realiza o login no sistema.</w:t>
            </w:r>
          </w:p>
          <w:p w14:paraId="5EB8295E" w14:textId="77777777" w:rsidR="00C12931" w:rsidRPr="00FF6AC4" w:rsidRDefault="00C12931">
            <w:pPr>
              <w:rPr>
                <w:rFonts w:cs="Arial"/>
              </w:rPr>
            </w:pPr>
          </w:p>
          <w:p w14:paraId="5A17E146" w14:textId="77777777" w:rsidR="00C12931" w:rsidRPr="00FF6AC4" w:rsidRDefault="00980B52">
            <w:pPr>
              <w:rPr>
                <w:rFonts w:cs="Arial"/>
              </w:rPr>
            </w:pPr>
            <w:r w:rsidRPr="00FF6AC4">
              <w:rPr>
                <w:rFonts w:cs="Arial"/>
              </w:rPr>
              <w:t>2. Seleciona o menu de pets.</w:t>
            </w:r>
          </w:p>
          <w:p w14:paraId="612A2A5F" w14:textId="77777777" w:rsidR="00C12931" w:rsidRPr="00FF6AC4" w:rsidRDefault="00C12931">
            <w:pPr>
              <w:rPr>
                <w:rFonts w:cs="Arial"/>
              </w:rPr>
            </w:pPr>
          </w:p>
          <w:p w14:paraId="29A86697" w14:textId="77777777" w:rsidR="00C12931" w:rsidRPr="00FF6AC4" w:rsidRDefault="00980B52">
            <w:pPr>
              <w:rPr>
                <w:rFonts w:cs="Arial"/>
              </w:rPr>
            </w:pPr>
            <w:r w:rsidRPr="00FF6AC4">
              <w:rPr>
                <w:rFonts w:cs="Arial"/>
              </w:rPr>
              <w:t>4. Seleciona o perfil do pet.</w:t>
            </w:r>
          </w:p>
          <w:p w14:paraId="3C746DCC" w14:textId="77777777" w:rsidR="00C12931" w:rsidRPr="00FF6AC4" w:rsidRDefault="00C12931">
            <w:pPr>
              <w:rPr>
                <w:rFonts w:cs="Arial"/>
              </w:rPr>
            </w:pPr>
          </w:p>
          <w:p w14:paraId="59A4F4C3" w14:textId="77777777" w:rsidR="00C12931" w:rsidRPr="00FF6AC4" w:rsidRDefault="00980B52">
            <w:pPr>
              <w:rPr>
                <w:rFonts w:cs="Arial"/>
              </w:rPr>
            </w:pPr>
            <w:r w:rsidRPr="00FF6AC4">
              <w:rPr>
                <w:rFonts w:cs="Arial"/>
              </w:rPr>
              <w:t>6. Seleciona a opção “doador”.</w:t>
            </w:r>
          </w:p>
          <w:p w14:paraId="284ECBE3" w14:textId="77777777" w:rsidR="00C12931" w:rsidRPr="00FF6AC4" w:rsidRDefault="00C12931">
            <w:pPr>
              <w:rPr>
                <w:rFonts w:cs="Arial"/>
              </w:rPr>
            </w:pPr>
          </w:p>
          <w:p w14:paraId="71F07E48" w14:textId="77777777" w:rsidR="00C12931" w:rsidRPr="00FF6AC4" w:rsidRDefault="00980B52">
            <w:pPr>
              <w:rPr>
                <w:rFonts w:cs="Arial"/>
              </w:rPr>
            </w:pPr>
            <w:r w:rsidRPr="00FF6AC4">
              <w:rPr>
                <w:rFonts w:cs="Arial"/>
              </w:rPr>
              <w:t>8. Seleciona a opção “denunciar”</w:t>
            </w:r>
          </w:p>
        </w:tc>
        <w:tc>
          <w:tcPr>
            <w:tcW w:w="4628" w:type="dxa"/>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14:paraId="3229808D" w14:textId="77777777" w:rsidR="00C12931" w:rsidRPr="00FF6AC4" w:rsidRDefault="00980B52">
            <w:pPr>
              <w:rPr>
                <w:rFonts w:cs="Arial"/>
              </w:rPr>
            </w:pPr>
            <w:r w:rsidRPr="00FF6AC4">
              <w:rPr>
                <w:rFonts w:cs="Arial"/>
                <w:b/>
              </w:rPr>
              <w:t>Sistema</w:t>
            </w:r>
            <w:r w:rsidRPr="00FF6AC4">
              <w:rPr>
                <w:rFonts w:cs="Arial"/>
              </w:rPr>
              <w:t>:</w:t>
            </w:r>
          </w:p>
          <w:p w14:paraId="7D356661" w14:textId="77777777" w:rsidR="00C12931" w:rsidRPr="00FF6AC4" w:rsidRDefault="00C12931">
            <w:pPr>
              <w:rPr>
                <w:rFonts w:cs="Arial"/>
              </w:rPr>
            </w:pPr>
          </w:p>
          <w:p w14:paraId="04A58A2F" w14:textId="77777777" w:rsidR="00C12931" w:rsidRPr="00FF6AC4" w:rsidRDefault="00C12931">
            <w:pPr>
              <w:rPr>
                <w:rFonts w:cs="Arial"/>
              </w:rPr>
            </w:pPr>
          </w:p>
          <w:p w14:paraId="5DB2D2C3" w14:textId="77777777" w:rsidR="00C12931" w:rsidRPr="00FF6AC4" w:rsidRDefault="00980B52">
            <w:pPr>
              <w:rPr>
                <w:rFonts w:cs="Arial"/>
              </w:rPr>
            </w:pPr>
            <w:r w:rsidRPr="00FF6AC4">
              <w:rPr>
                <w:rFonts w:cs="Arial"/>
              </w:rPr>
              <w:t>3. Apresenta os pets cadastrados no sistema.</w:t>
            </w:r>
          </w:p>
          <w:p w14:paraId="304C6AB1" w14:textId="77777777" w:rsidR="00C12931" w:rsidRPr="00FF6AC4" w:rsidRDefault="00C12931">
            <w:pPr>
              <w:rPr>
                <w:rFonts w:cs="Arial"/>
              </w:rPr>
            </w:pPr>
          </w:p>
          <w:p w14:paraId="7EA5D8B2" w14:textId="77777777" w:rsidR="00C12931" w:rsidRPr="00FF6AC4" w:rsidRDefault="00980B52">
            <w:pPr>
              <w:rPr>
                <w:rFonts w:cs="Arial"/>
              </w:rPr>
            </w:pPr>
            <w:r w:rsidRPr="00FF6AC4">
              <w:rPr>
                <w:rFonts w:cs="Arial"/>
              </w:rPr>
              <w:t>5. Apresenta as informações do pet.</w:t>
            </w:r>
          </w:p>
          <w:p w14:paraId="3B77210C" w14:textId="77777777" w:rsidR="00C12931" w:rsidRPr="00FF6AC4" w:rsidRDefault="00C12931">
            <w:pPr>
              <w:rPr>
                <w:rFonts w:cs="Arial"/>
              </w:rPr>
            </w:pPr>
          </w:p>
          <w:p w14:paraId="643B90EA" w14:textId="77777777" w:rsidR="00C12931" w:rsidRPr="00FF6AC4" w:rsidRDefault="00980B52">
            <w:pPr>
              <w:rPr>
                <w:rFonts w:cs="Arial"/>
              </w:rPr>
            </w:pPr>
            <w:r w:rsidRPr="00FF6AC4">
              <w:rPr>
                <w:rFonts w:cs="Arial"/>
              </w:rPr>
              <w:t>7. Exibe o perfil do doador.</w:t>
            </w:r>
          </w:p>
          <w:p w14:paraId="5C334CC1" w14:textId="77777777" w:rsidR="00C12931" w:rsidRPr="00FF6AC4" w:rsidRDefault="00C12931">
            <w:pPr>
              <w:rPr>
                <w:rFonts w:cs="Arial"/>
              </w:rPr>
            </w:pPr>
          </w:p>
          <w:p w14:paraId="37146999" w14:textId="77777777" w:rsidR="00C12931" w:rsidRPr="00FF6AC4" w:rsidRDefault="00C12931">
            <w:pPr>
              <w:rPr>
                <w:rFonts w:cs="Arial"/>
              </w:rPr>
            </w:pPr>
          </w:p>
          <w:p w14:paraId="2523D220" w14:textId="77777777" w:rsidR="00C12931" w:rsidRPr="00FF6AC4" w:rsidRDefault="00980B52">
            <w:pPr>
              <w:rPr>
                <w:rFonts w:cs="Arial"/>
              </w:rPr>
            </w:pPr>
            <w:r w:rsidRPr="00FF6AC4">
              <w:rPr>
                <w:rFonts w:cs="Arial"/>
              </w:rPr>
              <w:t>9. Envia as informações para o SisAdmin.</w:t>
            </w:r>
          </w:p>
        </w:tc>
      </w:tr>
      <w:tr w:rsidR="00C12931" w:rsidRPr="00FF6AC4" w14:paraId="1F156895" w14:textId="77777777">
        <w:trPr>
          <w:trHeight w:val="1385"/>
        </w:trPr>
        <w:tc>
          <w:tcPr>
            <w:tcW w:w="1726" w:type="dxa"/>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529DBA0C" w14:textId="77777777" w:rsidR="00C12931" w:rsidRPr="00FF6AC4" w:rsidRDefault="00980B52">
            <w:pPr>
              <w:rPr>
                <w:rFonts w:cs="Arial"/>
              </w:rPr>
            </w:pPr>
            <w:r w:rsidRPr="00FF6AC4">
              <w:rPr>
                <w:rFonts w:cs="Arial"/>
                <w:b/>
              </w:rPr>
              <w:t>Fluxo alternativo:</w:t>
            </w:r>
          </w:p>
        </w:tc>
        <w:tc>
          <w:tcPr>
            <w:tcW w:w="2721" w:type="dxa"/>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07F7428B" w14:textId="77777777" w:rsidR="00C12931" w:rsidRPr="00FF6AC4" w:rsidRDefault="00980B52">
            <w:pPr>
              <w:rPr>
                <w:rFonts w:cs="Arial"/>
              </w:rPr>
            </w:pPr>
            <w:r w:rsidRPr="00FF6AC4">
              <w:rPr>
                <w:rFonts w:cs="Arial"/>
                <w:b/>
              </w:rPr>
              <w:t>Friend</w:t>
            </w:r>
            <w:r w:rsidRPr="00FF6AC4">
              <w:rPr>
                <w:rFonts w:cs="Arial"/>
              </w:rPr>
              <w:t>:</w:t>
            </w:r>
          </w:p>
        </w:tc>
        <w:tc>
          <w:tcPr>
            <w:tcW w:w="4628" w:type="dxa"/>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33C07C5A" w14:textId="77777777" w:rsidR="00C12931" w:rsidRPr="00FF6AC4" w:rsidRDefault="00980B52">
            <w:pPr>
              <w:rPr>
                <w:rFonts w:cs="Arial"/>
              </w:rPr>
            </w:pPr>
            <w:r w:rsidRPr="00FF6AC4">
              <w:rPr>
                <w:rFonts w:cs="Arial"/>
                <w:b/>
              </w:rPr>
              <w:t>Sistema</w:t>
            </w:r>
            <w:r w:rsidRPr="00FF6AC4">
              <w:rPr>
                <w:rFonts w:cs="Arial"/>
              </w:rPr>
              <w:t>:</w:t>
            </w:r>
          </w:p>
          <w:p w14:paraId="7A6F68D3" w14:textId="77777777" w:rsidR="00C12931" w:rsidRPr="00FF6AC4" w:rsidRDefault="00980B52">
            <w:pPr>
              <w:rPr>
                <w:rFonts w:cs="Arial"/>
              </w:rPr>
            </w:pPr>
            <w:r w:rsidRPr="00FF6AC4">
              <w:rPr>
                <w:rFonts w:cs="Arial"/>
              </w:rPr>
              <w:t>1. A mensagem deve ser enviada para todos os SisAdmin.</w:t>
            </w:r>
          </w:p>
        </w:tc>
      </w:tr>
    </w:tbl>
    <w:p w14:paraId="1359CE69" w14:textId="77777777" w:rsidR="00C12931" w:rsidRPr="00FF6AC4" w:rsidRDefault="00C12931">
      <w:pPr>
        <w:spacing w:before="60" w:after="60"/>
        <w:ind w:left="578"/>
        <w:jc w:val="both"/>
        <w:rPr>
          <w:rFonts w:cs="Arial"/>
          <w:szCs w:val="22"/>
        </w:rPr>
      </w:pPr>
    </w:p>
    <w:p w14:paraId="7750410C" w14:textId="77777777" w:rsidR="00C12931" w:rsidRPr="00FF6AC4" w:rsidRDefault="00980B52">
      <w:pPr>
        <w:pStyle w:val="Ttulo5"/>
        <w:spacing w:after="120"/>
      </w:pPr>
      <w:bookmarkStart w:id="81" w:name="_Toc47637868"/>
      <w:r w:rsidRPr="00FF6AC4">
        <w:t>[RF047] Disponibilizar um pet para colaborador/ Adicionar um animal disponível para adoção em uma ONG ou abrigo.</w:t>
      </w:r>
      <w:bookmarkEnd w:id="81"/>
    </w:p>
    <w:tbl>
      <w:tblPr>
        <w:tblStyle w:val="a9"/>
        <w:tblW w:w="9075" w:type="dxa"/>
        <w:tblInd w:w="0" w:type="dxa"/>
        <w:tblLayout w:type="fixed"/>
        <w:tblLook w:val="0000" w:firstRow="0" w:lastRow="0" w:firstColumn="0" w:lastColumn="0" w:noHBand="0" w:noVBand="0"/>
      </w:tblPr>
      <w:tblGrid>
        <w:gridCol w:w="1726"/>
        <w:gridCol w:w="2721"/>
        <w:gridCol w:w="4628"/>
      </w:tblGrid>
      <w:tr w:rsidR="00C12931" w:rsidRPr="00FF6AC4" w14:paraId="6E039334" w14:textId="77777777">
        <w:trPr>
          <w:trHeight w:val="278"/>
        </w:trPr>
        <w:tc>
          <w:tcPr>
            <w:tcW w:w="1726" w:type="dxa"/>
            <w:tcBorders>
              <w:top w:val="single" w:sz="8" w:space="0" w:color="FFFFFF"/>
              <w:left w:val="single" w:sz="8" w:space="0" w:color="FFFFFF"/>
              <w:bottom w:val="single" w:sz="24" w:space="0" w:color="FFFFFF"/>
              <w:right w:val="single" w:sz="8" w:space="0" w:color="FFFFFF"/>
            </w:tcBorders>
            <w:shd w:val="clear" w:color="auto" w:fill="5FA534"/>
            <w:tcMar>
              <w:top w:w="72" w:type="dxa"/>
              <w:left w:w="144" w:type="dxa"/>
              <w:bottom w:w="72" w:type="dxa"/>
              <w:right w:w="144" w:type="dxa"/>
            </w:tcMar>
          </w:tcPr>
          <w:p w14:paraId="5CDC5E52" w14:textId="77777777" w:rsidR="00C12931" w:rsidRPr="00FF6AC4" w:rsidRDefault="00980B52">
            <w:pPr>
              <w:rPr>
                <w:rFonts w:cs="Arial"/>
                <w:color w:val="FFFFFF"/>
                <w:sz w:val="24"/>
                <w:szCs w:val="24"/>
              </w:rPr>
            </w:pPr>
            <w:r w:rsidRPr="00FF6AC4">
              <w:rPr>
                <w:rFonts w:cs="Arial"/>
                <w:b/>
                <w:color w:val="FFFFFF"/>
                <w:sz w:val="24"/>
                <w:szCs w:val="24"/>
              </w:rPr>
              <w:t>#47</w:t>
            </w:r>
          </w:p>
        </w:tc>
        <w:tc>
          <w:tcPr>
            <w:tcW w:w="7349" w:type="dxa"/>
            <w:gridSpan w:val="2"/>
            <w:tcBorders>
              <w:top w:val="single" w:sz="8" w:space="0" w:color="FFFFFF"/>
              <w:left w:val="single" w:sz="8" w:space="0" w:color="FFFFFF"/>
              <w:bottom w:val="single" w:sz="24" w:space="0" w:color="FFFFFF"/>
              <w:right w:val="single" w:sz="8" w:space="0" w:color="FFFFFF"/>
            </w:tcBorders>
            <w:shd w:val="clear" w:color="auto" w:fill="5FA534"/>
            <w:tcMar>
              <w:top w:w="72" w:type="dxa"/>
              <w:left w:w="144" w:type="dxa"/>
              <w:bottom w:w="72" w:type="dxa"/>
              <w:right w:w="144" w:type="dxa"/>
            </w:tcMar>
          </w:tcPr>
          <w:p w14:paraId="0D1B5E76" w14:textId="77777777" w:rsidR="00C12931" w:rsidRPr="00FF6AC4" w:rsidRDefault="00980B52">
            <w:pPr>
              <w:rPr>
                <w:rFonts w:cs="Arial"/>
                <w:color w:val="FFFFFF"/>
                <w:sz w:val="24"/>
                <w:szCs w:val="24"/>
              </w:rPr>
            </w:pPr>
            <w:r w:rsidRPr="00FF6AC4">
              <w:rPr>
                <w:rFonts w:cs="Arial"/>
                <w:b/>
                <w:color w:val="FFFFFF"/>
                <w:sz w:val="24"/>
                <w:szCs w:val="24"/>
              </w:rPr>
              <w:t>Adicionar um pet ao sistema associado à um colaborador.</w:t>
            </w:r>
          </w:p>
        </w:tc>
      </w:tr>
      <w:tr w:rsidR="00C12931" w:rsidRPr="00FF6AC4" w14:paraId="1D87F298" w14:textId="77777777">
        <w:trPr>
          <w:trHeight w:val="413"/>
        </w:trPr>
        <w:tc>
          <w:tcPr>
            <w:tcW w:w="1726" w:type="dxa"/>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1A3336E4" w14:textId="77777777" w:rsidR="00C12931" w:rsidRPr="00FF6AC4" w:rsidRDefault="00980B52">
            <w:pPr>
              <w:rPr>
                <w:rFonts w:cs="Arial"/>
              </w:rPr>
            </w:pPr>
            <w:r w:rsidRPr="00FF6AC4">
              <w:rPr>
                <w:rFonts w:cs="Arial"/>
                <w:b/>
              </w:rPr>
              <w:t xml:space="preserve">Prioridade: </w:t>
            </w:r>
          </w:p>
        </w:tc>
        <w:tc>
          <w:tcPr>
            <w:tcW w:w="7349" w:type="dxa"/>
            <w:gridSpan w:val="2"/>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39CD8C30" w14:textId="77777777" w:rsidR="00C12931" w:rsidRPr="00FF6AC4" w:rsidRDefault="00980B52">
            <w:pPr>
              <w:rPr>
                <w:rFonts w:cs="Arial"/>
              </w:rPr>
            </w:pPr>
            <w:r w:rsidRPr="00FF6AC4">
              <w:rPr>
                <w:rFonts w:cs="Arial"/>
              </w:rPr>
              <w:t>( X )  Essencial                (   ) Importante       (   ) Desejável</w:t>
            </w:r>
          </w:p>
        </w:tc>
      </w:tr>
      <w:tr w:rsidR="00C12931" w:rsidRPr="00FF6AC4" w14:paraId="7C0C869A" w14:textId="77777777">
        <w:trPr>
          <w:trHeight w:val="251"/>
        </w:trPr>
        <w:tc>
          <w:tcPr>
            <w:tcW w:w="1726" w:type="dxa"/>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14:paraId="03726CF1" w14:textId="77777777" w:rsidR="00C12931" w:rsidRPr="00FF6AC4" w:rsidRDefault="00980B52">
            <w:pPr>
              <w:rPr>
                <w:rFonts w:cs="Arial"/>
              </w:rPr>
            </w:pPr>
            <w:r w:rsidRPr="00FF6AC4">
              <w:rPr>
                <w:rFonts w:cs="Arial"/>
                <w:b/>
              </w:rPr>
              <w:t>Atores:</w:t>
            </w:r>
          </w:p>
        </w:tc>
        <w:tc>
          <w:tcPr>
            <w:tcW w:w="7349" w:type="dxa"/>
            <w:gridSpan w:val="2"/>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14:paraId="57CA041C" w14:textId="77777777" w:rsidR="00C12931" w:rsidRPr="00FF6AC4" w:rsidRDefault="00980B52">
            <w:pPr>
              <w:rPr>
                <w:rFonts w:cs="Arial"/>
              </w:rPr>
            </w:pPr>
            <w:r w:rsidRPr="00FF6AC4">
              <w:rPr>
                <w:rFonts w:cs="Arial"/>
              </w:rPr>
              <w:t>Friend.</w:t>
            </w:r>
          </w:p>
        </w:tc>
      </w:tr>
      <w:tr w:rsidR="00C12931" w:rsidRPr="00FF6AC4" w14:paraId="4F28653E" w14:textId="77777777">
        <w:trPr>
          <w:trHeight w:val="848"/>
        </w:trPr>
        <w:tc>
          <w:tcPr>
            <w:tcW w:w="1726" w:type="dxa"/>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0794B963" w14:textId="77777777" w:rsidR="00C12931" w:rsidRPr="00FF6AC4" w:rsidRDefault="00980B52">
            <w:pPr>
              <w:rPr>
                <w:rFonts w:cs="Arial"/>
              </w:rPr>
            </w:pPr>
            <w:r w:rsidRPr="00FF6AC4">
              <w:rPr>
                <w:rFonts w:cs="Arial"/>
                <w:b/>
              </w:rPr>
              <w:t>Resumo:</w:t>
            </w:r>
          </w:p>
        </w:tc>
        <w:tc>
          <w:tcPr>
            <w:tcW w:w="7349" w:type="dxa"/>
            <w:gridSpan w:val="2"/>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6F98ACC1" w14:textId="77777777" w:rsidR="00C12931" w:rsidRPr="00FF6AC4" w:rsidRDefault="00980B52">
            <w:pPr>
              <w:rPr>
                <w:rFonts w:cs="Arial"/>
              </w:rPr>
            </w:pPr>
            <w:r w:rsidRPr="00FF6AC4">
              <w:rPr>
                <w:rFonts w:cs="Arial"/>
              </w:rPr>
              <w:t>Um friend que deseja disponibilizar um pet para um colaborador, deve acessar o menu pets, selecionar adicionar pet e preencher o formulário e selecionar o colaborador.</w:t>
            </w:r>
          </w:p>
        </w:tc>
      </w:tr>
      <w:tr w:rsidR="00C12931" w:rsidRPr="00FF6AC4" w14:paraId="0F8D88A7" w14:textId="77777777">
        <w:trPr>
          <w:trHeight w:val="566"/>
        </w:trPr>
        <w:tc>
          <w:tcPr>
            <w:tcW w:w="1726" w:type="dxa"/>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14:paraId="5BC0E28C" w14:textId="77777777" w:rsidR="00C12931" w:rsidRPr="00FF6AC4" w:rsidRDefault="00980B52">
            <w:pPr>
              <w:rPr>
                <w:rFonts w:cs="Arial"/>
              </w:rPr>
            </w:pPr>
            <w:r w:rsidRPr="00FF6AC4">
              <w:rPr>
                <w:rFonts w:cs="Arial"/>
                <w:b/>
              </w:rPr>
              <w:t>Pré-condição:</w:t>
            </w:r>
          </w:p>
        </w:tc>
        <w:tc>
          <w:tcPr>
            <w:tcW w:w="7349" w:type="dxa"/>
            <w:gridSpan w:val="2"/>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14:paraId="11C00BB3" w14:textId="77777777" w:rsidR="00C12931" w:rsidRPr="00FF6AC4" w:rsidRDefault="00980B52">
            <w:pPr>
              <w:rPr>
                <w:rFonts w:cs="Arial"/>
              </w:rPr>
            </w:pPr>
            <w:r w:rsidRPr="00FF6AC4">
              <w:rPr>
                <w:rFonts w:cs="Arial"/>
              </w:rPr>
              <w:t>O friend precisa estar logado no sistema para executar tal ação.</w:t>
            </w:r>
            <w:r w:rsidRPr="00FF6AC4">
              <w:rPr>
                <w:rFonts w:cs="Arial"/>
              </w:rPr>
              <w:br/>
              <w:t>O colaborador precisa estar incluído na lista de colaboradores.</w:t>
            </w:r>
          </w:p>
        </w:tc>
      </w:tr>
      <w:tr w:rsidR="00C12931" w:rsidRPr="00FF6AC4" w14:paraId="5415C7A3" w14:textId="77777777">
        <w:trPr>
          <w:trHeight w:val="566"/>
        </w:trPr>
        <w:tc>
          <w:tcPr>
            <w:tcW w:w="1726" w:type="dxa"/>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43C0321B" w14:textId="77777777" w:rsidR="00C12931" w:rsidRPr="00FF6AC4" w:rsidRDefault="00980B52">
            <w:pPr>
              <w:rPr>
                <w:rFonts w:cs="Arial"/>
              </w:rPr>
            </w:pPr>
            <w:r w:rsidRPr="00FF6AC4">
              <w:rPr>
                <w:rFonts w:cs="Arial"/>
                <w:b/>
              </w:rPr>
              <w:t>Pós-condição:</w:t>
            </w:r>
          </w:p>
        </w:tc>
        <w:tc>
          <w:tcPr>
            <w:tcW w:w="7349" w:type="dxa"/>
            <w:gridSpan w:val="2"/>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3F4EFB91" w14:textId="4D45E5B6" w:rsidR="00C12931" w:rsidRPr="00FF6AC4" w:rsidRDefault="00980B52">
            <w:pPr>
              <w:rPr>
                <w:rFonts w:cs="Arial"/>
              </w:rPr>
            </w:pPr>
            <w:r w:rsidRPr="00FF6AC4">
              <w:rPr>
                <w:rFonts w:cs="Arial"/>
              </w:rPr>
              <w:t xml:space="preserve">O sistema deverá incluir o novo pet à lista de </w:t>
            </w:r>
            <w:r w:rsidR="000C1CA3" w:rsidRPr="00FF6AC4">
              <w:rPr>
                <w:rFonts w:cs="Arial"/>
              </w:rPr>
              <w:t>pets.</w:t>
            </w:r>
          </w:p>
        </w:tc>
      </w:tr>
      <w:tr w:rsidR="00C12931" w:rsidRPr="00FF6AC4" w14:paraId="068A6856" w14:textId="77777777">
        <w:trPr>
          <w:trHeight w:val="348"/>
        </w:trPr>
        <w:tc>
          <w:tcPr>
            <w:tcW w:w="1726" w:type="dxa"/>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14:paraId="62988983" w14:textId="77777777" w:rsidR="00C12931" w:rsidRPr="00FF6AC4" w:rsidRDefault="00980B52">
            <w:pPr>
              <w:rPr>
                <w:rFonts w:cs="Arial"/>
              </w:rPr>
            </w:pPr>
            <w:r w:rsidRPr="00FF6AC4">
              <w:rPr>
                <w:rFonts w:cs="Arial"/>
                <w:b/>
              </w:rPr>
              <w:lastRenderedPageBreak/>
              <w:t>Interfaces:</w:t>
            </w:r>
          </w:p>
        </w:tc>
        <w:tc>
          <w:tcPr>
            <w:tcW w:w="7349" w:type="dxa"/>
            <w:gridSpan w:val="2"/>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14:paraId="10E04381" w14:textId="77777777" w:rsidR="00C12931" w:rsidRPr="00FF6AC4" w:rsidRDefault="00980B52">
            <w:pPr>
              <w:rPr>
                <w:rFonts w:cs="Arial"/>
              </w:rPr>
            </w:pPr>
            <w:r w:rsidRPr="00FF6AC4">
              <w:rPr>
                <w:rFonts w:cs="Arial"/>
                <w:b/>
              </w:rPr>
              <w:t>home_autenticado, pets, pets_info_id, pets_novo;</w:t>
            </w:r>
          </w:p>
        </w:tc>
      </w:tr>
      <w:tr w:rsidR="00C12931" w:rsidRPr="00FF6AC4" w14:paraId="0BC09006" w14:textId="77777777">
        <w:trPr>
          <w:trHeight w:val="566"/>
        </w:trPr>
        <w:tc>
          <w:tcPr>
            <w:tcW w:w="1726" w:type="dxa"/>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06D14EC3" w14:textId="77777777" w:rsidR="00C12931" w:rsidRPr="00FF6AC4" w:rsidRDefault="00980B52">
            <w:pPr>
              <w:rPr>
                <w:rFonts w:cs="Arial"/>
              </w:rPr>
            </w:pPr>
            <w:r w:rsidRPr="00FF6AC4">
              <w:rPr>
                <w:rFonts w:cs="Arial"/>
                <w:b/>
              </w:rPr>
              <w:t>Restrições de campos:</w:t>
            </w:r>
          </w:p>
        </w:tc>
        <w:tc>
          <w:tcPr>
            <w:tcW w:w="7349" w:type="dxa"/>
            <w:gridSpan w:val="2"/>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26C74610" w14:textId="77777777" w:rsidR="00C12931" w:rsidRPr="00FF6AC4" w:rsidRDefault="00980B52">
            <w:pPr>
              <w:spacing w:before="60" w:after="60"/>
              <w:jc w:val="both"/>
              <w:rPr>
                <w:rFonts w:cs="Arial"/>
                <w:szCs w:val="22"/>
              </w:rPr>
            </w:pPr>
            <w:r w:rsidRPr="00FF6AC4">
              <w:rPr>
                <w:rFonts w:cs="Arial"/>
                <w:b/>
                <w:szCs w:val="22"/>
              </w:rPr>
              <w:t>Entidade Pet:</w:t>
            </w:r>
          </w:p>
          <w:p w14:paraId="45D7A8A2" w14:textId="77777777" w:rsidR="00C12931" w:rsidRPr="00FF6AC4" w:rsidRDefault="00980B52">
            <w:pPr>
              <w:spacing w:before="60" w:after="60"/>
              <w:ind w:left="261"/>
              <w:jc w:val="both"/>
              <w:rPr>
                <w:rFonts w:cs="Arial"/>
                <w:szCs w:val="22"/>
              </w:rPr>
            </w:pPr>
            <w:r w:rsidRPr="00FF6AC4">
              <w:rPr>
                <w:rFonts w:cs="Arial"/>
                <w:szCs w:val="22"/>
              </w:rPr>
              <w:t>Nome: deve possuir no máximo 50 caracteres;</w:t>
            </w:r>
          </w:p>
          <w:p w14:paraId="7D6D1A00" w14:textId="77777777" w:rsidR="00C12931" w:rsidRPr="00FF6AC4" w:rsidRDefault="00980B52">
            <w:pPr>
              <w:spacing w:before="60" w:after="60"/>
              <w:ind w:left="261"/>
              <w:jc w:val="both"/>
              <w:rPr>
                <w:rFonts w:cs="Arial"/>
                <w:szCs w:val="22"/>
              </w:rPr>
            </w:pPr>
            <w:r w:rsidRPr="00FF6AC4">
              <w:rPr>
                <w:rFonts w:cs="Arial"/>
                <w:szCs w:val="22"/>
              </w:rPr>
              <w:t>Raça: deve possuir no máximo 40 caracteres;</w:t>
            </w:r>
          </w:p>
          <w:p w14:paraId="5D8B7952" w14:textId="77777777" w:rsidR="00C12931" w:rsidRPr="00FF6AC4" w:rsidRDefault="00980B52">
            <w:pPr>
              <w:spacing w:before="60" w:after="60"/>
              <w:ind w:left="261"/>
              <w:jc w:val="both"/>
              <w:rPr>
                <w:rFonts w:cs="Arial"/>
                <w:szCs w:val="22"/>
              </w:rPr>
            </w:pPr>
            <w:r w:rsidRPr="00FF6AC4">
              <w:rPr>
                <w:rFonts w:cs="Arial"/>
                <w:szCs w:val="22"/>
              </w:rPr>
              <w:t>Sexo: masculino ou feminino;</w:t>
            </w:r>
          </w:p>
          <w:p w14:paraId="4ABA1A6D" w14:textId="77777777" w:rsidR="00C12931" w:rsidRPr="00FF6AC4" w:rsidRDefault="00980B52">
            <w:pPr>
              <w:spacing w:before="60" w:after="60"/>
              <w:ind w:left="261"/>
              <w:jc w:val="both"/>
              <w:rPr>
                <w:rFonts w:cs="Arial"/>
                <w:szCs w:val="22"/>
              </w:rPr>
            </w:pPr>
            <w:r w:rsidRPr="00FF6AC4">
              <w:rPr>
                <w:rFonts w:cs="Arial"/>
                <w:szCs w:val="22"/>
              </w:rPr>
              <w:t>Tipo: cachorro ou gato;</w:t>
            </w:r>
          </w:p>
          <w:p w14:paraId="6094A70E" w14:textId="77777777" w:rsidR="00C12931" w:rsidRPr="00FF6AC4" w:rsidRDefault="00980B52">
            <w:pPr>
              <w:spacing w:before="60" w:after="60"/>
              <w:ind w:left="261"/>
              <w:jc w:val="both"/>
              <w:rPr>
                <w:rFonts w:cs="Arial"/>
                <w:szCs w:val="22"/>
              </w:rPr>
            </w:pPr>
            <w:r w:rsidRPr="00FF6AC4">
              <w:rPr>
                <w:rFonts w:cs="Arial"/>
                <w:szCs w:val="22"/>
              </w:rPr>
              <w:t>Porte: pequeno, médio ou grande;</w:t>
            </w:r>
          </w:p>
          <w:p w14:paraId="41D9ADA9" w14:textId="77777777" w:rsidR="00C12931" w:rsidRPr="00FF6AC4" w:rsidRDefault="00980B52">
            <w:pPr>
              <w:spacing w:before="60" w:after="60"/>
              <w:ind w:left="261"/>
              <w:jc w:val="both"/>
              <w:rPr>
                <w:rFonts w:cs="Arial"/>
                <w:szCs w:val="22"/>
              </w:rPr>
            </w:pPr>
            <w:r w:rsidRPr="00FF6AC4">
              <w:rPr>
                <w:rFonts w:cs="Arial"/>
                <w:szCs w:val="22"/>
              </w:rPr>
              <w:t>Idade: máximo 8 caracteres, pode conter o numeral da idade ou as opções: Filhote, Adulto e Idoso;</w:t>
            </w:r>
          </w:p>
          <w:p w14:paraId="56E8039C" w14:textId="77777777" w:rsidR="00C12931" w:rsidRPr="00FF6AC4" w:rsidRDefault="00980B52">
            <w:pPr>
              <w:spacing w:before="60" w:after="60"/>
              <w:ind w:left="261"/>
              <w:jc w:val="both"/>
              <w:rPr>
                <w:rFonts w:cs="Arial"/>
                <w:szCs w:val="22"/>
              </w:rPr>
            </w:pPr>
            <w:r w:rsidRPr="00FF6AC4">
              <w:rPr>
                <w:rFonts w:cs="Arial"/>
                <w:szCs w:val="22"/>
              </w:rPr>
              <w:t>História: Caixa de texto, deve possuir no máximo 500 caracteres;</w:t>
            </w:r>
          </w:p>
          <w:p w14:paraId="1DDF61FF" w14:textId="77777777" w:rsidR="00C12931" w:rsidRPr="00FF6AC4" w:rsidRDefault="00980B52">
            <w:pPr>
              <w:spacing w:before="60" w:after="60"/>
              <w:ind w:left="261"/>
              <w:jc w:val="both"/>
              <w:rPr>
                <w:rFonts w:cs="Arial"/>
                <w:szCs w:val="22"/>
              </w:rPr>
            </w:pPr>
            <w:r w:rsidRPr="00FF6AC4">
              <w:rPr>
                <w:rFonts w:cs="Arial"/>
                <w:szCs w:val="22"/>
              </w:rPr>
              <w:t>Personalidade: deve permitir no máximo 100 caracteres;</w:t>
            </w:r>
          </w:p>
          <w:p w14:paraId="1DBF43D0" w14:textId="77777777" w:rsidR="00C12931" w:rsidRPr="00FF6AC4" w:rsidRDefault="00980B52">
            <w:pPr>
              <w:spacing w:before="60" w:after="60"/>
              <w:ind w:left="261"/>
              <w:jc w:val="both"/>
              <w:rPr>
                <w:rFonts w:cs="Arial"/>
                <w:szCs w:val="22"/>
              </w:rPr>
            </w:pPr>
            <w:r w:rsidRPr="00FF6AC4">
              <w:rPr>
                <w:rFonts w:cs="Arial"/>
                <w:szCs w:val="22"/>
              </w:rPr>
              <w:t>Outras informações: deve permitir no máximo 100 caracteres;</w:t>
            </w:r>
            <w:r w:rsidRPr="00FF6AC4">
              <w:rPr>
                <w:rFonts w:cs="Arial"/>
                <w:szCs w:val="22"/>
              </w:rPr>
              <w:br/>
              <w:t>(...)</w:t>
            </w:r>
          </w:p>
          <w:p w14:paraId="4D9943AD" w14:textId="77777777" w:rsidR="00C12931" w:rsidRPr="00FF6AC4" w:rsidRDefault="00980B52">
            <w:pPr>
              <w:spacing w:before="60" w:after="60"/>
              <w:jc w:val="both"/>
              <w:rPr>
                <w:rFonts w:cs="Arial"/>
                <w:szCs w:val="22"/>
              </w:rPr>
            </w:pPr>
            <w:r w:rsidRPr="00FF6AC4">
              <w:rPr>
                <w:rFonts w:cs="Arial"/>
                <w:b/>
                <w:szCs w:val="22"/>
              </w:rPr>
              <w:t>Entidade Friend:</w:t>
            </w:r>
          </w:p>
          <w:p w14:paraId="0BC617C5" w14:textId="77777777" w:rsidR="00C12931" w:rsidRPr="00FF6AC4" w:rsidRDefault="00980B52">
            <w:pPr>
              <w:spacing w:before="60" w:after="60" w:line="288" w:lineRule="auto"/>
              <w:ind w:left="260"/>
              <w:jc w:val="both"/>
              <w:rPr>
                <w:rFonts w:cs="Arial"/>
                <w:szCs w:val="22"/>
              </w:rPr>
            </w:pPr>
            <w:r w:rsidRPr="00FF6AC4">
              <w:rPr>
                <w:rFonts w:cs="Arial"/>
                <w:szCs w:val="22"/>
              </w:rPr>
              <w:t>Doador: nome do friend que cadastrar o animal;</w:t>
            </w:r>
          </w:p>
          <w:p w14:paraId="498AA4D3" w14:textId="77777777" w:rsidR="00C12931" w:rsidRPr="00FF6AC4" w:rsidRDefault="00980B52">
            <w:pPr>
              <w:spacing w:before="60" w:after="60"/>
              <w:jc w:val="both"/>
              <w:rPr>
                <w:rFonts w:cs="Arial"/>
                <w:szCs w:val="22"/>
              </w:rPr>
            </w:pPr>
            <w:r w:rsidRPr="00FF6AC4">
              <w:rPr>
                <w:rFonts w:cs="Arial"/>
                <w:b/>
                <w:szCs w:val="22"/>
              </w:rPr>
              <w:t>Entidade Colaborador:</w:t>
            </w:r>
          </w:p>
          <w:p w14:paraId="66E21EB2" w14:textId="77777777" w:rsidR="00C12931" w:rsidRPr="00FF6AC4" w:rsidRDefault="00980B52">
            <w:pPr>
              <w:spacing w:before="60" w:after="60" w:line="288" w:lineRule="auto"/>
              <w:ind w:left="260"/>
              <w:jc w:val="both"/>
              <w:rPr>
                <w:rFonts w:cs="Arial"/>
              </w:rPr>
            </w:pPr>
            <w:r w:rsidRPr="00FF6AC4">
              <w:rPr>
                <w:rFonts w:cs="Arial"/>
                <w:szCs w:val="22"/>
              </w:rPr>
              <w:t>Colaborador: nome do local, caso o animal se encontre em uma ONG ou abrigo;</w:t>
            </w:r>
          </w:p>
        </w:tc>
      </w:tr>
      <w:tr w:rsidR="00C12931" w:rsidRPr="00FF6AC4" w14:paraId="58FE155E" w14:textId="77777777">
        <w:trPr>
          <w:trHeight w:val="2035"/>
        </w:trPr>
        <w:tc>
          <w:tcPr>
            <w:tcW w:w="1726" w:type="dxa"/>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14:paraId="7561E53B" w14:textId="77777777" w:rsidR="00C12931" w:rsidRPr="00FF6AC4" w:rsidRDefault="00980B52">
            <w:pPr>
              <w:rPr>
                <w:rFonts w:cs="Arial"/>
              </w:rPr>
            </w:pPr>
            <w:r w:rsidRPr="00FF6AC4">
              <w:rPr>
                <w:rFonts w:cs="Arial"/>
                <w:b/>
              </w:rPr>
              <w:t>Fluxo principal:</w:t>
            </w:r>
          </w:p>
        </w:tc>
        <w:tc>
          <w:tcPr>
            <w:tcW w:w="2721" w:type="dxa"/>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14:paraId="47A40B55" w14:textId="77777777" w:rsidR="00C12931" w:rsidRPr="00FF6AC4" w:rsidRDefault="00980B52">
            <w:pPr>
              <w:rPr>
                <w:rFonts w:cs="Arial"/>
              </w:rPr>
            </w:pPr>
            <w:r w:rsidRPr="00FF6AC4">
              <w:rPr>
                <w:rFonts w:cs="Arial"/>
                <w:b/>
              </w:rPr>
              <w:t>Friend</w:t>
            </w:r>
            <w:r w:rsidRPr="00FF6AC4">
              <w:rPr>
                <w:rFonts w:cs="Arial"/>
              </w:rPr>
              <w:t>:</w:t>
            </w:r>
          </w:p>
          <w:p w14:paraId="7B53A24D" w14:textId="77777777" w:rsidR="00C12931" w:rsidRPr="00FF6AC4" w:rsidRDefault="00980B52">
            <w:pPr>
              <w:rPr>
                <w:rFonts w:cs="Arial"/>
              </w:rPr>
            </w:pPr>
            <w:r w:rsidRPr="00FF6AC4">
              <w:rPr>
                <w:rFonts w:cs="Arial"/>
              </w:rPr>
              <w:t>1. Realiza o login no sistema.</w:t>
            </w:r>
          </w:p>
          <w:p w14:paraId="52866FCA" w14:textId="77777777" w:rsidR="00C12931" w:rsidRPr="00FF6AC4" w:rsidRDefault="00C12931">
            <w:pPr>
              <w:rPr>
                <w:rFonts w:cs="Arial"/>
              </w:rPr>
            </w:pPr>
          </w:p>
          <w:p w14:paraId="0A7B7021" w14:textId="77777777" w:rsidR="00C12931" w:rsidRPr="00FF6AC4" w:rsidRDefault="00980B52">
            <w:pPr>
              <w:rPr>
                <w:rFonts w:cs="Arial"/>
              </w:rPr>
            </w:pPr>
            <w:r w:rsidRPr="00FF6AC4">
              <w:rPr>
                <w:rFonts w:cs="Arial"/>
              </w:rPr>
              <w:t>2. Seleciona o menu pets.</w:t>
            </w:r>
          </w:p>
          <w:p w14:paraId="3C894A00" w14:textId="77777777" w:rsidR="00C12931" w:rsidRPr="00FF6AC4" w:rsidRDefault="00C12931">
            <w:pPr>
              <w:rPr>
                <w:rFonts w:cs="Arial"/>
              </w:rPr>
            </w:pPr>
          </w:p>
          <w:p w14:paraId="79E8BBB0" w14:textId="77777777" w:rsidR="00C12931" w:rsidRPr="00FF6AC4" w:rsidRDefault="00980B52">
            <w:pPr>
              <w:rPr>
                <w:rFonts w:cs="Arial"/>
              </w:rPr>
            </w:pPr>
            <w:r w:rsidRPr="00FF6AC4">
              <w:rPr>
                <w:rFonts w:cs="Arial"/>
              </w:rPr>
              <w:t>4. Seleciona a opção “adicionar pet”.</w:t>
            </w:r>
          </w:p>
          <w:p w14:paraId="70753909" w14:textId="77777777" w:rsidR="00C12931" w:rsidRPr="00FF6AC4" w:rsidRDefault="00C12931">
            <w:pPr>
              <w:rPr>
                <w:rFonts w:cs="Arial"/>
              </w:rPr>
            </w:pPr>
          </w:p>
          <w:p w14:paraId="5C19EFE6" w14:textId="77777777" w:rsidR="00C12931" w:rsidRPr="00FF6AC4" w:rsidRDefault="00980B52">
            <w:pPr>
              <w:rPr>
                <w:rFonts w:cs="Arial"/>
              </w:rPr>
            </w:pPr>
            <w:r w:rsidRPr="00FF6AC4">
              <w:rPr>
                <w:rFonts w:cs="Arial"/>
              </w:rPr>
              <w:t>6. Confirma o cadastro em “disponibilizar”</w:t>
            </w:r>
          </w:p>
        </w:tc>
        <w:tc>
          <w:tcPr>
            <w:tcW w:w="4628" w:type="dxa"/>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14:paraId="6A153E77" w14:textId="77777777" w:rsidR="00C12931" w:rsidRPr="00FF6AC4" w:rsidRDefault="00980B52">
            <w:pPr>
              <w:rPr>
                <w:rFonts w:cs="Arial"/>
              </w:rPr>
            </w:pPr>
            <w:r w:rsidRPr="00FF6AC4">
              <w:rPr>
                <w:rFonts w:cs="Arial"/>
                <w:b/>
              </w:rPr>
              <w:t>Sistema</w:t>
            </w:r>
            <w:r w:rsidRPr="00FF6AC4">
              <w:rPr>
                <w:rFonts w:cs="Arial"/>
              </w:rPr>
              <w:t>:</w:t>
            </w:r>
          </w:p>
          <w:p w14:paraId="4C0A5B5C" w14:textId="77777777" w:rsidR="00C12931" w:rsidRPr="00FF6AC4" w:rsidRDefault="00C12931">
            <w:pPr>
              <w:rPr>
                <w:rFonts w:cs="Arial"/>
              </w:rPr>
            </w:pPr>
          </w:p>
          <w:p w14:paraId="445FA320" w14:textId="77777777" w:rsidR="00C12931" w:rsidRPr="00FF6AC4" w:rsidRDefault="00C12931">
            <w:pPr>
              <w:rPr>
                <w:rFonts w:cs="Arial"/>
              </w:rPr>
            </w:pPr>
          </w:p>
          <w:p w14:paraId="2401E023" w14:textId="0CAA0BB1" w:rsidR="00C12931" w:rsidRPr="00FF6AC4" w:rsidRDefault="00980B52">
            <w:pPr>
              <w:rPr>
                <w:rFonts w:cs="Arial"/>
              </w:rPr>
            </w:pPr>
            <w:r w:rsidRPr="00FF6AC4">
              <w:rPr>
                <w:rFonts w:cs="Arial"/>
              </w:rPr>
              <w:t xml:space="preserve">3. Apresenta os animais disponíveis e a opção de adicionar </w:t>
            </w:r>
            <w:r w:rsidR="000C1CA3" w:rsidRPr="00FF6AC4">
              <w:rPr>
                <w:rFonts w:cs="Arial"/>
              </w:rPr>
              <w:t>pet.</w:t>
            </w:r>
          </w:p>
          <w:p w14:paraId="77006C90" w14:textId="77777777" w:rsidR="00C12931" w:rsidRPr="00FF6AC4" w:rsidRDefault="00C12931">
            <w:pPr>
              <w:rPr>
                <w:rFonts w:cs="Arial"/>
              </w:rPr>
            </w:pPr>
          </w:p>
          <w:p w14:paraId="6651C5F3" w14:textId="77777777" w:rsidR="00C12931" w:rsidRPr="00FF6AC4" w:rsidRDefault="00980B52">
            <w:pPr>
              <w:rPr>
                <w:rFonts w:cs="Arial"/>
              </w:rPr>
            </w:pPr>
            <w:r w:rsidRPr="00FF6AC4">
              <w:rPr>
                <w:rFonts w:cs="Arial"/>
              </w:rPr>
              <w:t>5. Apresenta um formulário de cadastro.</w:t>
            </w:r>
          </w:p>
          <w:p w14:paraId="6A23DC02" w14:textId="77777777" w:rsidR="00C12931" w:rsidRPr="00FF6AC4" w:rsidRDefault="00C12931">
            <w:pPr>
              <w:rPr>
                <w:rFonts w:cs="Arial"/>
              </w:rPr>
            </w:pPr>
          </w:p>
          <w:p w14:paraId="7CBC25AB" w14:textId="77777777" w:rsidR="00C12931" w:rsidRPr="00FF6AC4" w:rsidRDefault="00980B52">
            <w:pPr>
              <w:rPr>
                <w:rFonts w:cs="Arial"/>
              </w:rPr>
            </w:pPr>
            <w:r w:rsidRPr="00FF6AC4">
              <w:rPr>
                <w:rFonts w:cs="Arial"/>
              </w:rPr>
              <w:t>7. Exibe a confirmação e adicionar o pet ao perfil do friend, pets e colaborador.</w:t>
            </w:r>
          </w:p>
        </w:tc>
      </w:tr>
      <w:tr w:rsidR="00C12931" w:rsidRPr="00FF6AC4" w14:paraId="53037037" w14:textId="77777777">
        <w:trPr>
          <w:trHeight w:val="1385"/>
        </w:trPr>
        <w:tc>
          <w:tcPr>
            <w:tcW w:w="1726" w:type="dxa"/>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2686A7EB" w14:textId="77777777" w:rsidR="00C12931" w:rsidRPr="00FF6AC4" w:rsidRDefault="00980B52">
            <w:pPr>
              <w:rPr>
                <w:rFonts w:cs="Arial"/>
              </w:rPr>
            </w:pPr>
            <w:r w:rsidRPr="00FF6AC4">
              <w:rPr>
                <w:rFonts w:cs="Arial"/>
                <w:b/>
              </w:rPr>
              <w:t>Fluxo alternativo:</w:t>
            </w:r>
          </w:p>
        </w:tc>
        <w:tc>
          <w:tcPr>
            <w:tcW w:w="2721" w:type="dxa"/>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16E4A403" w14:textId="77777777" w:rsidR="00C12931" w:rsidRPr="00FF6AC4" w:rsidRDefault="00980B52">
            <w:pPr>
              <w:rPr>
                <w:rFonts w:cs="Arial"/>
              </w:rPr>
            </w:pPr>
            <w:r w:rsidRPr="00FF6AC4">
              <w:rPr>
                <w:rFonts w:cs="Arial"/>
                <w:b/>
              </w:rPr>
              <w:t>Friend</w:t>
            </w:r>
            <w:r w:rsidRPr="00FF6AC4">
              <w:rPr>
                <w:rFonts w:cs="Arial"/>
              </w:rPr>
              <w:t>:</w:t>
            </w:r>
          </w:p>
        </w:tc>
        <w:tc>
          <w:tcPr>
            <w:tcW w:w="4628" w:type="dxa"/>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5C74BF0F" w14:textId="77777777" w:rsidR="00C12931" w:rsidRPr="00FF6AC4" w:rsidRDefault="00980B52">
            <w:pPr>
              <w:rPr>
                <w:rFonts w:cs="Arial"/>
              </w:rPr>
            </w:pPr>
            <w:r w:rsidRPr="00FF6AC4">
              <w:rPr>
                <w:rFonts w:cs="Arial"/>
                <w:b/>
              </w:rPr>
              <w:t>Sistema</w:t>
            </w:r>
            <w:r w:rsidRPr="00FF6AC4">
              <w:rPr>
                <w:rFonts w:cs="Arial"/>
              </w:rPr>
              <w:t>:</w:t>
            </w:r>
          </w:p>
          <w:p w14:paraId="05D29698" w14:textId="77777777" w:rsidR="00C12931" w:rsidRPr="00FF6AC4" w:rsidRDefault="00980B52">
            <w:pPr>
              <w:rPr>
                <w:rFonts w:cs="Arial"/>
              </w:rPr>
            </w:pPr>
            <w:r w:rsidRPr="00FF6AC4">
              <w:rPr>
                <w:rFonts w:cs="Arial"/>
              </w:rPr>
              <w:t>1. O campo colaborador, deve acessar os colaboradores já cadastrados no sistema em uma lista.</w:t>
            </w:r>
          </w:p>
          <w:p w14:paraId="7AE7E728" w14:textId="77777777" w:rsidR="00C12931" w:rsidRPr="00FF6AC4" w:rsidRDefault="00C12931">
            <w:pPr>
              <w:rPr>
                <w:rFonts w:cs="Arial"/>
              </w:rPr>
            </w:pPr>
          </w:p>
          <w:p w14:paraId="2D9BF499" w14:textId="77777777" w:rsidR="00C12931" w:rsidRPr="00FF6AC4" w:rsidRDefault="00980B52">
            <w:pPr>
              <w:rPr>
                <w:rFonts w:cs="Arial"/>
              </w:rPr>
            </w:pPr>
            <w:r w:rsidRPr="00FF6AC4">
              <w:rPr>
                <w:rFonts w:cs="Arial"/>
              </w:rPr>
              <w:t>2. O campo doador deve acessar os friends já cadastrados no sistema.</w:t>
            </w:r>
          </w:p>
        </w:tc>
      </w:tr>
    </w:tbl>
    <w:p w14:paraId="45F4D7A1" w14:textId="77777777" w:rsidR="00C12931" w:rsidRPr="00FF6AC4" w:rsidRDefault="00C12931">
      <w:pPr>
        <w:spacing w:before="60" w:after="60"/>
        <w:ind w:left="578"/>
        <w:jc w:val="both"/>
        <w:rPr>
          <w:rFonts w:cs="Arial"/>
          <w:szCs w:val="22"/>
        </w:rPr>
      </w:pPr>
    </w:p>
    <w:p w14:paraId="5D0119AC" w14:textId="77777777" w:rsidR="00C12931" w:rsidRPr="00FF6AC4" w:rsidRDefault="00980B52">
      <w:pPr>
        <w:pStyle w:val="Ttulo5"/>
        <w:spacing w:after="120"/>
      </w:pPr>
      <w:bookmarkStart w:id="82" w:name="_Toc47637869"/>
      <w:r w:rsidRPr="00FF6AC4">
        <w:t>[RF048] Visualizar pedido adoção/ Ver pets aguardando adoção</w:t>
      </w:r>
      <w:bookmarkEnd w:id="82"/>
    </w:p>
    <w:tbl>
      <w:tblPr>
        <w:tblStyle w:val="aa"/>
        <w:tblW w:w="9075" w:type="dxa"/>
        <w:tblInd w:w="0" w:type="dxa"/>
        <w:tblLayout w:type="fixed"/>
        <w:tblLook w:val="0000" w:firstRow="0" w:lastRow="0" w:firstColumn="0" w:lastColumn="0" w:noHBand="0" w:noVBand="0"/>
      </w:tblPr>
      <w:tblGrid>
        <w:gridCol w:w="1726"/>
        <w:gridCol w:w="2721"/>
        <w:gridCol w:w="4628"/>
      </w:tblGrid>
      <w:tr w:rsidR="00C12931" w:rsidRPr="00FF6AC4" w14:paraId="43627200" w14:textId="77777777">
        <w:trPr>
          <w:trHeight w:val="278"/>
        </w:trPr>
        <w:tc>
          <w:tcPr>
            <w:tcW w:w="1726" w:type="dxa"/>
            <w:tcBorders>
              <w:top w:val="single" w:sz="8" w:space="0" w:color="FFFFFF"/>
              <w:left w:val="single" w:sz="8" w:space="0" w:color="FFFFFF"/>
              <w:bottom w:val="single" w:sz="24" w:space="0" w:color="FFFFFF"/>
              <w:right w:val="single" w:sz="8" w:space="0" w:color="FFFFFF"/>
            </w:tcBorders>
            <w:shd w:val="clear" w:color="auto" w:fill="5FA534"/>
            <w:tcMar>
              <w:top w:w="72" w:type="dxa"/>
              <w:left w:w="144" w:type="dxa"/>
              <w:bottom w:w="72" w:type="dxa"/>
              <w:right w:w="144" w:type="dxa"/>
            </w:tcMar>
          </w:tcPr>
          <w:p w14:paraId="0E42C1B1" w14:textId="77777777" w:rsidR="00C12931" w:rsidRPr="00FF6AC4" w:rsidRDefault="00980B52">
            <w:pPr>
              <w:rPr>
                <w:rFonts w:cs="Arial"/>
                <w:color w:val="FFFFFF"/>
                <w:sz w:val="24"/>
                <w:szCs w:val="24"/>
              </w:rPr>
            </w:pPr>
            <w:r w:rsidRPr="00FF6AC4">
              <w:rPr>
                <w:rFonts w:cs="Arial"/>
                <w:b/>
                <w:color w:val="FFFFFF"/>
                <w:sz w:val="24"/>
                <w:szCs w:val="24"/>
              </w:rPr>
              <w:t>#48</w:t>
            </w:r>
          </w:p>
        </w:tc>
        <w:tc>
          <w:tcPr>
            <w:tcW w:w="7349" w:type="dxa"/>
            <w:gridSpan w:val="2"/>
            <w:tcBorders>
              <w:top w:val="single" w:sz="8" w:space="0" w:color="FFFFFF"/>
              <w:left w:val="single" w:sz="8" w:space="0" w:color="FFFFFF"/>
              <w:bottom w:val="single" w:sz="24" w:space="0" w:color="FFFFFF"/>
              <w:right w:val="single" w:sz="8" w:space="0" w:color="FFFFFF"/>
            </w:tcBorders>
            <w:shd w:val="clear" w:color="auto" w:fill="5FA534"/>
            <w:tcMar>
              <w:top w:w="72" w:type="dxa"/>
              <w:left w:w="144" w:type="dxa"/>
              <w:bottom w:w="72" w:type="dxa"/>
              <w:right w:w="144" w:type="dxa"/>
            </w:tcMar>
          </w:tcPr>
          <w:p w14:paraId="320D4D7D" w14:textId="77777777" w:rsidR="00C12931" w:rsidRPr="00FF6AC4" w:rsidRDefault="00980B52">
            <w:pPr>
              <w:rPr>
                <w:rFonts w:cs="Arial"/>
                <w:color w:val="FFFFFF"/>
                <w:sz w:val="24"/>
                <w:szCs w:val="24"/>
              </w:rPr>
            </w:pPr>
            <w:r w:rsidRPr="00FF6AC4">
              <w:rPr>
                <w:rFonts w:cs="Arial"/>
                <w:b/>
                <w:color w:val="FFFFFF"/>
                <w:sz w:val="24"/>
                <w:szCs w:val="24"/>
              </w:rPr>
              <w:t>Exibir uma lista de animais aguardando aprovação.</w:t>
            </w:r>
          </w:p>
        </w:tc>
      </w:tr>
      <w:tr w:rsidR="00C12931" w:rsidRPr="00FF6AC4" w14:paraId="0999E669" w14:textId="77777777">
        <w:trPr>
          <w:trHeight w:val="413"/>
        </w:trPr>
        <w:tc>
          <w:tcPr>
            <w:tcW w:w="1726" w:type="dxa"/>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32BC4FAE" w14:textId="77777777" w:rsidR="00C12931" w:rsidRPr="00FF6AC4" w:rsidRDefault="00980B52">
            <w:pPr>
              <w:rPr>
                <w:rFonts w:cs="Arial"/>
              </w:rPr>
            </w:pPr>
            <w:r w:rsidRPr="00FF6AC4">
              <w:rPr>
                <w:rFonts w:cs="Arial"/>
                <w:b/>
              </w:rPr>
              <w:t xml:space="preserve">Prioridade: </w:t>
            </w:r>
          </w:p>
        </w:tc>
        <w:tc>
          <w:tcPr>
            <w:tcW w:w="7349" w:type="dxa"/>
            <w:gridSpan w:val="2"/>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7D498C57" w14:textId="77777777" w:rsidR="00C12931" w:rsidRPr="00FF6AC4" w:rsidRDefault="00980B52">
            <w:pPr>
              <w:rPr>
                <w:rFonts w:cs="Arial"/>
              </w:rPr>
            </w:pPr>
            <w:r w:rsidRPr="00FF6AC4">
              <w:rPr>
                <w:rFonts w:cs="Arial"/>
              </w:rPr>
              <w:t>(   )  Essencial                ( X ) Importante       (   ) Desejável</w:t>
            </w:r>
          </w:p>
        </w:tc>
      </w:tr>
      <w:tr w:rsidR="00C12931" w:rsidRPr="00FF6AC4" w14:paraId="67FE5C4E" w14:textId="77777777">
        <w:trPr>
          <w:trHeight w:val="251"/>
        </w:trPr>
        <w:tc>
          <w:tcPr>
            <w:tcW w:w="1726" w:type="dxa"/>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14:paraId="702906E9" w14:textId="77777777" w:rsidR="00C12931" w:rsidRPr="00FF6AC4" w:rsidRDefault="00980B52">
            <w:pPr>
              <w:rPr>
                <w:rFonts w:cs="Arial"/>
              </w:rPr>
            </w:pPr>
            <w:r w:rsidRPr="00FF6AC4">
              <w:rPr>
                <w:rFonts w:cs="Arial"/>
                <w:b/>
              </w:rPr>
              <w:t>Atores:</w:t>
            </w:r>
          </w:p>
        </w:tc>
        <w:tc>
          <w:tcPr>
            <w:tcW w:w="7349" w:type="dxa"/>
            <w:gridSpan w:val="2"/>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14:paraId="70FAFE65" w14:textId="77777777" w:rsidR="00C12931" w:rsidRPr="00FF6AC4" w:rsidRDefault="00980B52">
            <w:pPr>
              <w:rPr>
                <w:rFonts w:cs="Arial"/>
              </w:rPr>
            </w:pPr>
            <w:r w:rsidRPr="00FF6AC4">
              <w:rPr>
                <w:rFonts w:cs="Arial"/>
              </w:rPr>
              <w:t>Parceiro, Pet, Friend, Colaborador.</w:t>
            </w:r>
          </w:p>
        </w:tc>
      </w:tr>
      <w:tr w:rsidR="00C12931" w:rsidRPr="00FF6AC4" w14:paraId="1508F7E7" w14:textId="77777777">
        <w:trPr>
          <w:trHeight w:val="848"/>
        </w:trPr>
        <w:tc>
          <w:tcPr>
            <w:tcW w:w="1726" w:type="dxa"/>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242800AB" w14:textId="77777777" w:rsidR="00C12931" w:rsidRPr="00FF6AC4" w:rsidRDefault="00980B52">
            <w:pPr>
              <w:rPr>
                <w:rFonts w:cs="Arial"/>
              </w:rPr>
            </w:pPr>
            <w:r w:rsidRPr="00FF6AC4">
              <w:rPr>
                <w:rFonts w:cs="Arial"/>
                <w:b/>
              </w:rPr>
              <w:lastRenderedPageBreak/>
              <w:t>Resumo:</w:t>
            </w:r>
          </w:p>
        </w:tc>
        <w:tc>
          <w:tcPr>
            <w:tcW w:w="7349" w:type="dxa"/>
            <w:gridSpan w:val="2"/>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2DAE5BEA" w14:textId="77777777" w:rsidR="00C12931" w:rsidRPr="00FF6AC4" w:rsidRDefault="00980B52">
            <w:pPr>
              <w:rPr>
                <w:rFonts w:cs="Arial"/>
              </w:rPr>
            </w:pPr>
            <w:r w:rsidRPr="00FF6AC4">
              <w:rPr>
                <w:rFonts w:cs="Arial"/>
              </w:rPr>
              <w:t>Um parceiro pode visualizar todos os pedidos de adoção através do menu adoção.</w:t>
            </w:r>
          </w:p>
        </w:tc>
      </w:tr>
      <w:tr w:rsidR="00C12931" w:rsidRPr="00FF6AC4" w14:paraId="06A67F92" w14:textId="77777777">
        <w:trPr>
          <w:trHeight w:val="566"/>
        </w:trPr>
        <w:tc>
          <w:tcPr>
            <w:tcW w:w="1726" w:type="dxa"/>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14:paraId="141B0EDF" w14:textId="77777777" w:rsidR="00C12931" w:rsidRPr="00FF6AC4" w:rsidRDefault="00980B52">
            <w:pPr>
              <w:rPr>
                <w:rFonts w:cs="Arial"/>
              </w:rPr>
            </w:pPr>
            <w:r w:rsidRPr="00FF6AC4">
              <w:rPr>
                <w:rFonts w:cs="Arial"/>
                <w:b/>
              </w:rPr>
              <w:t>Pré-condição:</w:t>
            </w:r>
          </w:p>
        </w:tc>
        <w:tc>
          <w:tcPr>
            <w:tcW w:w="7349" w:type="dxa"/>
            <w:gridSpan w:val="2"/>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14:paraId="6D162C18" w14:textId="77777777" w:rsidR="00C12931" w:rsidRPr="00FF6AC4" w:rsidRDefault="00980B52">
            <w:pPr>
              <w:rPr>
                <w:rFonts w:cs="Arial"/>
              </w:rPr>
            </w:pPr>
            <w:r w:rsidRPr="00FF6AC4">
              <w:rPr>
                <w:rFonts w:cs="Arial"/>
              </w:rPr>
              <w:t>O parceiro precisa estar logado no sistema para executar tal ação.</w:t>
            </w:r>
          </w:p>
        </w:tc>
      </w:tr>
      <w:tr w:rsidR="00C12931" w:rsidRPr="00FF6AC4" w14:paraId="1AE20E34" w14:textId="77777777">
        <w:trPr>
          <w:trHeight w:val="566"/>
        </w:trPr>
        <w:tc>
          <w:tcPr>
            <w:tcW w:w="1726" w:type="dxa"/>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3C78B86A" w14:textId="77777777" w:rsidR="00C12931" w:rsidRPr="00FF6AC4" w:rsidRDefault="00980B52">
            <w:pPr>
              <w:rPr>
                <w:rFonts w:cs="Arial"/>
              </w:rPr>
            </w:pPr>
            <w:r w:rsidRPr="00FF6AC4">
              <w:rPr>
                <w:rFonts w:cs="Arial"/>
                <w:b/>
              </w:rPr>
              <w:t>Pós-condição:</w:t>
            </w:r>
          </w:p>
        </w:tc>
        <w:tc>
          <w:tcPr>
            <w:tcW w:w="7349" w:type="dxa"/>
            <w:gridSpan w:val="2"/>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7E479312" w14:textId="7A3D2A93" w:rsidR="00C12931" w:rsidRPr="00FF6AC4" w:rsidRDefault="00980B52">
            <w:pPr>
              <w:rPr>
                <w:rFonts w:cs="Arial"/>
              </w:rPr>
            </w:pPr>
            <w:r w:rsidRPr="00FF6AC4">
              <w:rPr>
                <w:rFonts w:cs="Arial"/>
              </w:rPr>
              <w:t xml:space="preserve">O sistema deverá exibir uma atualizar de todos os usuários envolvidos no processo de </w:t>
            </w:r>
            <w:r w:rsidR="000C1CA3" w:rsidRPr="00FF6AC4">
              <w:rPr>
                <w:rFonts w:cs="Arial"/>
              </w:rPr>
              <w:t>adoção.</w:t>
            </w:r>
          </w:p>
        </w:tc>
      </w:tr>
      <w:tr w:rsidR="00C12931" w:rsidRPr="00FF6AC4" w14:paraId="12AC56FB" w14:textId="77777777">
        <w:trPr>
          <w:trHeight w:val="348"/>
        </w:trPr>
        <w:tc>
          <w:tcPr>
            <w:tcW w:w="1726" w:type="dxa"/>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14:paraId="6D47B3AF" w14:textId="77777777" w:rsidR="00C12931" w:rsidRPr="00FF6AC4" w:rsidRDefault="00980B52">
            <w:pPr>
              <w:rPr>
                <w:rFonts w:cs="Arial"/>
              </w:rPr>
            </w:pPr>
            <w:r w:rsidRPr="00FF6AC4">
              <w:rPr>
                <w:rFonts w:cs="Arial"/>
                <w:b/>
              </w:rPr>
              <w:t>Interfaces:</w:t>
            </w:r>
          </w:p>
        </w:tc>
        <w:tc>
          <w:tcPr>
            <w:tcW w:w="7349" w:type="dxa"/>
            <w:gridSpan w:val="2"/>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14:paraId="72C535C2" w14:textId="77777777" w:rsidR="00C12931" w:rsidRPr="00FF6AC4" w:rsidRDefault="00980B52">
            <w:pPr>
              <w:rPr>
                <w:rFonts w:cs="Arial"/>
              </w:rPr>
            </w:pPr>
            <w:r w:rsidRPr="00FF6AC4">
              <w:rPr>
                <w:rFonts w:cs="Arial"/>
                <w:b/>
              </w:rPr>
              <w:t>home_autenticado, adoção.</w:t>
            </w:r>
          </w:p>
        </w:tc>
      </w:tr>
      <w:tr w:rsidR="00C12931" w:rsidRPr="00FF6AC4" w14:paraId="0ED60DE7" w14:textId="77777777">
        <w:trPr>
          <w:trHeight w:val="566"/>
        </w:trPr>
        <w:tc>
          <w:tcPr>
            <w:tcW w:w="1726" w:type="dxa"/>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78918644" w14:textId="77777777" w:rsidR="00C12931" w:rsidRPr="00FF6AC4" w:rsidRDefault="00980B52">
            <w:pPr>
              <w:rPr>
                <w:rFonts w:cs="Arial"/>
              </w:rPr>
            </w:pPr>
            <w:r w:rsidRPr="00FF6AC4">
              <w:rPr>
                <w:rFonts w:cs="Arial"/>
                <w:b/>
              </w:rPr>
              <w:t>Restrições de campos:</w:t>
            </w:r>
          </w:p>
        </w:tc>
        <w:tc>
          <w:tcPr>
            <w:tcW w:w="7349" w:type="dxa"/>
            <w:gridSpan w:val="2"/>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01D8C98E" w14:textId="77777777" w:rsidR="00C12931" w:rsidRPr="00FF6AC4" w:rsidRDefault="00980B52">
            <w:pPr>
              <w:spacing w:before="60" w:after="60"/>
              <w:jc w:val="both"/>
              <w:rPr>
                <w:rFonts w:cs="Arial"/>
                <w:szCs w:val="22"/>
              </w:rPr>
            </w:pPr>
            <w:r w:rsidRPr="00FF6AC4">
              <w:rPr>
                <w:rFonts w:cs="Arial"/>
                <w:b/>
                <w:szCs w:val="22"/>
              </w:rPr>
              <w:t>Entidade Pet:</w:t>
            </w:r>
          </w:p>
          <w:p w14:paraId="74B900F5" w14:textId="77777777" w:rsidR="00C12931" w:rsidRPr="00FF6AC4" w:rsidRDefault="00980B52">
            <w:pPr>
              <w:spacing w:before="60" w:after="60"/>
              <w:ind w:left="261"/>
              <w:jc w:val="both"/>
              <w:rPr>
                <w:rFonts w:cs="Arial"/>
                <w:szCs w:val="22"/>
              </w:rPr>
            </w:pPr>
            <w:r w:rsidRPr="00FF6AC4">
              <w:rPr>
                <w:rFonts w:cs="Arial"/>
                <w:szCs w:val="22"/>
              </w:rPr>
              <w:t>Nome:</w:t>
            </w:r>
          </w:p>
          <w:p w14:paraId="7866B5EF" w14:textId="77777777" w:rsidR="00C12931" w:rsidRPr="00FF6AC4" w:rsidRDefault="00980B52">
            <w:pPr>
              <w:spacing w:before="60" w:after="60"/>
              <w:ind w:left="261"/>
              <w:jc w:val="both"/>
              <w:rPr>
                <w:rFonts w:cs="Arial"/>
                <w:szCs w:val="22"/>
              </w:rPr>
            </w:pPr>
            <w:r w:rsidRPr="00FF6AC4">
              <w:rPr>
                <w:rFonts w:cs="Arial"/>
                <w:szCs w:val="22"/>
              </w:rPr>
              <w:t>Animal:</w:t>
            </w:r>
          </w:p>
          <w:p w14:paraId="175E7734" w14:textId="77777777" w:rsidR="00C12931" w:rsidRPr="00FF6AC4" w:rsidRDefault="00980B52">
            <w:pPr>
              <w:spacing w:before="60" w:after="60"/>
              <w:jc w:val="both"/>
              <w:rPr>
                <w:rFonts w:cs="Arial"/>
                <w:szCs w:val="22"/>
              </w:rPr>
            </w:pPr>
            <w:r w:rsidRPr="00FF6AC4">
              <w:rPr>
                <w:rFonts w:cs="Arial"/>
                <w:b/>
                <w:szCs w:val="22"/>
              </w:rPr>
              <w:t>Entidade Friend:</w:t>
            </w:r>
          </w:p>
          <w:p w14:paraId="1E0FD697" w14:textId="77777777" w:rsidR="00C12931" w:rsidRPr="00FF6AC4" w:rsidRDefault="00980B52">
            <w:pPr>
              <w:spacing w:before="60" w:after="60"/>
              <w:ind w:left="261"/>
              <w:jc w:val="both"/>
              <w:rPr>
                <w:rFonts w:cs="Arial"/>
                <w:szCs w:val="22"/>
              </w:rPr>
            </w:pPr>
            <w:r w:rsidRPr="00FF6AC4">
              <w:rPr>
                <w:rFonts w:cs="Arial"/>
                <w:szCs w:val="22"/>
              </w:rPr>
              <w:t>Nome:</w:t>
            </w:r>
          </w:p>
          <w:p w14:paraId="60A82A62" w14:textId="77777777" w:rsidR="00C12931" w:rsidRPr="00FF6AC4" w:rsidRDefault="00980B52">
            <w:pPr>
              <w:spacing w:before="60" w:after="60"/>
              <w:ind w:left="261"/>
              <w:jc w:val="both"/>
              <w:rPr>
                <w:rFonts w:cs="Arial"/>
                <w:szCs w:val="22"/>
              </w:rPr>
            </w:pPr>
            <w:r w:rsidRPr="00FF6AC4">
              <w:rPr>
                <w:rFonts w:cs="Arial"/>
                <w:szCs w:val="22"/>
              </w:rPr>
              <w:t>Telefone:</w:t>
            </w:r>
          </w:p>
          <w:p w14:paraId="2E6ECF0A" w14:textId="77777777" w:rsidR="00C12931" w:rsidRPr="00FF6AC4" w:rsidRDefault="00980B52">
            <w:pPr>
              <w:spacing w:before="60" w:after="60"/>
              <w:ind w:left="261"/>
              <w:jc w:val="both"/>
              <w:rPr>
                <w:rFonts w:cs="Arial"/>
                <w:szCs w:val="22"/>
              </w:rPr>
            </w:pPr>
            <w:r w:rsidRPr="00FF6AC4">
              <w:rPr>
                <w:rFonts w:cs="Arial"/>
                <w:szCs w:val="22"/>
              </w:rPr>
              <w:t>E-mail:</w:t>
            </w:r>
          </w:p>
          <w:p w14:paraId="6C097983" w14:textId="77777777" w:rsidR="00C12931" w:rsidRPr="00FF6AC4" w:rsidRDefault="00980B52">
            <w:pPr>
              <w:spacing w:before="60" w:after="60"/>
              <w:jc w:val="both"/>
              <w:rPr>
                <w:rFonts w:cs="Arial"/>
                <w:szCs w:val="22"/>
              </w:rPr>
            </w:pPr>
            <w:r w:rsidRPr="00FF6AC4">
              <w:rPr>
                <w:rFonts w:cs="Arial"/>
                <w:b/>
                <w:szCs w:val="22"/>
              </w:rPr>
              <w:t>Entidade Colaborador:</w:t>
            </w:r>
          </w:p>
          <w:p w14:paraId="42879059" w14:textId="77777777" w:rsidR="00C12931" w:rsidRPr="00FF6AC4" w:rsidRDefault="00980B52">
            <w:pPr>
              <w:spacing w:before="60" w:after="60"/>
              <w:ind w:left="261"/>
              <w:jc w:val="both"/>
              <w:rPr>
                <w:rFonts w:cs="Arial"/>
                <w:szCs w:val="22"/>
              </w:rPr>
            </w:pPr>
            <w:r w:rsidRPr="00FF6AC4">
              <w:rPr>
                <w:rFonts w:cs="Arial"/>
                <w:szCs w:val="22"/>
              </w:rPr>
              <w:t>Nome:</w:t>
            </w:r>
          </w:p>
          <w:p w14:paraId="65B9869D" w14:textId="77777777" w:rsidR="00C12931" w:rsidRPr="00FF6AC4" w:rsidRDefault="00980B52">
            <w:pPr>
              <w:spacing w:before="60" w:after="60"/>
              <w:ind w:left="261"/>
              <w:jc w:val="both"/>
              <w:rPr>
                <w:rFonts w:cs="Arial"/>
                <w:szCs w:val="22"/>
              </w:rPr>
            </w:pPr>
            <w:r w:rsidRPr="00FF6AC4">
              <w:rPr>
                <w:rFonts w:cs="Arial"/>
                <w:szCs w:val="22"/>
              </w:rPr>
              <w:t>Telefone:</w:t>
            </w:r>
          </w:p>
          <w:p w14:paraId="196E1E89" w14:textId="77777777" w:rsidR="00C12931" w:rsidRPr="00FF6AC4" w:rsidRDefault="00980B52">
            <w:pPr>
              <w:spacing w:before="60" w:after="60"/>
              <w:ind w:left="261"/>
              <w:jc w:val="both"/>
              <w:rPr>
                <w:rFonts w:cs="Arial"/>
                <w:szCs w:val="22"/>
              </w:rPr>
            </w:pPr>
            <w:r w:rsidRPr="00FF6AC4">
              <w:rPr>
                <w:rFonts w:cs="Arial"/>
                <w:szCs w:val="22"/>
              </w:rPr>
              <w:t>Localização:</w:t>
            </w:r>
          </w:p>
          <w:p w14:paraId="30963E05" w14:textId="77777777" w:rsidR="00C12931" w:rsidRPr="00FF6AC4" w:rsidRDefault="00C12931">
            <w:pPr>
              <w:rPr>
                <w:rFonts w:cs="Arial"/>
              </w:rPr>
            </w:pPr>
          </w:p>
        </w:tc>
      </w:tr>
      <w:tr w:rsidR="00C12931" w:rsidRPr="00FF6AC4" w14:paraId="61419E0B" w14:textId="77777777">
        <w:trPr>
          <w:trHeight w:val="2035"/>
        </w:trPr>
        <w:tc>
          <w:tcPr>
            <w:tcW w:w="1726" w:type="dxa"/>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14:paraId="44E0005A" w14:textId="77777777" w:rsidR="00C12931" w:rsidRPr="00FF6AC4" w:rsidRDefault="00980B52">
            <w:pPr>
              <w:rPr>
                <w:rFonts w:cs="Arial"/>
              </w:rPr>
            </w:pPr>
            <w:r w:rsidRPr="00FF6AC4">
              <w:rPr>
                <w:rFonts w:cs="Arial"/>
                <w:b/>
              </w:rPr>
              <w:t>Fluxo principal:</w:t>
            </w:r>
          </w:p>
        </w:tc>
        <w:tc>
          <w:tcPr>
            <w:tcW w:w="2721" w:type="dxa"/>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14:paraId="607A67B1" w14:textId="77777777" w:rsidR="00C12931" w:rsidRPr="00FF6AC4" w:rsidRDefault="00980B52">
            <w:pPr>
              <w:rPr>
                <w:rFonts w:cs="Arial"/>
              </w:rPr>
            </w:pPr>
            <w:r w:rsidRPr="00FF6AC4">
              <w:rPr>
                <w:rFonts w:cs="Arial"/>
                <w:b/>
              </w:rPr>
              <w:t>Parceiro</w:t>
            </w:r>
            <w:r w:rsidRPr="00FF6AC4">
              <w:rPr>
                <w:rFonts w:cs="Arial"/>
              </w:rPr>
              <w:t>:</w:t>
            </w:r>
          </w:p>
          <w:p w14:paraId="52E8D9D3" w14:textId="77777777" w:rsidR="00C12931" w:rsidRPr="00FF6AC4" w:rsidRDefault="00980B52">
            <w:pPr>
              <w:rPr>
                <w:rFonts w:cs="Arial"/>
              </w:rPr>
            </w:pPr>
            <w:r w:rsidRPr="00FF6AC4">
              <w:rPr>
                <w:rFonts w:cs="Arial"/>
              </w:rPr>
              <w:t>1. Realiza o login no sistema.</w:t>
            </w:r>
          </w:p>
          <w:p w14:paraId="49F95C67" w14:textId="77777777" w:rsidR="00C12931" w:rsidRPr="00FF6AC4" w:rsidRDefault="00C12931">
            <w:pPr>
              <w:rPr>
                <w:rFonts w:cs="Arial"/>
              </w:rPr>
            </w:pPr>
          </w:p>
          <w:p w14:paraId="7E5AB2B5" w14:textId="77777777" w:rsidR="00C12931" w:rsidRPr="00FF6AC4" w:rsidRDefault="00980B52">
            <w:pPr>
              <w:rPr>
                <w:rFonts w:cs="Arial"/>
              </w:rPr>
            </w:pPr>
            <w:r w:rsidRPr="00FF6AC4">
              <w:rPr>
                <w:rFonts w:cs="Arial"/>
              </w:rPr>
              <w:t>2. Seleciona o menu de adoção.</w:t>
            </w:r>
          </w:p>
          <w:p w14:paraId="7886BB0B" w14:textId="77777777" w:rsidR="00C12931" w:rsidRPr="00FF6AC4" w:rsidRDefault="00C12931">
            <w:pPr>
              <w:rPr>
                <w:rFonts w:cs="Arial"/>
              </w:rPr>
            </w:pPr>
          </w:p>
          <w:p w14:paraId="63C28769" w14:textId="77777777" w:rsidR="00C12931" w:rsidRPr="00FF6AC4" w:rsidRDefault="00C12931">
            <w:pPr>
              <w:rPr>
                <w:rFonts w:cs="Arial"/>
              </w:rPr>
            </w:pPr>
          </w:p>
        </w:tc>
        <w:tc>
          <w:tcPr>
            <w:tcW w:w="4628" w:type="dxa"/>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14:paraId="38D1AF12" w14:textId="77777777" w:rsidR="00C12931" w:rsidRPr="00FF6AC4" w:rsidRDefault="00980B52">
            <w:pPr>
              <w:rPr>
                <w:rFonts w:cs="Arial"/>
              </w:rPr>
            </w:pPr>
            <w:r w:rsidRPr="00FF6AC4">
              <w:rPr>
                <w:rFonts w:cs="Arial"/>
                <w:b/>
              </w:rPr>
              <w:t>Sistema</w:t>
            </w:r>
            <w:r w:rsidRPr="00FF6AC4">
              <w:rPr>
                <w:rFonts w:cs="Arial"/>
              </w:rPr>
              <w:t>:</w:t>
            </w:r>
          </w:p>
          <w:p w14:paraId="5F361CE7" w14:textId="77777777" w:rsidR="00C12931" w:rsidRPr="00FF6AC4" w:rsidRDefault="00C12931">
            <w:pPr>
              <w:rPr>
                <w:rFonts w:cs="Arial"/>
              </w:rPr>
            </w:pPr>
          </w:p>
          <w:p w14:paraId="39FFC22E" w14:textId="77777777" w:rsidR="00C12931" w:rsidRPr="00FF6AC4" w:rsidRDefault="00C12931">
            <w:pPr>
              <w:rPr>
                <w:rFonts w:cs="Arial"/>
              </w:rPr>
            </w:pPr>
          </w:p>
          <w:p w14:paraId="23C926A5" w14:textId="77777777" w:rsidR="00C12931" w:rsidRPr="00FF6AC4" w:rsidRDefault="00980B52">
            <w:pPr>
              <w:rPr>
                <w:rFonts w:cs="Arial"/>
              </w:rPr>
            </w:pPr>
            <w:r w:rsidRPr="00FF6AC4">
              <w:rPr>
                <w:rFonts w:cs="Arial"/>
              </w:rPr>
              <w:t>3. Apresenta uma tabela com as solicitações pendentes.</w:t>
            </w:r>
          </w:p>
          <w:p w14:paraId="76DC49CD" w14:textId="77777777" w:rsidR="00C12931" w:rsidRPr="00FF6AC4" w:rsidRDefault="00C12931">
            <w:pPr>
              <w:rPr>
                <w:rFonts w:cs="Arial"/>
              </w:rPr>
            </w:pPr>
          </w:p>
          <w:p w14:paraId="7C0830B6" w14:textId="77777777" w:rsidR="00C12931" w:rsidRPr="00FF6AC4" w:rsidRDefault="00C12931">
            <w:pPr>
              <w:rPr>
                <w:rFonts w:cs="Arial"/>
              </w:rPr>
            </w:pPr>
          </w:p>
        </w:tc>
      </w:tr>
      <w:tr w:rsidR="00C12931" w:rsidRPr="00FF6AC4" w14:paraId="4C06209A" w14:textId="77777777">
        <w:trPr>
          <w:trHeight w:val="1385"/>
        </w:trPr>
        <w:tc>
          <w:tcPr>
            <w:tcW w:w="1726" w:type="dxa"/>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2D58E370" w14:textId="77777777" w:rsidR="00C12931" w:rsidRPr="00FF6AC4" w:rsidRDefault="00980B52">
            <w:pPr>
              <w:rPr>
                <w:rFonts w:cs="Arial"/>
              </w:rPr>
            </w:pPr>
            <w:r w:rsidRPr="00FF6AC4">
              <w:rPr>
                <w:rFonts w:cs="Arial"/>
                <w:b/>
              </w:rPr>
              <w:t>Fluxo alternativo:</w:t>
            </w:r>
          </w:p>
        </w:tc>
        <w:tc>
          <w:tcPr>
            <w:tcW w:w="2721" w:type="dxa"/>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461A188D" w14:textId="77777777" w:rsidR="00C12931" w:rsidRPr="00FF6AC4" w:rsidRDefault="00980B52">
            <w:pPr>
              <w:rPr>
                <w:rFonts w:cs="Arial"/>
              </w:rPr>
            </w:pPr>
            <w:r w:rsidRPr="00FF6AC4">
              <w:rPr>
                <w:rFonts w:cs="Arial"/>
                <w:b/>
              </w:rPr>
              <w:t>Parceiro</w:t>
            </w:r>
            <w:r w:rsidRPr="00FF6AC4">
              <w:rPr>
                <w:rFonts w:cs="Arial"/>
              </w:rPr>
              <w:t>:</w:t>
            </w:r>
          </w:p>
        </w:tc>
        <w:tc>
          <w:tcPr>
            <w:tcW w:w="4628" w:type="dxa"/>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14:paraId="722CC365" w14:textId="77777777" w:rsidR="00C12931" w:rsidRPr="00FF6AC4" w:rsidRDefault="00980B52">
            <w:pPr>
              <w:rPr>
                <w:rFonts w:cs="Arial"/>
              </w:rPr>
            </w:pPr>
            <w:r w:rsidRPr="00FF6AC4">
              <w:rPr>
                <w:rFonts w:cs="Arial"/>
                <w:b/>
              </w:rPr>
              <w:t>Sistema</w:t>
            </w:r>
            <w:r w:rsidRPr="00FF6AC4">
              <w:rPr>
                <w:rFonts w:cs="Arial"/>
              </w:rPr>
              <w:t>:</w:t>
            </w:r>
          </w:p>
          <w:p w14:paraId="3A50E24B" w14:textId="22AD4886" w:rsidR="00C12931" w:rsidRPr="00FF6AC4" w:rsidRDefault="00980B52">
            <w:pPr>
              <w:rPr>
                <w:rFonts w:cs="Arial"/>
              </w:rPr>
            </w:pPr>
            <w:r w:rsidRPr="00FF6AC4">
              <w:rPr>
                <w:rFonts w:cs="Arial"/>
              </w:rPr>
              <w:t xml:space="preserve">1. A tabela deve ser composta pelas informações dos 3 usuários cadastradas no </w:t>
            </w:r>
            <w:r w:rsidR="000C1CA3" w:rsidRPr="00FF6AC4">
              <w:rPr>
                <w:rFonts w:cs="Arial"/>
              </w:rPr>
              <w:t>sistema.</w:t>
            </w:r>
          </w:p>
        </w:tc>
      </w:tr>
    </w:tbl>
    <w:p w14:paraId="221D871E" w14:textId="77777777" w:rsidR="00C12931" w:rsidRPr="00FF6AC4" w:rsidRDefault="00C12931">
      <w:pPr>
        <w:spacing w:before="60" w:after="60"/>
        <w:ind w:left="578"/>
        <w:jc w:val="both"/>
        <w:rPr>
          <w:rFonts w:cs="Arial"/>
          <w:szCs w:val="22"/>
        </w:rPr>
      </w:pPr>
    </w:p>
    <w:p w14:paraId="61D55533" w14:textId="77777777" w:rsidR="00C12931" w:rsidRPr="00FF6AC4" w:rsidRDefault="00980B52">
      <w:pPr>
        <w:pBdr>
          <w:top w:val="nil"/>
          <w:left w:val="nil"/>
          <w:bottom w:val="nil"/>
          <w:right w:val="nil"/>
          <w:between w:val="nil"/>
        </w:pBdr>
        <w:spacing w:before="60" w:after="60"/>
        <w:jc w:val="both"/>
        <w:rPr>
          <w:rFonts w:cs="Arial"/>
          <w:color w:val="000000"/>
          <w:szCs w:val="22"/>
        </w:rPr>
      </w:pPr>
      <w:del w:id="83" w:author="">
        <w:r w:rsidRPr="00FF6AC4">
          <w:rPr>
            <w:rFonts w:cs="Arial"/>
            <w:color w:val="000000"/>
            <w:szCs w:val="22"/>
          </w:rPr>
          <w:delText>&lt;FAÇA A DOCUMENTAÇÃO DE QUANTOS REQUISITOS FOREM NECESSÁRIOS. PELO MENOS 4 REQUISITOS RELACIONADOS AO CRUD DE UMA ENTIDADE, 4 REQUISITOS RELACIONADOS AO CRUD ENVOLVENDO 3 OU MAIS ENTIDADES.&gt;</w:delText>
        </w:r>
      </w:del>
    </w:p>
    <w:p w14:paraId="5032746C" w14:textId="77777777" w:rsidR="00C12931" w:rsidRPr="00FF6AC4" w:rsidRDefault="00C12931">
      <w:pPr>
        <w:pBdr>
          <w:top w:val="nil"/>
          <w:left w:val="nil"/>
          <w:bottom w:val="nil"/>
          <w:right w:val="nil"/>
          <w:between w:val="nil"/>
        </w:pBdr>
        <w:spacing w:before="60" w:after="60"/>
        <w:ind w:left="578"/>
        <w:jc w:val="both"/>
        <w:rPr>
          <w:rFonts w:cs="Arial"/>
          <w:color w:val="000000"/>
          <w:szCs w:val="22"/>
        </w:rPr>
        <w:sectPr w:rsidR="00C12931" w:rsidRPr="00FF6AC4">
          <w:headerReference w:type="default" r:id="rId14"/>
          <w:pgSz w:w="11909" w:h="16834"/>
          <w:pgMar w:top="1440" w:right="1440" w:bottom="1440" w:left="1440" w:header="720" w:footer="720" w:gutter="0"/>
          <w:pgNumType w:start="1"/>
          <w:cols w:space="720" w:equalWidth="0">
            <w:col w:w="8838"/>
          </w:cols>
        </w:sectPr>
      </w:pPr>
      <w:bookmarkStart w:id="84" w:name="_1x0gk37" w:colFirst="0" w:colLast="0"/>
      <w:bookmarkEnd w:id="84"/>
    </w:p>
    <w:p w14:paraId="3AA9267B" w14:textId="77777777" w:rsidR="00C12931" w:rsidRPr="00FF6AC4" w:rsidRDefault="00C12931">
      <w:pPr>
        <w:keepNext/>
        <w:pBdr>
          <w:top w:val="nil"/>
          <w:left w:val="nil"/>
          <w:bottom w:val="nil"/>
          <w:right w:val="nil"/>
          <w:between w:val="nil"/>
        </w:pBdr>
        <w:spacing w:after="480"/>
        <w:jc w:val="right"/>
        <w:rPr>
          <w:rFonts w:eastAsia="Arial" w:cs="Arial"/>
          <w:b/>
          <w:color w:val="000000"/>
          <w:sz w:val="24"/>
          <w:szCs w:val="24"/>
        </w:rPr>
      </w:pPr>
    </w:p>
    <w:p w14:paraId="06360EF5" w14:textId="77777777" w:rsidR="00C12931" w:rsidRPr="00FF6AC4" w:rsidRDefault="00980B52">
      <w:pPr>
        <w:pStyle w:val="Ttulo1"/>
        <w:jc w:val="right"/>
        <w:rPr>
          <w:rFonts w:ascii="Arial" w:eastAsia="Arial" w:hAnsi="Arial" w:cs="Arial"/>
        </w:rPr>
      </w:pPr>
      <w:bookmarkStart w:id="85" w:name="_Toc47637870"/>
      <w:r w:rsidRPr="00FF6AC4">
        <w:rPr>
          <w:rFonts w:ascii="Arial" w:eastAsia="Arial" w:hAnsi="Arial" w:cs="Arial"/>
        </w:rPr>
        <w:t>Capítulo 3</w:t>
      </w:r>
      <w:bookmarkEnd w:id="85"/>
    </w:p>
    <w:p w14:paraId="62E89169" w14:textId="77777777" w:rsidR="00C12931" w:rsidRPr="00FF6AC4" w:rsidRDefault="00980B52">
      <w:pPr>
        <w:pStyle w:val="Ttulo2"/>
        <w:numPr>
          <w:ilvl w:val="0"/>
          <w:numId w:val="3"/>
        </w:numPr>
      </w:pPr>
      <w:bookmarkStart w:id="86" w:name="_Toc47637871"/>
      <w:r w:rsidRPr="00FF6AC4">
        <w:t>Requisitos não funcionais</w:t>
      </w:r>
      <w:bookmarkEnd w:id="86"/>
    </w:p>
    <w:p w14:paraId="0F1F6322" w14:textId="77777777" w:rsidR="00C12931" w:rsidRPr="00FF6AC4" w:rsidRDefault="00980B52">
      <w:pPr>
        <w:pBdr>
          <w:top w:val="nil"/>
          <w:left w:val="nil"/>
          <w:bottom w:val="nil"/>
          <w:right w:val="nil"/>
          <w:between w:val="nil"/>
        </w:pBdr>
        <w:spacing w:before="60" w:after="60"/>
        <w:ind w:left="578"/>
        <w:jc w:val="both"/>
        <w:rPr>
          <w:rFonts w:cs="Arial"/>
          <w:color w:val="5B9BD5"/>
          <w:szCs w:val="22"/>
        </w:rPr>
      </w:pPr>
      <w:r w:rsidRPr="00FF6AC4">
        <w:rPr>
          <w:rFonts w:cs="Arial"/>
          <w:color w:val="5B9BD5"/>
          <w:szCs w:val="22"/>
        </w:rPr>
        <w:t>&lt;Esta seção deve conter os requisitos não funcionais do sistema. Para uma melhor organização deste documento, utilize as subseções abaixo para agrupar os requisitos não funcionais relacionados. Naturalmente, o número e tipo de subseções utilizadas depende do sistema que está sendo especificado e não é preciso utilizar todas elas. Simplesmente elimine as subseções para as quais não for encontrado nenhum requisito.</w:t>
      </w:r>
    </w:p>
    <w:p w14:paraId="422AB7BD" w14:textId="3456DAE7" w:rsidR="00C12931" w:rsidRPr="00FF6AC4" w:rsidRDefault="00980B52">
      <w:pPr>
        <w:pBdr>
          <w:top w:val="nil"/>
          <w:left w:val="nil"/>
          <w:bottom w:val="nil"/>
          <w:right w:val="nil"/>
          <w:between w:val="nil"/>
        </w:pBdr>
        <w:spacing w:before="60" w:after="60"/>
        <w:ind w:left="578"/>
        <w:jc w:val="both"/>
        <w:rPr>
          <w:rFonts w:cs="Arial"/>
          <w:color w:val="5B9BD5"/>
          <w:szCs w:val="22"/>
        </w:rPr>
      </w:pPr>
      <w:r w:rsidRPr="00FF6AC4">
        <w:rPr>
          <w:rFonts w:cs="Arial"/>
          <w:color w:val="5B9BD5"/>
          <w:szCs w:val="22"/>
        </w:rPr>
        <w:t xml:space="preserve">Os requisitos não funcionais devem ser identificados com um identificador único, da mesma maneira que os requisitos funcionais (casos de uso). Inicie a numeração com o identificador NF001 e prossiga incrementando os números </w:t>
      </w:r>
      <w:r w:rsidR="000C1CA3" w:rsidRPr="00FF6AC4">
        <w:rPr>
          <w:rFonts w:cs="Arial"/>
          <w:color w:val="5B9BD5"/>
          <w:szCs w:val="22"/>
        </w:rPr>
        <w:t>à</w:t>
      </w:r>
      <w:r w:rsidRPr="00FF6AC4">
        <w:rPr>
          <w:rFonts w:cs="Arial"/>
          <w:color w:val="5B9BD5"/>
          <w:szCs w:val="22"/>
        </w:rPr>
        <w:t xml:space="preserve"> medida que forem surgindo novos requisitos não funcionais. Reinicie a numeração em cada subseção. Forneça também um nome para o requisito, como foi feito para os requisitos funcionais.</w:t>
      </w:r>
    </w:p>
    <w:p w14:paraId="7BD7A3D3" w14:textId="77777777" w:rsidR="00C12931" w:rsidRPr="00FF6AC4" w:rsidRDefault="00980B52">
      <w:pPr>
        <w:pBdr>
          <w:top w:val="nil"/>
          <w:left w:val="nil"/>
          <w:bottom w:val="nil"/>
          <w:right w:val="nil"/>
          <w:between w:val="nil"/>
        </w:pBdr>
        <w:spacing w:before="60" w:after="60"/>
        <w:ind w:left="578"/>
        <w:jc w:val="both"/>
        <w:rPr>
          <w:rFonts w:cs="Arial"/>
          <w:color w:val="000000"/>
          <w:szCs w:val="22"/>
        </w:rPr>
      </w:pPr>
      <w:bookmarkStart w:id="87" w:name="_1baon6m" w:colFirst="0" w:colLast="0"/>
      <w:bookmarkEnd w:id="87"/>
      <w:r w:rsidRPr="00FF6AC4">
        <w:rPr>
          <w:rFonts w:cs="Arial"/>
          <w:color w:val="5B9BD5"/>
          <w:szCs w:val="22"/>
        </w:rPr>
        <w:t>Descreva o requisito, assinale a sua prioridade e, em seguida, caso o requisito esteja relacionado a um caso de uso ou a um grupo de casos de uso específicos, utilize o campo “</w:t>
      </w:r>
      <w:r w:rsidRPr="00FF6AC4">
        <w:rPr>
          <w:rFonts w:cs="Arial"/>
          <w:b/>
          <w:color w:val="5B9BD5"/>
          <w:szCs w:val="22"/>
        </w:rPr>
        <w:t>Caso(s) de uso associado(s):</w:t>
      </w:r>
      <w:r w:rsidRPr="00FF6AC4">
        <w:rPr>
          <w:rFonts w:cs="Arial"/>
          <w:color w:val="5B9BD5"/>
          <w:szCs w:val="22"/>
        </w:rPr>
        <w:t>” para identificar o(s) caso(s) de uso correspondente(s). Se for um requisito não funcional do sistema como um todo, esse campo não precisa ser utilizado.&gt;</w:t>
      </w:r>
    </w:p>
    <w:p w14:paraId="1AB4D183" w14:textId="77777777" w:rsidR="00C12931" w:rsidRPr="00FF6AC4" w:rsidRDefault="00980B52">
      <w:pPr>
        <w:pStyle w:val="Ttulo3"/>
        <w:numPr>
          <w:ilvl w:val="1"/>
          <w:numId w:val="3"/>
        </w:numPr>
        <w:rPr>
          <w:rFonts w:ascii="Arial" w:hAnsi="Arial"/>
        </w:rPr>
      </w:pPr>
      <w:bookmarkStart w:id="88" w:name="_Toc47637872"/>
      <w:r w:rsidRPr="00FF6AC4">
        <w:rPr>
          <w:rFonts w:ascii="Arial" w:hAnsi="Arial"/>
        </w:rPr>
        <w:t>Usabilidade</w:t>
      </w:r>
      <w:bookmarkEnd w:id="88"/>
    </w:p>
    <w:p w14:paraId="25D64BCF" w14:textId="77777777" w:rsidR="00C12931" w:rsidRPr="00FF6AC4" w:rsidRDefault="00980B52">
      <w:pPr>
        <w:pBdr>
          <w:top w:val="nil"/>
          <w:left w:val="nil"/>
          <w:bottom w:val="nil"/>
          <w:right w:val="nil"/>
          <w:between w:val="nil"/>
        </w:pBdr>
        <w:spacing w:before="60" w:after="60"/>
        <w:ind w:left="578"/>
        <w:jc w:val="both"/>
        <w:rPr>
          <w:rFonts w:cs="Arial"/>
          <w:color w:val="000000"/>
          <w:szCs w:val="22"/>
        </w:rPr>
      </w:pPr>
      <w:bookmarkStart w:id="89" w:name="_2afmg28" w:colFirst="0" w:colLast="0"/>
      <w:bookmarkEnd w:id="89"/>
      <w:r w:rsidRPr="00FF6AC4">
        <w:rPr>
          <w:rFonts w:cs="Arial"/>
          <w:color w:val="000000"/>
          <w:szCs w:val="22"/>
        </w:rPr>
        <w:t>Esta seção descreve os requisitos não funcionais associados à facilidade de uso da interface com o usuário, material de treinamento e documentação do sistema.</w:t>
      </w:r>
    </w:p>
    <w:p w14:paraId="29270709" w14:textId="77777777" w:rsidR="00C12931" w:rsidRPr="00FF6AC4" w:rsidRDefault="00980B52">
      <w:pPr>
        <w:pStyle w:val="Ttulo5"/>
        <w:spacing w:after="120"/>
      </w:pPr>
      <w:bookmarkStart w:id="90" w:name="_Toc47637873"/>
      <w:r w:rsidRPr="00FF6AC4">
        <w:t>[NF049] Acessibilidade na Interface #49</w:t>
      </w:r>
      <w:bookmarkEnd w:id="90"/>
    </w:p>
    <w:p w14:paraId="5945BF02" w14:textId="77777777" w:rsidR="00C12931" w:rsidRPr="00FF6AC4" w:rsidRDefault="00980B52">
      <w:pPr>
        <w:pBdr>
          <w:top w:val="nil"/>
          <w:left w:val="nil"/>
          <w:bottom w:val="nil"/>
          <w:right w:val="nil"/>
          <w:between w:val="nil"/>
        </w:pBdr>
        <w:spacing w:before="60" w:after="60"/>
        <w:ind w:left="578"/>
        <w:jc w:val="both"/>
        <w:rPr>
          <w:rFonts w:cs="Arial"/>
          <w:color w:val="000000"/>
          <w:szCs w:val="22"/>
        </w:rPr>
      </w:pPr>
      <w:r w:rsidRPr="00FF6AC4">
        <w:rPr>
          <w:rFonts w:cs="Arial"/>
          <w:szCs w:val="22"/>
        </w:rPr>
        <w:t xml:space="preserve">A interface deve ser desenvolvida pensando na acessibilidade conforme o documento Anexo_Acessibilidade. </w:t>
      </w:r>
    </w:p>
    <w:tbl>
      <w:tblPr>
        <w:tblStyle w:val="ab"/>
        <w:tblW w:w="7890" w:type="dxa"/>
        <w:tblInd w:w="534" w:type="dxa"/>
        <w:tblLayout w:type="fixed"/>
        <w:tblLook w:val="0000" w:firstRow="0" w:lastRow="0" w:firstColumn="0" w:lastColumn="0" w:noHBand="0" w:noVBand="0"/>
      </w:tblPr>
      <w:tblGrid>
        <w:gridCol w:w="1559"/>
        <w:gridCol w:w="425"/>
        <w:gridCol w:w="1620"/>
        <w:gridCol w:w="495"/>
        <w:gridCol w:w="1985"/>
        <w:gridCol w:w="425"/>
        <w:gridCol w:w="1381"/>
      </w:tblGrid>
      <w:tr w:rsidR="00C12931" w:rsidRPr="00FF6AC4" w14:paraId="0B68997B" w14:textId="77777777">
        <w:tc>
          <w:tcPr>
            <w:tcW w:w="1559" w:type="dxa"/>
            <w:vAlign w:val="center"/>
          </w:tcPr>
          <w:p w14:paraId="63BD884A" w14:textId="77777777" w:rsidR="00C12931" w:rsidRPr="00FF6AC4" w:rsidRDefault="00980B52">
            <w:pPr>
              <w:pBdr>
                <w:top w:val="nil"/>
                <w:left w:val="nil"/>
                <w:bottom w:val="nil"/>
                <w:right w:val="nil"/>
                <w:between w:val="nil"/>
              </w:pBdr>
              <w:spacing w:before="60" w:after="60"/>
              <w:ind w:left="33"/>
              <w:jc w:val="both"/>
              <w:rPr>
                <w:rFonts w:cs="Arial"/>
                <w:color w:val="000000"/>
                <w:szCs w:val="22"/>
              </w:rPr>
            </w:pPr>
            <w:r w:rsidRPr="00FF6AC4">
              <w:rPr>
                <w:rFonts w:cs="Arial"/>
                <w:b/>
                <w:color w:val="000000"/>
                <w:szCs w:val="22"/>
              </w:rPr>
              <w:t>Prioridade</w:t>
            </w:r>
            <w:r w:rsidRPr="00FF6AC4">
              <w:rPr>
                <w:rFonts w:cs="Arial"/>
                <w:color w:val="000000"/>
                <w:szCs w:val="22"/>
              </w:rPr>
              <w:t>:</w:t>
            </w:r>
          </w:p>
        </w:tc>
        <w:tc>
          <w:tcPr>
            <w:tcW w:w="425" w:type="dxa"/>
            <w:vAlign w:val="center"/>
          </w:tcPr>
          <w:p w14:paraId="7922738B" w14:textId="77777777" w:rsidR="00C12931" w:rsidRPr="00FF6AC4" w:rsidRDefault="00980B52">
            <w:pPr>
              <w:spacing w:before="240" w:after="240"/>
              <w:jc w:val="right"/>
              <w:rPr>
                <w:rFonts w:cs="Arial"/>
              </w:rPr>
            </w:pPr>
            <w:r w:rsidRPr="00FF6AC4">
              <w:rPr>
                <w:rFonts w:ascii="Segoe UI Emoji" w:hAnsi="Segoe UI Emoji" w:cs="Segoe UI Emoji"/>
              </w:rPr>
              <w:t>◻</w:t>
            </w:r>
          </w:p>
        </w:tc>
        <w:tc>
          <w:tcPr>
            <w:tcW w:w="1620" w:type="dxa"/>
            <w:vAlign w:val="center"/>
          </w:tcPr>
          <w:p w14:paraId="39B79495" w14:textId="77777777" w:rsidR="00C12931" w:rsidRPr="00FF6AC4" w:rsidRDefault="00980B52">
            <w:pPr>
              <w:pBdr>
                <w:top w:val="nil"/>
                <w:left w:val="nil"/>
                <w:bottom w:val="nil"/>
                <w:right w:val="nil"/>
                <w:between w:val="nil"/>
              </w:pBdr>
              <w:spacing w:before="60" w:after="60"/>
              <w:jc w:val="both"/>
              <w:rPr>
                <w:rFonts w:cs="Arial"/>
                <w:color w:val="000000"/>
                <w:szCs w:val="22"/>
              </w:rPr>
            </w:pPr>
            <w:r w:rsidRPr="00FF6AC4">
              <w:rPr>
                <w:rFonts w:cs="Arial"/>
                <w:color w:val="000000"/>
                <w:szCs w:val="22"/>
              </w:rPr>
              <w:t>Essencial</w:t>
            </w:r>
          </w:p>
        </w:tc>
        <w:tc>
          <w:tcPr>
            <w:tcW w:w="495" w:type="dxa"/>
            <w:vAlign w:val="center"/>
          </w:tcPr>
          <w:p w14:paraId="52CBDFFC" w14:textId="77777777" w:rsidR="00C12931" w:rsidRPr="00FF6AC4" w:rsidRDefault="00980B52">
            <w:pPr>
              <w:spacing w:before="60" w:after="60"/>
              <w:jc w:val="both"/>
              <w:rPr>
                <w:rFonts w:cs="Arial"/>
              </w:rPr>
            </w:pPr>
            <w:r w:rsidRPr="00FF6AC4">
              <w:rPr>
                <w:rFonts w:ascii="Segoe UI Symbol" w:eastAsia="Noto Sans Symbols" w:hAnsi="Segoe UI Symbol" w:cs="Segoe UI Symbol"/>
                <w:szCs w:val="22"/>
              </w:rPr>
              <w:t>🗹</w:t>
            </w:r>
          </w:p>
        </w:tc>
        <w:tc>
          <w:tcPr>
            <w:tcW w:w="1985" w:type="dxa"/>
            <w:vAlign w:val="center"/>
          </w:tcPr>
          <w:p w14:paraId="725CA7CD" w14:textId="77777777" w:rsidR="00C12931" w:rsidRPr="00FF6AC4" w:rsidRDefault="00980B52">
            <w:pPr>
              <w:pBdr>
                <w:top w:val="nil"/>
                <w:left w:val="nil"/>
                <w:bottom w:val="nil"/>
                <w:right w:val="nil"/>
                <w:between w:val="nil"/>
              </w:pBdr>
              <w:spacing w:before="60" w:after="60"/>
              <w:jc w:val="both"/>
              <w:rPr>
                <w:rFonts w:cs="Arial"/>
                <w:color w:val="000000"/>
                <w:szCs w:val="22"/>
              </w:rPr>
            </w:pPr>
            <w:r w:rsidRPr="00FF6AC4">
              <w:rPr>
                <w:rFonts w:cs="Arial"/>
                <w:color w:val="000000"/>
                <w:szCs w:val="22"/>
              </w:rPr>
              <w:t>Importante</w:t>
            </w:r>
          </w:p>
        </w:tc>
        <w:tc>
          <w:tcPr>
            <w:tcW w:w="425" w:type="dxa"/>
            <w:vAlign w:val="center"/>
          </w:tcPr>
          <w:p w14:paraId="679E5AD5" w14:textId="77777777" w:rsidR="00C12931" w:rsidRPr="00FF6AC4" w:rsidRDefault="00980B52">
            <w:pPr>
              <w:spacing w:before="240" w:after="240"/>
              <w:jc w:val="right"/>
              <w:rPr>
                <w:rFonts w:cs="Arial"/>
              </w:rPr>
            </w:pPr>
            <w:r w:rsidRPr="00FF6AC4">
              <w:rPr>
                <w:rFonts w:ascii="Segoe UI Emoji" w:hAnsi="Segoe UI Emoji" w:cs="Segoe UI Emoji"/>
              </w:rPr>
              <w:t>◻</w:t>
            </w:r>
          </w:p>
        </w:tc>
        <w:tc>
          <w:tcPr>
            <w:tcW w:w="1381" w:type="dxa"/>
            <w:vAlign w:val="center"/>
          </w:tcPr>
          <w:p w14:paraId="410F84DB" w14:textId="77777777" w:rsidR="00C12931" w:rsidRPr="00FF6AC4" w:rsidRDefault="00980B52">
            <w:pPr>
              <w:pBdr>
                <w:top w:val="nil"/>
                <w:left w:val="nil"/>
                <w:bottom w:val="nil"/>
                <w:right w:val="nil"/>
                <w:between w:val="nil"/>
              </w:pBdr>
              <w:spacing w:before="60" w:after="60"/>
              <w:jc w:val="both"/>
              <w:rPr>
                <w:rFonts w:cs="Arial"/>
                <w:color w:val="000000"/>
                <w:szCs w:val="22"/>
              </w:rPr>
            </w:pPr>
            <w:r w:rsidRPr="00FF6AC4">
              <w:rPr>
                <w:rFonts w:cs="Arial"/>
                <w:color w:val="000000"/>
                <w:szCs w:val="22"/>
              </w:rPr>
              <w:t>Desejável</w:t>
            </w:r>
          </w:p>
        </w:tc>
      </w:tr>
    </w:tbl>
    <w:p w14:paraId="46D4C7F1" w14:textId="77777777" w:rsidR="00C12931" w:rsidRPr="00FF6AC4" w:rsidRDefault="00980B52">
      <w:pPr>
        <w:pStyle w:val="Ttulo3"/>
        <w:numPr>
          <w:ilvl w:val="1"/>
          <w:numId w:val="3"/>
        </w:numPr>
        <w:rPr>
          <w:rFonts w:ascii="Arial" w:hAnsi="Arial"/>
        </w:rPr>
      </w:pPr>
      <w:bookmarkStart w:id="91" w:name="_Toc47637874"/>
      <w:r w:rsidRPr="00FF6AC4">
        <w:rPr>
          <w:rFonts w:ascii="Arial" w:hAnsi="Arial"/>
        </w:rPr>
        <w:t>Desempenho</w:t>
      </w:r>
      <w:bookmarkEnd w:id="91"/>
    </w:p>
    <w:p w14:paraId="6C075498" w14:textId="77777777" w:rsidR="00C12931" w:rsidRPr="00FF6AC4" w:rsidRDefault="00980B52">
      <w:pPr>
        <w:pBdr>
          <w:top w:val="nil"/>
          <w:left w:val="nil"/>
          <w:bottom w:val="nil"/>
          <w:right w:val="nil"/>
          <w:between w:val="nil"/>
        </w:pBdr>
        <w:spacing w:before="60" w:after="60"/>
        <w:ind w:left="578"/>
        <w:jc w:val="both"/>
        <w:rPr>
          <w:rFonts w:cs="Arial"/>
          <w:color w:val="000000"/>
          <w:szCs w:val="22"/>
        </w:rPr>
      </w:pPr>
      <w:bookmarkStart w:id="92" w:name="_48pi1tg" w:colFirst="0" w:colLast="0"/>
      <w:bookmarkEnd w:id="92"/>
      <w:r w:rsidRPr="00FF6AC4">
        <w:rPr>
          <w:rFonts w:cs="Arial"/>
          <w:color w:val="000000"/>
          <w:szCs w:val="22"/>
        </w:rPr>
        <w:t>Esta seção descreve os requisitos não funcionais associados à eficiência, uso de recursos e tempo de resposta do sistema.</w:t>
      </w:r>
    </w:p>
    <w:p w14:paraId="70454892" w14:textId="77777777" w:rsidR="00C12931" w:rsidRPr="00FF6AC4" w:rsidRDefault="00980B52">
      <w:pPr>
        <w:pStyle w:val="Ttulo5"/>
        <w:spacing w:after="120"/>
      </w:pPr>
      <w:bookmarkStart w:id="93" w:name="_Toc47637875"/>
      <w:r w:rsidRPr="00FF6AC4">
        <w:t>[NF50] Tempo para Cadastro #50</w:t>
      </w:r>
      <w:bookmarkEnd w:id="93"/>
    </w:p>
    <w:p w14:paraId="2CFE04E6" w14:textId="77777777" w:rsidR="00C12931" w:rsidRPr="00FF6AC4" w:rsidRDefault="00980B52">
      <w:pPr>
        <w:pBdr>
          <w:top w:val="nil"/>
          <w:left w:val="nil"/>
          <w:bottom w:val="nil"/>
          <w:right w:val="nil"/>
          <w:between w:val="nil"/>
        </w:pBdr>
        <w:spacing w:before="60" w:after="60"/>
        <w:ind w:left="578"/>
        <w:jc w:val="both"/>
        <w:rPr>
          <w:rFonts w:cs="Arial"/>
          <w:color w:val="000000"/>
          <w:szCs w:val="22"/>
        </w:rPr>
      </w:pPr>
      <w:r w:rsidRPr="00FF6AC4">
        <w:rPr>
          <w:rFonts w:cs="Arial"/>
          <w:szCs w:val="22"/>
        </w:rPr>
        <w:t>O tempo máximo para se realizar um cadastro deve ser de 5 minutos</w:t>
      </w:r>
    </w:p>
    <w:tbl>
      <w:tblPr>
        <w:tblStyle w:val="ac"/>
        <w:tblW w:w="7901" w:type="dxa"/>
        <w:tblInd w:w="534" w:type="dxa"/>
        <w:tblLayout w:type="fixed"/>
        <w:tblLook w:val="0000" w:firstRow="0" w:lastRow="0" w:firstColumn="0" w:lastColumn="0" w:noHBand="0" w:noVBand="0"/>
      </w:tblPr>
      <w:tblGrid>
        <w:gridCol w:w="1559"/>
        <w:gridCol w:w="425"/>
        <w:gridCol w:w="1701"/>
        <w:gridCol w:w="425"/>
        <w:gridCol w:w="1985"/>
        <w:gridCol w:w="425"/>
        <w:gridCol w:w="1381"/>
      </w:tblGrid>
      <w:tr w:rsidR="00C12931" w:rsidRPr="00FF6AC4" w14:paraId="102C8112" w14:textId="77777777">
        <w:tc>
          <w:tcPr>
            <w:tcW w:w="1559" w:type="dxa"/>
            <w:vAlign w:val="center"/>
          </w:tcPr>
          <w:p w14:paraId="280EA8C6" w14:textId="77777777" w:rsidR="00C12931" w:rsidRPr="00FF6AC4" w:rsidRDefault="00980B52">
            <w:pPr>
              <w:pBdr>
                <w:top w:val="nil"/>
                <w:left w:val="nil"/>
                <w:bottom w:val="nil"/>
                <w:right w:val="nil"/>
                <w:between w:val="nil"/>
              </w:pBdr>
              <w:spacing w:before="60" w:after="60"/>
              <w:ind w:left="33"/>
              <w:jc w:val="both"/>
              <w:rPr>
                <w:rFonts w:cs="Arial"/>
                <w:color w:val="000000"/>
                <w:szCs w:val="22"/>
              </w:rPr>
            </w:pPr>
            <w:r w:rsidRPr="00FF6AC4">
              <w:rPr>
                <w:rFonts w:cs="Arial"/>
                <w:b/>
                <w:color w:val="000000"/>
                <w:szCs w:val="22"/>
              </w:rPr>
              <w:t>Prioridade</w:t>
            </w:r>
            <w:r w:rsidRPr="00FF6AC4">
              <w:rPr>
                <w:rFonts w:cs="Arial"/>
                <w:color w:val="000000"/>
                <w:szCs w:val="22"/>
              </w:rPr>
              <w:t>:</w:t>
            </w:r>
          </w:p>
        </w:tc>
        <w:tc>
          <w:tcPr>
            <w:tcW w:w="425" w:type="dxa"/>
            <w:vAlign w:val="center"/>
          </w:tcPr>
          <w:p w14:paraId="556D76C4" w14:textId="77777777" w:rsidR="00C12931" w:rsidRPr="00FF6AC4" w:rsidRDefault="00980B52">
            <w:pPr>
              <w:spacing w:before="60" w:after="60"/>
              <w:jc w:val="both"/>
              <w:rPr>
                <w:rFonts w:cs="Arial"/>
              </w:rPr>
            </w:pPr>
            <w:bookmarkStart w:id="94" w:name="_1302m92" w:colFirst="0" w:colLast="0"/>
            <w:bookmarkEnd w:id="94"/>
            <w:r w:rsidRPr="00FF6AC4">
              <w:rPr>
                <w:rFonts w:ascii="Segoe UI Symbol" w:eastAsia="Noto Sans Symbols" w:hAnsi="Segoe UI Symbol" w:cs="Segoe UI Symbol"/>
                <w:szCs w:val="22"/>
              </w:rPr>
              <w:t>🗹</w:t>
            </w:r>
          </w:p>
        </w:tc>
        <w:tc>
          <w:tcPr>
            <w:tcW w:w="1701" w:type="dxa"/>
            <w:vAlign w:val="center"/>
          </w:tcPr>
          <w:p w14:paraId="637217F0" w14:textId="77777777" w:rsidR="00C12931" w:rsidRPr="00FF6AC4" w:rsidRDefault="00980B52">
            <w:pPr>
              <w:pBdr>
                <w:top w:val="nil"/>
                <w:left w:val="nil"/>
                <w:bottom w:val="nil"/>
                <w:right w:val="nil"/>
                <w:between w:val="nil"/>
              </w:pBdr>
              <w:spacing w:before="60" w:after="60"/>
              <w:jc w:val="both"/>
              <w:rPr>
                <w:rFonts w:cs="Arial"/>
                <w:color w:val="000000"/>
                <w:szCs w:val="22"/>
              </w:rPr>
            </w:pPr>
            <w:r w:rsidRPr="00FF6AC4">
              <w:rPr>
                <w:rFonts w:cs="Arial"/>
                <w:color w:val="000000"/>
                <w:szCs w:val="22"/>
              </w:rPr>
              <w:t>Essencial</w:t>
            </w:r>
          </w:p>
        </w:tc>
        <w:tc>
          <w:tcPr>
            <w:tcW w:w="425" w:type="dxa"/>
            <w:vAlign w:val="center"/>
          </w:tcPr>
          <w:p w14:paraId="2B0D511E" w14:textId="77777777" w:rsidR="00C12931" w:rsidRPr="00FF6AC4" w:rsidRDefault="00980B52">
            <w:pPr>
              <w:spacing w:before="240" w:after="240"/>
              <w:jc w:val="right"/>
              <w:rPr>
                <w:rFonts w:cs="Arial"/>
              </w:rPr>
            </w:pPr>
            <w:r w:rsidRPr="00FF6AC4">
              <w:rPr>
                <w:rFonts w:ascii="Segoe UI Emoji" w:hAnsi="Segoe UI Emoji" w:cs="Segoe UI Emoji"/>
              </w:rPr>
              <w:t>◻</w:t>
            </w:r>
          </w:p>
        </w:tc>
        <w:tc>
          <w:tcPr>
            <w:tcW w:w="1985" w:type="dxa"/>
            <w:vAlign w:val="center"/>
          </w:tcPr>
          <w:p w14:paraId="38EDBA33" w14:textId="77777777" w:rsidR="00C12931" w:rsidRPr="00FF6AC4" w:rsidRDefault="00980B52">
            <w:pPr>
              <w:pBdr>
                <w:top w:val="nil"/>
                <w:left w:val="nil"/>
                <w:bottom w:val="nil"/>
                <w:right w:val="nil"/>
                <w:between w:val="nil"/>
              </w:pBdr>
              <w:spacing w:before="60" w:after="60"/>
              <w:jc w:val="both"/>
              <w:rPr>
                <w:rFonts w:cs="Arial"/>
                <w:color w:val="000000"/>
                <w:szCs w:val="22"/>
              </w:rPr>
            </w:pPr>
            <w:r w:rsidRPr="00FF6AC4">
              <w:rPr>
                <w:rFonts w:cs="Arial"/>
                <w:color w:val="000000"/>
                <w:szCs w:val="22"/>
              </w:rPr>
              <w:t>Importante</w:t>
            </w:r>
          </w:p>
        </w:tc>
        <w:tc>
          <w:tcPr>
            <w:tcW w:w="425" w:type="dxa"/>
            <w:vAlign w:val="center"/>
          </w:tcPr>
          <w:p w14:paraId="130D0940" w14:textId="77777777" w:rsidR="00C12931" w:rsidRPr="00FF6AC4" w:rsidRDefault="00980B52">
            <w:pPr>
              <w:spacing w:before="240" w:after="240"/>
              <w:jc w:val="right"/>
              <w:rPr>
                <w:rFonts w:cs="Arial"/>
              </w:rPr>
            </w:pPr>
            <w:r w:rsidRPr="00FF6AC4">
              <w:rPr>
                <w:rFonts w:ascii="Segoe UI Emoji" w:hAnsi="Segoe UI Emoji" w:cs="Segoe UI Emoji"/>
              </w:rPr>
              <w:t>◻</w:t>
            </w:r>
          </w:p>
        </w:tc>
        <w:tc>
          <w:tcPr>
            <w:tcW w:w="1381" w:type="dxa"/>
            <w:vAlign w:val="center"/>
          </w:tcPr>
          <w:p w14:paraId="7628A41A" w14:textId="77777777" w:rsidR="00C12931" w:rsidRPr="00FF6AC4" w:rsidRDefault="00980B52">
            <w:pPr>
              <w:pBdr>
                <w:top w:val="nil"/>
                <w:left w:val="nil"/>
                <w:bottom w:val="nil"/>
                <w:right w:val="nil"/>
                <w:between w:val="nil"/>
              </w:pBdr>
              <w:spacing w:before="60" w:after="60"/>
              <w:jc w:val="both"/>
              <w:rPr>
                <w:rFonts w:cs="Arial"/>
                <w:color w:val="000000"/>
                <w:szCs w:val="22"/>
              </w:rPr>
            </w:pPr>
            <w:r w:rsidRPr="00FF6AC4">
              <w:rPr>
                <w:rFonts w:cs="Arial"/>
                <w:color w:val="000000"/>
                <w:szCs w:val="22"/>
              </w:rPr>
              <w:t>Desejável</w:t>
            </w:r>
          </w:p>
        </w:tc>
      </w:tr>
    </w:tbl>
    <w:p w14:paraId="16603A53" w14:textId="77777777" w:rsidR="00C12931" w:rsidRPr="00FF6AC4" w:rsidRDefault="00980B52">
      <w:pPr>
        <w:pStyle w:val="Ttulo3"/>
        <w:numPr>
          <w:ilvl w:val="1"/>
          <w:numId w:val="3"/>
        </w:numPr>
        <w:rPr>
          <w:rFonts w:ascii="Arial" w:hAnsi="Arial"/>
        </w:rPr>
      </w:pPr>
      <w:bookmarkStart w:id="95" w:name="_Toc47637876"/>
      <w:r w:rsidRPr="00FF6AC4">
        <w:rPr>
          <w:rFonts w:ascii="Arial" w:hAnsi="Arial"/>
        </w:rPr>
        <w:lastRenderedPageBreak/>
        <w:t>Segurança</w:t>
      </w:r>
      <w:bookmarkEnd w:id="95"/>
    </w:p>
    <w:p w14:paraId="04AA5121" w14:textId="77777777" w:rsidR="00C12931" w:rsidRPr="00FF6AC4" w:rsidRDefault="00980B52">
      <w:pPr>
        <w:pBdr>
          <w:top w:val="nil"/>
          <w:left w:val="nil"/>
          <w:bottom w:val="nil"/>
          <w:right w:val="nil"/>
          <w:between w:val="nil"/>
        </w:pBdr>
        <w:spacing w:before="60" w:after="60"/>
        <w:ind w:left="578"/>
        <w:jc w:val="both"/>
        <w:rPr>
          <w:rFonts w:cs="Arial"/>
          <w:color w:val="000000"/>
          <w:szCs w:val="22"/>
        </w:rPr>
      </w:pPr>
      <w:bookmarkStart w:id="96" w:name="_2250f4o" w:colFirst="0" w:colLast="0"/>
      <w:bookmarkEnd w:id="96"/>
      <w:r w:rsidRPr="00FF6AC4">
        <w:rPr>
          <w:rFonts w:cs="Arial"/>
          <w:color w:val="000000"/>
          <w:szCs w:val="22"/>
        </w:rPr>
        <w:t xml:space="preserve">Esta seção descreve os requisitos não funcionais associados à integridade, privacidade e autenticidade dos dados do sistema. </w:t>
      </w:r>
    </w:p>
    <w:p w14:paraId="14F723B3" w14:textId="77777777" w:rsidR="00C12931" w:rsidRPr="00FF6AC4" w:rsidRDefault="00980B52">
      <w:pPr>
        <w:pStyle w:val="Ttulo5"/>
        <w:spacing w:after="120"/>
      </w:pPr>
      <w:bookmarkStart w:id="97" w:name="_Toc47637877"/>
      <w:r w:rsidRPr="00FF6AC4">
        <w:t>[NF51] Segurança do Banco de Dados #51</w:t>
      </w:r>
      <w:bookmarkEnd w:id="97"/>
    </w:p>
    <w:p w14:paraId="68215328" w14:textId="77777777" w:rsidR="00C12931" w:rsidRPr="00FF6AC4" w:rsidRDefault="00980B52">
      <w:pPr>
        <w:spacing w:before="60" w:after="60"/>
        <w:ind w:left="580"/>
        <w:jc w:val="both"/>
        <w:rPr>
          <w:rFonts w:cs="Arial"/>
          <w:color w:val="000000"/>
          <w:szCs w:val="22"/>
        </w:rPr>
      </w:pPr>
      <w:r w:rsidRPr="00FF6AC4">
        <w:rPr>
          <w:rFonts w:cs="Arial"/>
          <w:szCs w:val="22"/>
        </w:rPr>
        <w:t xml:space="preserve">O software deve ser protegido contra SQL injection. </w:t>
      </w:r>
      <w:r w:rsidRPr="00FF6AC4">
        <w:rPr>
          <w:rFonts w:cs="Arial"/>
          <w:color w:val="000000"/>
          <w:szCs w:val="22"/>
        </w:rPr>
        <w:t xml:space="preserve">&lt;Descreva o requisito não funcional e substitua um dos símbolos abaixo por </w:t>
      </w:r>
      <w:r w:rsidRPr="00FF6AC4">
        <w:rPr>
          <w:rFonts w:ascii="Segoe UI Symbol" w:eastAsia="Noto Sans Symbols" w:hAnsi="Segoe UI Symbol" w:cs="Segoe UI Symbol"/>
          <w:color w:val="000000"/>
          <w:szCs w:val="22"/>
        </w:rPr>
        <w:t>🗹</w:t>
      </w:r>
      <w:r w:rsidRPr="00FF6AC4">
        <w:rPr>
          <w:rFonts w:cs="Arial"/>
          <w:color w:val="000000"/>
          <w:szCs w:val="22"/>
        </w:rPr>
        <w:t>, para indicar a sua prioridade.&gt;</w:t>
      </w:r>
    </w:p>
    <w:tbl>
      <w:tblPr>
        <w:tblStyle w:val="ad"/>
        <w:tblW w:w="7885" w:type="dxa"/>
        <w:tblInd w:w="534" w:type="dxa"/>
        <w:tblLayout w:type="fixed"/>
        <w:tblLook w:val="0000" w:firstRow="0" w:lastRow="0" w:firstColumn="0" w:lastColumn="0" w:noHBand="0" w:noVBand="0"/>
      </w:tblPr>
      <w:tblGrid>
        <w:gridCol w:w="1559"/>
        <w:gridCol w:w="425"/>
        <w:gridCol w:w="1575"/>
        <w:gridCol w:w="630"/>
        <w:gridCol w:w="1890"/>
        <w:gridCol w:w="425"/>
        <w:gridCol w:w="1381"/>
      </w:tblGrid>
      <w:tr w:rsidR="00C12931" w:rsidRPr="00FF6AC4" w14:paraId="789575DD" w14:textId="77777777">
        <w:tc>
          <w:tcPr>
            <w:tcW w:w="1559" w:type="dxa"/>
            <w:vAlign w:val="center"/>
          </w:tcPr>
          <w:p w14:paraId="61800A29" w14:textId="77777777" w:rsidR="00C12931" w:rsidRPr="00FF6AC4" w:rsidRDefault="00980B52">
            <w:pPr>
              <w:pBdr>
                <w:top w:val="nil"/>
                <w:left w:val="nil"/>
                <w:bottom w:val="nil"/>
                <w:right w:val="nil"/>
                <w:between w:val="nil"/>
              </w:pBdr>
              <w:spacing w:before="60" w:after="60"/>
              <w:ind w:left="33"/>
              <w:jc w:val="both"/>
              <w:rPr>
                <w:rFonts w:cs="Arial"/>
                <w:color w:val="000000"/>
                <w:szCs w:val="22"/>
              </w:rPr>
            </w:pPr>
            <w:r w:rsidRPr="00FF6AC4">
              <w:rPr>
                <w:rFonts w:cs="Arial"/>
                <w:b/>
                <w:color w:val="000000"/>
                <w:szCs w:val="22"/>
              </w:rPr>
              <w:t>Prioridade</w:t>
            </w:r>
            <w:r w:rsidRPr="00FF6AC4">
              <w:rPr>
                <w:rFonts w:cs="Arial"/>
                <w:color w:val="000000"/>
                <w:szCs w:val="22"/>
              </w:rPr>
              <w:t>:</w:t>
            </w:r>
          </w:p>
        </w:tc>
        <w:tc>
          <w:tcPr>
            <w:tcW w:w="425" w:type="dxa"/>
            <w:vAlign w:val="center"/>
          </w:tcPr>
          <w:p w14:paraId="08129E90" w14:textId="77777777" w:rsidR="00C12931" w:rsidRPr="00FF6AC4" w:rsidRDefault="00980B52">
            <w:pPr>
              <w:spacing w:before="240" w:after="240"/>
              <w:jc w:val="right"/>
              <w:rPr>
                <w:rFonts w:cs="Arial"/>
              </w:rPr>
            </w:pPr>
            <w:r w:rsidRPr="00FF6AC4">
              <w:rPr>
                <w:rFonts w:ascii="Segoe UI Emoji" w:hAnsi="Segoe UI Emoji" w:cs="Segoe UI Emoji"/>
              </w:rPr>
              <w:t>◻</w:t>
            </w:r>
          </w:p>
        </w:tc>
        <w:tc>
          <w:tcPr>
            <w:tcW w:w="1575" w:type="dxa"/>
            <w:vAlign w:val="center"/>
          </w:tcPr>
          <w:p w14:paraId="4D59C1B8" w14:textId="77777777" w:rsidR="00C12931" w:rsidRPr="00FF6AC4" w:rsidRDefault="00980B52">
            <w:pPr>
              <w:pBdr>
                <w:top w:val="nil"/>
                <w:left w:val="nil"/>
                <w:bottom w:val="nil"/>
                <w:right w:val="nil"/>
                <w:between w:val="nil"/>
              </w:pBdr>
              <w:spacing w:before="60" w:after="60"/>
              <w:jc w:val="both"/>
              <w:rPr>
                <w:rFonts w:cs="Arial"/>
                <w:color w:val="000000"/>
                <w:szCs w:val="22"/>
              </w:rPr>
            </w:pPr>
            <w:r w:rsidRPr="00FF6AC4">
              <w:rPr>
                <w:rFonts w:cs="Arial"/>
                <w:color w:val="000000"/>
                <w:szCs w:val="22"/>
              </w:rPr>
              <w:t>Essencial</w:t>
            </w:r>
          </w:p>
        </w:tc>
        <w:tc>
          <w:tcPr>
            <w:tcW w:w="630" w:type="dxa"/>
            <w:vAlign w:val="center"/>
          </w:tcPr>
          <w:p w14:paraId="07698DA8" w14:textId="77777777" w:rsidR="00C12931" w:rsidRPr="00FF6AC4" w:rsidRDefault="00980B52">
            <w:pPr>
              <w:spacing w:before="60" w:after="60"/>
              <w:jc w:val="both"/>
              <w:rPr>
                <w:rFonts w:cs="Arial"/>
              </w:rPr>
            </w:pPr>
            <w:r w:rsidRPr="00FF6AC4">
              <w:rPr>
                <w:rFonts w:ascii="Segoe UI Symbol" w:eastAsia="Noto Sans Symbols" w:hAnsi="Segoe UI Symbol" w:cs="Segoe UI Symbol"/>
                <w:szCs w:val="22"/>
              </w:rPr>
              <w:t>🗹</w:t>
            </w:r>
          </w:p>
        </w:tc>
        <w:tc>
          <w:tcPr>
            <w:tcW w:w="1890" w:type="dxa"/>
            <w:vAlign w:val="center"/>
          </w:tcPr>
          <w:p w14:paraId="776C2964" w14:textId="77777777" w:rsidR="00C12931" w:rsidRPr="00FF6AC4" w:rsidRDefault="00980B52">
            <w:pPr>
              <w:pBdr>
                <w:top w:val="nil"/>
                <w:left w:val="nil"/>
                <w:bottom w:val="nil"/>
                <w:right w:val="nil"/>
                <w:between w:val="nil"/>
              </w:pBdr>
              <w:spacing w:before="60" w:after="60"/>
              <w:jc w:val="both"/>
              <w:rPr>
                <w:rFonts w:cs="Arial"/>
                <w:color w:val="000000"/>
                <w:szCs w:val="22"/>
              </w:rPr>
            </w:pPr>
            <w:r w:rsidRPr="00FF6AC4">
              <w:rPr>
                <w:rFonts w:cs="Arial"/>
                <w:color w:val="000000"/>
                <w:szCs w:val="22"/>
              </w:rPr>
              <w:t>Importante</w:t>
            </w:r>
          </w:p>
        </w:tc>
        <w:tc>
          <w:tcPr>
            <w:tcW w:w="425" w:type="dxa"/>
            <w:vAlign w:val="center"/>
          </w:tcPr>
          <w:p w14:paraId="0B7CC67C" w14:textId="77777777" w:rsidR="00C12931" w:rsidRPr="00FF6AC4" w:rsidRDefault="00980B52">
            <w:pPr>
              <w:spacing w:before="240" w:after="240"/>
              <w:jc w:val="right"/>
              <w:rPr>
                <w:rFonts w:cs="Arial"/>
              </w:rPr>
            </w:pPr>
            <w:r w:rsidRPr="00FF6AC4">
              <w:rPr>
                <w:rFonts w:ascii="Segoe UI Emoji" w:hAnsi="Segoe UI Emoji" w:cs="Segoe UI Emoji"/>
              </w:rPr>
              <w:t>◻</w:t>
            </w:r>
          </w:p>
        </w:tc>
        <w:tc>
          <w:tcPr>
            <w:tcW w:w="1381" w:type="dxa"/>
            <w:vAlign w:val="center"/>
          </w:tcPr>
          <w:p w14:paraId="4CD73EEA" w14:textId="77777777" w:rsidR="00C12931" w:rsidRPr="00FF6AC4" w:rsidRDefault="00980B52">
            <w:pPr>
              <w:pBdr>
                <w:top w:val="nil"/>
                <w:left w:val="nil"/>
                <w:bottom w:val="nil"/>
                <w:right w:val="nil"/>
                <w:between w:val="nil"/>
              </w:pBdr>
              <w:spacing w:before="60" w:after="60"/>
              <w:jc w:val="both"/>
              <w:rPr>
                <w:rFonts w:cs="Arial"/>
                <w:color w:val="000000"/>
                <w:szCs w:val="22"/>
              </w:rPr>
            </w:pPr>
            <w:r w:rsidRPr="00FF6AC4">
              <w:rPr>
                <w:rFonts w:cs="Arial"/>
                <w:color w:val="000000"/>
                <w:szCs w:val="22"/>
              </w:rPr>
              <w:t>Desejável</w:t>
            </w:r>
          </w:p>
        </w:tc>
      </w:tr>
    </w:tbl>
    <w:p w14:paraId="18D79DD7" w14:textId="77777777" w:rsidR="00C12931" w:rsidRPr="00FF6AC4" w:rsidRDefault="00980B52">
      <w:pPr>
        <w:pStyle w:val="Ttulo5"/>
      </w:pPr>
      <w:bookmarkStart w:id="98" w:name="_Toc47637878"/>
      <w:r w:rsidRPr="00FF6AC4">
        <w:t>[NF52] Segurança da Senha #52</w:t>
      </w:r>
      <w:bookmarkEnd w:id="98"/>
    </w:p>
    <w:p w14:paraId="22CF1301" w14:textId="77777777" w:rsidR="00C12931" w:rsidRPr="00FF6AC4" w:rsidRDefault="00980B52">
      <w:pPr>
        <w:spacing w:before="60" w:after="60"/>
        <w:ind w:left="580"/>
        <w:jc w:val="both"/>
        <w:rPr>
          <w:rFonts w:cs="Arial"/>
          <w:szCs w:val="22"/>
        </w:rPr>
      </w:pPr>
      <w:bookmarkStart w:id="99" w:name="_1gf8i83" w:colFirst="0" w:colLast="0"/>
      <w:bookmarkEnd w:id="99"/>
      <w:r w:rsidRPr="00FF6AC4">
        <w:rPr>
          <w:rFonts w:cs="Arial"/>
          <w:szCs w:val="22"/>
        </w:rPr>
        <w:t xml:space="preserve">O software deve criptografar a senha ao armazenar no banco de dados. &lt;Descreva o requisito não funcional e substitua um dos símbolos abaixo por </w:t>
      </w:r>
      <w:r w:rsidRPr="00FF6AC4">
        <w:rPr>
          <w:rFonts w:ascii="Segoe UI Symbol" w:eastAsia="Noto Sans Symbols" w:hAnsi="Segoe UI Symbol" w:cs="Segoe UI Symbol"/>
          <w:szCs w:val="22"/>
        </w:rPr>
        <w:t>🗹</w:t>
      </w:r>
      <w:r w:rsidRPr="00FF6AC4">
        <w:rPr>
          <w:rFonts w:cs="Arial"/>
          <w:szCs w:val="22"/>
        </w:rPr>
        <w:t>, para indicar a sua prioridade.&gt;</w:t>
      </w:r>
    </w:p>
    <w:tbl>
      <w:tblPr>
        <w:tblStyle w:val="ae"/>
        <w:tblW w:w="7885" w:type="dxa"/>
        <w:tblInd w:w="534" w:type="dxa"/>
        <w:tblLayout w:type="fixed"/>
        <w:tblLook w:val="0000" w:firstRow="0" w:lastRow="0" w:firstColumn="0" w:lastColumn="0" w:noHBand="0" w:noVBand="0"/>
      </w:tblPr>
      <w:tblGrid>
        <w:gridCol w:w="1559"/>
        <w:gridCol w:w="425"/>
        <w:gridCol w:w="1575"/>
        <w:gridCol w:w="630"/>
        <w:gridCol w:w="1890"/>
        <w:gridCol w:w="425"/>
        <w:gridCol w:w="1381"/>
      </w:tblGrid>
      <w:tr w:rsidR="00C12931" w:rsidRPr="00FF6AC4" w14:paraId="0E4F113E" w14:textId="77777777">
        <w:tc>
          <w:tcPr>
            <w:tcW w:w="1559" w:type="dxa"/>
            <w:vAlign w:val="center"/>
          </w:tcPr>
          <w:p w14:paraId="7D18D54B" w14:textId="77777777" w:rsidR="00C12931" w:rsidRPr="00FF6AC4" w:rsidRDefault="00980B52">
            <w:pPr>
              <w:spacing w:before="60" w:after="60"/>
              <w:ind w:left="33"/>
              <w:jc w:val="both"/>
              <w:rPr>
                <w:rFonts w:cs="Arial"/>
                <w:szCs w:val="22"/>
              </w:rPr>
            </w:pPr>
            <w:r w:rsidRPr="00FF6AC4">
              <w:rPr>
                <w:rFonts w:cs="Arial"/>
                <w:b/>
                <w:szCs w:val="22"/>
              </w:rPr>
              <w:t>Prioridade</w:t>
            </w:r>
            <w:r w:rsidRPr="00FF6AC4">
              <w:rPr>
                <w:rFonts w:cs="Arial"/>
                <w:szCs w:val="22"/>
              </w:rPr>
              <w:t>:</w:t>
            </w:r>
          </w:p>
        </w:tc>
        <w:tc>
          <w:tcPr>
            <w:tcW w:w="425" w:type="dxa"/>
            <w:vAlign w:val="center"/>
          </w:tcPr>
          <w:p w14:paraId="3CBB8679" w14:textId="77777777" w:rsidR="00C12931" w:rsidRPr="00FF6AC4" w:rsidRDefault="00980B52">
            <w:pPr>
              <w:spacing w:before="240" w:after="240"/>
              <w:jc w:val="right"/>
              <w:rPr>
                <w:rFonts w:cs="Arial"/>
              </w:rPr>
            </w:pPr>
            <w:r w:rsidRPr="00FF6AC4">
              <w:rPr>
                <w:rFonts w:ascii="Segoe UI Symbol" w:eastAsia="Noto Sans Symbols" w:hAnsi="Segoe UI Symbol" w:cs="Segoe UI Symbol"/>
                <w:szCs w:val="22"/>
              </w:rPr>
              <w:t>🗹</w:t>
            </w:r>
          </w:p>
        </w:tc>
        <w:tc>
          <w:tcPr>
            <w:tcW w:w="1575" w:type="dxa"/>
            <w:vAlign w:val="center"/>
          </w:tcPr>
          <w:p w14:paraId="01229CEA" w14:textId="77777777" w:rsidR="00C12931" w:rsidRPr="00FF6AC4" w:rsidRDefault="00980B52">
            <w:pPr>
              <w:spacing w:before="60" w:after="60"/>
              <w:jc w:val="both"/>
              <w:rPr>
                <w:rFonts w:cs="Arial"/>
                <w:szCs w:val="22"/>
              </w:rPr>
            </w:pPr>
            <w:r w:rsidRPr="00FF6AC4">
              <w:rPr>
                <w:rFonts w:cs="Arial"/>
                <w:szCs w:val="22"/>
              </w:rPr>
              <w:t>Essencial</w:t>
            </w:r>
          </w:p>
        </w:tc>
        <w:tc>
          <w:tcPr>
            <w:tcW w:w="630" w:type="dxa"/>
            <w:vAlign w:val="center"/>
          </w:tcPr>
          <w:p w14:paraId="27EA5F07" w14:textId="77777777" w:rsidR="00C12931" w:rsidRPr="00FF6AC4" w:rsidRDefault="00980B52">
            <w:pPr>
              <w:spacing w:before="240" w:after="240"/>
              <w:jc w:val="center"/>
              <w:rPr>
                <w:rFonts w:cs="Arial"/>
              </w:rPr>
            </w:pPr>
            <w:r w:rsidRPr="00FF6AC4">
              <w:rPr>
                <w:rFonts w:ascii="Segoe UI Emoji" w:hAnsi="Segoe UI Emoji" w:cs="Segoe UI Emoji"/>
              </w:rPr>
              <w:t>◻</w:t>
            </w:r>
          </w:p>
        </w:tc>
        <w:tc>
          <w:tcPr>
            <w:tcW w:w="1890" w:type="dxa"/>
            <w:vAlign w:val="center"/>
          </w:tcPr>
          <w:p w14:paraId="654C54DA" w14:textId="77777777" w:rsidR="00C12931" w:rsidRPr="00FF6AC4" w:rsidRDefault="00980B52">
            <w:pPr>
              <w:spacing w:before="60" w:after="60"/>
              <w:jc w:val="both"/>
              <w:rPr>
                <w:rFonts w:cs="Arial"/>
                <w:szCs w:val="22"/>
              </w:rPr>
            </w:pPr>
            <w:r w:rsidRPr="00FF6AC4">
              <w:rPr>
                <w:rFonts w:cs="Arial"/>
                <w:szCs w:val="22"/>
              </w:rPr>
              <w:t>Importante</w:t>
            </w:r>
          </w:p>
        </w:tc>
        <w:tc>
          <w:tcPr>
            <w:tcW w:w="425" w:type="dxa"/>
            <w:vAlign w:val="center"/>
          </w:tcPr>
          <w:p w14:paraId="3C601536" w14:textId="77777777" w:rsidR="00C12931" w:rsidRPr="00FF6AC4" w:rsidRDefault="00980B52">
            <w:pPr>
              <w:spacing w:before="240" w:after="240"/>
              <w:jc w:val="right"/>
              <w:rPr>
                <w:rFonts w:cs="Arial"/>
              </w:rPr>
            </w:pPr>
            <w:r w:rsidRPr="00FF6AC4">
              <w:rPr>
                <w:rFonts w:ascii="Segoe UI Emoji" w:hAnsi="Segoe UI Emoji" w:cs="Segoe UI Emoji"/>
              </w:rPr>
              <w:t>◻</w:t>
            </w:r>
          </w:p>
        </w:tc>
        <w:tc>
          <w:tcPr>
            <w:tcW w:w="1381" w:type="dxa"/>
            <w:vAlign w:val="center"/>
          </w:tcPr>
          <w:p w14:paraId="4D1A8AE3" w14:textId="77777777" w:rsidR="00C12931" w:rsidRPr="00FF6AC4" w:rsidRDefault="00980B52">
            <w:pPr>
              <w:spacing w:before="60" w:after="60"/>
              <w:jc w:val="both"/>
              <w:rPr>
                <w:rFonts w:cs="Arial"/>
                <w:szCs w:val="22"/>
              </w:rPr>
            </w:pPr>
            <w:r w:rsidRPr="00FF6AC4">
              <w:rPr>
                <w:rFonts w:cs="Arial"/>
                <w:szCs w:val="22"/>
              </w:rPr>
              <w:t>Desejável</w:t>
            </w:r>
          </w:p>
        </w:tc>
      </w:tr>
    </w:tbl>
    <w:p w14:paraId="0A5524C9" w14:textId="77777777" w:rsidR="00C12931" w:rsidRPr="00FF6AC4" w:rsidRDefault="00980B52">
      <w:pPr>
        <w:pStyle w:val="Ttulo3"/>
        <w:numPr>
          <w:ilvl w:val="1"/>
          <w:numId w:val="3"/>
        </w:numPr>
        <w:rPr>
          <w:rFonts w:ascii="Arial" w:hAnsi="Arial"/>
        </w:rPr>
      </w:pPr>
      <w:bookmarkStart w:id="100" w:name="_Toc47637879"/>
      <w:r w:rsidRPr="00FF6AC4">
        <w:rPr>
          <w:rFonts w:ascii="Arial" w:hAnsi="Arial"/>
        </w:rPr>
        <w:t>Padrões</w:t>
      </w:r>
      <w:bookmarkEnd w:id="100"/>
    </w:p>
    <w:p w14:paraId="7F70DB67" w14:textId="77777777" w:rsidR="00C12931" w:rsidRPr="00FF6AC4" w:rsidRDefault="00980B52">
      <w:pPr>
        <w:pBdr>
          <w:top w:val="nil"/>
          <w:left w:val="nil"/>
          <w:bottom w:val="nil"/>
          <w:right w:val="nil"/>
          <w:between w:val="nil"/>
        </w:pBdr>
        <w:spacing w:before="60" w:after="60"/>
        <w:ind w:left="578"/>
        <w:jc w:val="both"/>
        <w:rPr>
          <w:rFonts w:cs="Arial"/>
          <w:color w:val="000000"/>
          <w:szCs w:val="22"/>
        </w:rPr>
      </w:pPr>
      <w:r w:rsidRPr="00FF6AC4">
        <w:rPr>
          <w:rFonts w:cs="Arial"/>
          <w:color w:val="000000"/>
          <w:szCs w:val="22"/>
        </w:rPr>
        <w:t xml:space="preserve">Esta seção descreve os requisitos não funcionais associados a padrões ou normas que devem ser seguidos pelo sistema ou pelo seu processo de desenvolvimento. </w:t>
      </w:r>
    </w:p>
    <w:p w14:paraId="279DFAF3" w14:textId="77777777" w:rsidR="00C12931" w:rsidRPr="00FF6AC4" w:rsidRDefault="00980B52">
      <w:pPr>
        <w:pStyle w:val="Ttulo5"/>
        <w:spacing w:after="120"/>
      </w:pPr>
      <w:bookmarkStart w:id="101" w:name="_Toc47637880"/>
      <w:r w:rsidRPr="00FF6AC4">
        <w:t>[NF53] Padrão MVC #53</w:t>
      </w:r>
      <w:bookmarkEnd w:id="101"/>
    </w:p>
    <w:p w14:paraId="72B111EB" w14:textId="77777777" w:rsidR="00C12931" w:rsidRPr="00FF6AC4" w:rsidRDefault="00980B52">
      <w:pPr>
        <w:pBdr>
          <w:top w:val="nil"/>
          <w:left w:val="nil"/>
          <w:bottom w:val="nil"/>
          <w:right w:val="nil"/>
          <w:between w:val="nil"/>
        </w:pBdr>
        <w:spacing w:before="60" w:after="60"/>
        <w:ind w:left="578"/>
        <w:jc w:val="both"/>
        <w:rPr>
          <w:rFonts w:cs="Arial"/>
          <w:color w:val="000000"/>
          <w:szCs w:val="22"/>
        </w:rPr>
      </w:pPr>
      <w:bookmarkStart w:id="102" w:name="_upglbi" w:colFirst="0" w:colLast="0"/>
      <w:bookmarkEnd w:id="102"/>
      <w:r w:rsidRPr="00FF6AC4">
        <w:rPr>
          <w:rFonts w:cs="Arial"/>
          <w:szCs w:val="22"/>
        </w:rPr>
        <w:t>O software deve seguir os padrões MVC (</w:t>
      </w:r>
      <w:r w:rsidRPr="00FF6AC4">
        <w:rPr>
          <w:rFonts w:cs="Arial"/>
          <w:i/>
          <w:szCs w:val="22"/>
        </w:rPr>
        <w:t>Model-View-Controller</w:t>
      </w:r>
      <w:r w:rsidRPr="00FF6AC4">
        <w:rPr>
          <w:rFonts w:cs="Arial"/>
          <w:szCs w:val="22"/>
        </w:rPr>
        <w:t>)</w:t>
      </w:r>
    </w:p>
    <w:tbl>
      <w:tblPr>
        <w:tblStyle w:val="af"/>
        <w:tblW w:w="7901" w:type="dxa"/>
        <w:tblInd w:w="534" w:type="dxa"/>
        <w:tblLayout w:type="fixed"/>
        <w:tblLook w:val="0000" w:firstRow="0" w:lastRow="0" w:firstColumn="0" w:lastColumn="0" w:noHBand="0" w:noVBand="0"/>
      </w:tblPr>
      <w:tblGrid>
        <w:gridCol w:w="1559"/>
        <w:gridCol w:w="425"/>
        <w:gridCol w:w="1701"/>
        <w:gridCol w:w="425"/>
        <w:gridCol w:w="1985"/>
        <w:gridCol w:w="425"/>
        <w:gridCol w:w="1381"/>
      </w:tblGrid>
      <w:tr w:rsidR="00C12931" w:rsidRPr="00FF6AC4" w14:paraId="6E5B18CA" w14:textId="77777777">
        <w:tc>
          <w:tcPr>
            <w:tcW w:w="1559" w:type="dxa"/>
            <w:vAlign w:val="center"/>
          </w:tcPr>
          <w:p w14:paraId="0E0955D1" w14:textId="77777777" w:rsidR="00C12931" w:rsidRPr="00FF6AC4" w:rsidRDefault="00980B52">
            <w:pPr>
              <w:pBdr>
                <w:top w:val="nil"/>
                <w:left w:val="nil"/>
                <w:bottom w:val="nil"/>
                <w:right w:val="nil"/>
                <w:between w:val="nil"/>
              </w:pBdr>
              <w:spacing w:before="60" w:after="60"/>
              <w:ind w:left="33"/>
              <w:jc w:val="both"/>
              <w:rPr>
                <w:rFonts w:cs="Arial"/>
                <w:color w:val="000000"/>
                <w:szCs w:val="22"/>
              </w:rPr>
            </w:pPr>
            <w:r w:rsidRPr="00FF6AC4">
              <w:rPr>
                <w:rFonts w:cs="Arial"/>
                <w:b/>
                <w:color w:val="000000"/>
                <w:szCs w:val="22"/>
              </w:rPr>
              <w:t>Prioridade</w:t>
            </w:r>
            <w:r w:rsidRPr="00FF6AC4">
              <w:rPr>
                <w:rFonts w:cs="Arial"/>
                <w:color w:val="000000"/>
                <w:szCs w:val="22"/>
              </w:rPr>
              <w:t>:</w:t>
            </w:r>
          </w:p>
        </w:tc>
        <w:tc>
          <w:tcPr>
            <w:tcW w:w="425" w:type="dxa"/>
            <w:vAlign w:val="center"/>
          </w:tcPr>
          <w:p w14:paraId="172DE6B4" w14:textId="77777777" w:rsidR="00C12931" w:rsidRPr="00FF6AC4" w:rsidRDefault="00980B52">
            <w:pPr>
              <w:spacing w:before="240" w:after="240"/>
              <w:jc w:val="right"/>
              <w:rPr>
                <w:rFonts w:cs="Arial"/>
              </w:rPr>
            </w:pPr>
            <w:r w:rsidRPr="00FF6AC4">
              <w:rPr>
                <w:rFonts w:ascii="Segoe UI Emoji" w:hAnsi="Segoe UI Emoji" w:cs="Segoe UI Emoji"/>
              </w:rPr>
              <w:t>◻</w:t>
            </w:r>
          </w:p>
        </w:tc>
        <w:tc>
          <w:tcPr>
            <w:tcW w:w="1701" w:type="dxa"/>
            <w:vAlign w:val="center"/>
          </w:tcPr>
          <w:p w14:paraId="56F84E92" w14:textId="77777777" w:rsidR="00C12931" w:rsidRPr="00FF6AC4" w:rsidRDefault="00980B52">
            <w:pPr>
              <w:pBdr>
                <w:top w:val="nil"/>
                <w:left w:val="nil"/>
                <w:bottom w:val="nil"/>
                <w:right w:val="nil"/>
                <w:between w:val="nil"/>
              </w:pBdr>
              <w:spacing w:before="60" w:after="60"/>
              <w:jc w:val="both"/>
              <w:rPr>
                <w:rFonts w:cs="Arial"/>
                <w:color w:val="000000"/>
                <w:szCs w:val="22"/>
              </w:rPr>
            </w:pPr>
            <w:r w:rsidRPr="00FF6AC4">
              <w:rPr>
                <w:rFonts w:cs="Arial"/>
                <w:color w:val="000000"/>
                <w:szCs w:val="22"/>
              </w:rPr>
              <w:t>Essencial</w:t>
            </w:r>
          </w:p>
        </w:tc>
        <w:tc>
          <w:tcPr>
            <w:tcW w:w="425" w:type="dxa"/>
            <w:vAlign w:val="center"/>
          </w:tcPr>
          <w:p w14:paraId="0EEB2650" w14:textId="77777777" w:rsidR="00C12931" w:rsidRPr="00FF6AC4" w:rsidRDefault="00980B52">
            <w:pPr>
              <w:spacing w:before="240" w:after="240"/>
              <w:jc w:val="right"/>
              <w:rPr>
                <w:rFonts w:cs="Arial"/>
              </w:rPr>
            </w:pPr>
            <w:r w:rsidRPr="00FF6AC4">
              <w:rPr>
                <w:rFonts w:ascii="Segoe UI Emoji" w:hAnsi="Segoe UI Emoji" w:cs="Segoe UI Emoji"/>
              </w:rPr>
              <w:t>◻</w:t>
            </w:r>
          </w:p>
        </w:tc>
        <w:tc>
          <w:tcPr>
            <w:tcW w:w="1985" w:type="dxa"/>
            <w:vAlign w:val="center"/>
          </w:tcPr>
          <w:p w14:paraId="6E29746C" w14:textId="77777777" w:rsidR="00C12931" w:rsidRPr="00FF6AC4" w:rsidRDefault="00980B52">
            <w:pPr>
              <w:pBdr>
                <w:top w:val="nil"/>
                <w:left w:val="nil"/>
                <w:bottom w:val="nil"/>
                <w:right w:val="nil"/>
                <w:between w:val="nil"/>
              </w:pBdr>
              <w:spacing w:before="60" w:after="60"/>
              <w:jc w:val="both"/>
              <w:rPr>
                <w:rFonts w:cs="Arial"/>
                <w:color w:val="000000"/>
                <w:szCs w:val="22"/>
              </w:rPr>
            </w:pPr>
            <w:r w:rsidRPr="00FF6AC4">
              <w:rPr>
                <w:rFonts w:cs="Arial"/>
                <w:color w:val="000000"/>
                <w:szCs w:val="22"/>
              </w:rPr>
              <w:t>Importante</w:t>
            </w:r>
          </w:p>
        </w:tc>
        <w:tc>
          <w:tcPr>
            <w:tcW w:w="425" w:type="dxa"/>
            <w:vAlign w:val="center"/>
          </w:tcPr>
          <w:p w14:paraId="47643743" w14:textId="77777777" w:rsidR="00C12931" w:rsidRPr="00FF6AC4" w:rsidRDefault="00980B52">
            <w:pPr>
              <w:spacing w:before="60" w:after="60"/>
              <w:jc w:val="both"/>
              <w:rPr>
                <w:rFonts w:cs="Arial"/>
              </w:rPr>
            </w:pPr>
            <w:r w:rsidRPr="00FF6AC4">
              <w:rPr>
                <w:rFonts w:ascii="Segoe UI Symbol" w:eastAsia="Noto Sans Symbols" w:hAnsi="Segoe UI Symbol" w:cs="Segoe UI Symbol"/>
                <w:szCs w:val="22"/>
              </w:rPr>
              <w:t>🗹</w:t>
            </w:r>
          </w:p>
        </w:tc>
        <w:tc>
          <w:tcPr>
            <w:tcW w:w="1381" w:type="dxa"/>
            <w:vAlign w:val="center"/>
          </w:tcPr>
          <w:p w14:paraId="6AA8F20F" w14:textId="77777777" w:rsidR="00C12931" w:rsidRPr="00FF6AC4" w:rsidRDefault="00980B52">
            <w:pPr>
              <w:pBdr>
                <w:top w:val="nil"/>
                <w:left w:val="nil"/>
                <w:bottom w:val="nil"/>
                <w:right w:val="nil"/>
                <w:between w:val="nil"/>
              </w:pBdr>
              <w:spacing w:before="60" w:after="60"/>
              <w:jc w:val="both"/>
              <w:rPr>
                <w:rFonts w:cs="Arial"/>
                <w:color w:val="000000"/>
                <w:szCs w:val="22"/>
              </w:rPr>
            </w:pPr>
            <w:r w:rsidRPr="00FF6AC4">
              <w:rPr>
                <w:rFonts w:cs="Arial"/>
                <w:color w:val="000000"/>
                <w:szCs w:val="22"/>
              </w:rPr>
              <w:t>Desejável</w:t>
            </w:r>
          </w:p>
        </w:tc>
      </w:tr>
    </w:tbl>
    <w:p w14:paraId="37D2FA70" w14:textId="77777777" w:rsidR="00C12931" w:rsidRPr="00FF6AC4" w:rsidRDefault="00980B52">
      <w:pPr>
        <w:pStyle w:val="Ttulo3"/>
        <w:numPr>
          <w:ilvl w:val="1"/>
          <w:numId w:val="3"/>
        </w:numPr>
        <w:rPr>
          <w:rFonts w:ascii="Arial" w:hAnsi="Arial"/>
        </w:rPr>
      </w:pPr>
      <w:bookmarkStart w:id="103" w:name="_Toc47637881"/>
      <w:r w:rsidRPr="00FF6AC4">
        <w:rPr>
          <w:rFonts w:ascii="Arial" w:hAnsi="Arial"/>
        </w:rPr>
        <w:t>Hardware e software</w:t>
      </w:r>
      <w:bookmarkEnd w:id="103"/>
    </w:p>
    <w:p w14:paraId="33DE7AAC" w14:textId="77777777" w:rsidR="00C12931" w:rsidRPr="00FF6AC4" w:rsidRDefault="00980B52">
      <w:pPr>
        <w:pBdr>
          <w:top w:val="nil"/>
          <w:left w:val="nil"/>
          <w:bottom w:val="nil"/>
          <w:right w:val="nil"/>
          <w:between w:val="nil"/>
        </w:pBdr>
        <w:spacing w:before="60" w:after="60"/>
        <w:ind w:left="578"/>
        <w:jc w:val="both"/>
        <w:rPr>
          <w:rFonts w:cs="Arial"/>
          <w:color w:val="000000"/>
          <w:szCs w:val="22"/>
        </w:rPr>
      </w:pPr>
      <w:bookmarkStart w:id="104" w:name="_1tuee74" w:colFirst="0" w:colLast="0"/>
      <w:bookmarkEnd w:id="104"/>
      <w:r w:rsidRPr="00FF6AC4">
        <w:rPr>
          <w:rFonts w:cs="Arial"/>
          <w:color w:val="000000"/>
          <w:szCs w:val="22"/>
        </w:rPr>
        <w:t xml:space="preserve">Esta seção descreve os requisitos não funcionais associados ao hardware e software usados para desenvolver ou para executar o sistema. </w:t>
      </w:r>
    </w:p>
    <w:p w14:paraId="7914E61B" w14:textId="77777777" w:rsidR="00C12931" w:rsidRPr="00FF6AC4" w:rsidRDefault="00980B52">
      <w:pPr>
        <w:pStyle w:val="Ttulo5"/>
        <w:spacing w:after="120"/>
      </w:pPr>
      <w:bookmarkStart w:id="105" w:name="_Toc47637882"/>
      <w:r w:rsidRPr="00FF6AC4">
        <w:t>[NF54] Compatibilidade com Google Chrome #54</w:t>
      </w:r>
      <w:bookmarkEnd w:id="105"/>
    </w:p>
    <w:p w14:paraId="31CCA0E8" w14:textId="77777777" w:rsidR="00C12931" w:rsidRPr="00FF6AC4" w:rsidRDefault="00980B52">
      <w:pPr>
        <w:pBdr>
          <w:top w:val="nil"/>
          <w:left w:val="nil"/>
          <w:bottom w:val="nil"/>
          <w:right w:val="nil"/>
          <w:between w:val="nil"/>
        </w:pBdr>
        <w:spacing w:before="60" w:after="60"/>
        <w:ind w:left="578"/>
        <w:jc w:val="both"/>
        <w:rPr>
          <w:rFonts w:cs="Arial"/>
          <w:color w:val="000000"/>
          <w:szCs w:val="22"/>
        </w:rPr>
      </w:pPr>
      <w:r w:rsidRPr="00FF6AC4">
        <w:rPr>
          <w:rFonts w:cs="Arial"/>
          <w:szCs w:val="22"/>
        </w:rPr>
        <w:t xml:space="preserve">O sistema deve ser compatível com o navegador web Google Chrome Versão 83.0.4103.116 ou superior </w:t>
      </w:r>
      <w:r w:rsidRPr="00FF6AC4">
        <w:rPr>
          <w:rFonts w:cs="Arial"/>
          <w:color w:val="000000"/>
          <w:szCs w:val="22"/>
        </w:rPr>
        <w:t>&lt;Descreva o requisito não funcional e substitua um dos símbolos abaixo por, para indicar a sua prioridade.&gt;</w:t>
      </w:r>
    </w:p>
    <w:tbl>
      <w:tblPr>
        <w:tblStyle w:val="af0"/>
        <w:tblW w:w="7901" w:type="dxa"/>
        <w:tblInd w:w="534" w:type="dxa"/>
        <w:tblLayout w:type="fixed"/>
        <w:tblLook w:val="0000" w:firstRow="0" w:lastRow="0" w:firstColumn="0" w:lastColumn="0" w:noHBand="0" w:noVBand="0"/>
      </w:tblPr>
      <w:tblGrid>
        <w:gridCol w:w="1559"/>
        <w:gridCol w:w="425"/>
        <w:gridCol w:w="1701"/>
        <w:gridCol w:w="425"/>
        <w:gridCol w:w="1985"/>
        <w:gridCol w:w="425"/>
        <w:gridCol w:w="1381"/>
      </w:tblGrid>
      <w:tr w:rsidR="00C12931" w:rsidRPr="00FF6AC4" w14:paraId="56276AA2" w14:textId="77777777">
        <w:tc>
          <w:tcPr>
            <w:tcW w:w="1559" w:type="dxa"/>
            <w:vAlign w:val="center"/>
          </w:tcPr>
          <w:p w14:paraId="1245AAF1" w14:textId="77777777" w:rsidR="00C12931" w:rsidRPr="00FF6AC4" w:rsidRDefault="00980B52">
            <w:pPr>
              <w:pBdr>
                <w:top w:val="nil"/>
                <w:left w:val="nil"/>
                <w:bottom w:val="nil"/>
                <w:right w:val="nil"/>
                <w:between w:val="nil"/>
              </w:pBdr>
              <w:spacing w:before="60" w:after="60"/>
              <w:ind w:left="33"/>
              <w:jc w:val="both"/>
              <w:rPr>
                <w:rFonts w:cs="Arial"/>
                <w:color w:val="000000"/>
                <w:szCs w:val="22"/>
              </w:rPr>
            </w:pPr>
            <w:r w:rsidRPr="00FF6AC4">
              <w:rPr>
                <w:rFonts w:cs="Arial"/>
                <w:b/>
                <w:color w:val="000000"/>
                <w:szCs w:val="22"/>
              </w:rPr>
              <w:t>Prioridade</w:t>
            </w:r>
            <w:r w:rsidRPr="00FF6AC4">
              <w:rPr>
                <w:rFonts w:cs="Arial"/>
                <w:color w:val="000000"/>
                <w:szCs w:val="22"/>
              </w:rPr>
              <w:t>:</w:t>
            </w:r>
          </w:p>
        </w:tc>
        <w:tc>
          <w:tcPr>
            <w:tcW w:w="425" w:type="dxa"/>
            <w:vAlign w:val="center"/>
          </w:tcPr>
          <w:p w14:paraId="15BB9E0B" w14:textId="77777777" w:rsidR="00C12931" w:rsidRPr="00FF6AC4" w:rsidRDefault="00980B52">
            <w:pPr>
              <w:spacing w:before="60" w:after="60"/>
              <w:jc w:val="both"/>
              <w:rPr>
                <w:rFonts w:cs="Arial"/>
              </w:rPr>
            </w:pPr>
            <w:r w:rsidRPr="00FF6AC4">
              <w:rPr>
                <w:rFonts w:ascii="Segoe UI Symbol" w:eastAsia="Noto Sans Symbols" w:hAnsi="Segoe UI Symbol" w:cs="Segoe UI Symbol"/>
                <w:szCs w:val="22"/>
              </w:rPr>
              <w:t>🗹</w:t>
            </w:r>
          </w:p>
        </w:tc>
        <w:tc>
          <w:tcPr>
            <w:tcW w:w="1701" w:type="dxa"/>
            <w:vAlign w:val="center"/>
          </w:tcPr>
          <w:p w14:paraId="59AAD234" w14:textId="77777777" w:rsidR="00C12931" w:rsidRPr="00FF6AC4" w:rsidRDefault="00980B52">
            <w:pPr>
              <w:pBdr>
                <w:top w:val="nil"/>
                <w:left w:val="nil"/>
                <w:bottom w:val="nil"/>
                <w:right w:val="nil"/>
                <w:between w:val="nil"/>
              </w:pBdr>
              <w:spacing w:before="60" w:after="60"/>
              <w:jc w:val="both"/>
              <w:rPr>
                <w:rFonts w:cs="Arial"/>
                <w:color w:val="000000"/>
                <w:szCs w:val="22"/>
              </w:rPr>
            </w:pPr>
            <w:r w:rsidRPr="00FF6AC4">
              <w:rPr>
                <w:rFonts w:cs="Arial"/>
                <w:color w:val="000000"/>
                <w:szCs w:val="22"/>
              </w:rPr>
              <w:t>Essencial</w:t>
            </w:r>
          </w:p>
        </w:tc>
        <w:tc>
          <w:tcPr>
            <w:tcW w:w="425" w:type="dxa"/>
            <w:vAlign w:val="center"/>
          </w:tcPr>
          <w:p w14:paraId="094EF64D" w14:textId="77777777" w:rsidR="00C12931" w:rsidRPr="00FF6AC4" w:rsidRDefault="00980B52">
            <w:pPr>
              <w:spacing w:before="240" w:after="240"/>
              <w:jc w:val="right"/>
              <w:rPr>
                <w:rFonts w:cs="Arial"/>
              </w:rPr>
            </w:pPr>
            <w:r w:rsidRPr="00FF6AC4">
              <w:rPr>
                <w:rFonts w:ascii="Segoe UI Emoji" w:hAnsi="Segoe UI Emoji" w:cs="Segoe UI Emoji"/>
              </w:rPr>
              <w:t>◻</w:t>
            </w:r>
          </w:p>
        </w:tc>
        <w:tc>
          <w:tcPr>
            <w:tcW w:w="1985" w:type="dxa"/>
            <w:vAlign w:val="center"/>
          </w:tcPr>
          <w:p w14:paraId="354BA08B" w14:textId="77777777" w:rsidR="00C12931" w:rsidRPr="00FF6AC4" w:rsidRDefault="00980B52">
            <w:pPr>
              <w:pBdr>
                <w:top w:val="nil"/>
                <w:left w:val="nil"/>
                <w:bottom w:val="nil"/>
                <w:right w:val="nil"/>
                <w:between w:val="nil"/>
              </w:pBdr>
              <w:spacing w:before="60" w:after="60"/>
              <w:jc w:val="both"/>
              <w:rPr>
                <w:rFonts w:cs="Arial"/>
                <w:color w:val="000000"/>
                <w:szCs w:val="22"/>
              </w:rPr>
            </w:pPr>
            <w:r w:rsidRPr="00FF6AC4">
              <w:rPr>
                <w:rFonts w:cs="Arial"/>
                <w:color w:val="000000"/>
                <w:szCs w:val="22"/>
              </w:rPr>
              <w:t>Importante</w:t>
            </w:r>
          </w:p>
        </w:tc>
        <w:tc>
          <w:tcPr>
            <w:tcW w:w="425" w:type="dxa"/>
            <w:vAlign w:val="center"/>
          </w:tcPr>
          <w:p w14:paraId="315AD3A8" w14:textId="77777777" w:rsidR="00C12931" w:rsidRPr="00FF6AC4" w:rsidRDefault="00980B52">
            <w:pPr>
              <w:spacing w:before="240" w:after="240"/>
              <w:jc w:val="right"/>
              <w:rPr>
                <w:rFonts w:cs="Arial"/>
              </w:rPr>
            </w:pPr>
            <w:r w:rsidRPr="00FF6AC4">
              <w:rPr>
                <w:rFonts w:ascii="Segoe UI Emoji" w:hAnsi="Segoe UI Emoji" w:cs="Segoe UI Emoji"/>
              </w:rPr>
              <w:t>◻</w:t>
            </w:r>
          </w:p>
        </w:tc>
        <w:tc>
          <w:tcPr>
            <w:tcW w:w="1381" w:type="dxa"/>
            <w:vAlign w:val="center"/>
          </w:tcPr>
          <w:p w14:paraId="0476A1BC" w14:textId="77777777" w:rsidR="00C12931" w:rsidRPr="00FF6AC4" w:rsidRDefault="00980B52">
            <w:pPr>
              <w:pBdr>
                <w:top w:val="nil"/>
                <w:left w:val="nil"/>
                <w:bottom w:val="nil"/>
                <w:right w:val="nil"/>
                <w:between w:val="nil"/>
              </w:pBdr>
              <w:spacing w:before="60" w:after="60"/>
              <w:jc w:val="both"/>
              <w:rPr>
                <w:rFonts w:cs="Arial"/>
                <w:color w:val="000000"/>
                <w:szCs w:val="22"/>
              </w:rPr>
            </w:pPr>
            <w:r w:rsidRPr="00FF6AC4">
              <w:rPr>
                <w:rFonts w:cs="Arial"/>
                <w:color w:val="000000"/>
                <w:szCs w:val="22"/>
              </w:rPr>
              <w:t>Desejável</w:t>
            </w:r>
          </w:p>
        </w:tc>
      </w:tr>
    </w:tbl>
    <w:p w14:paraId="4132B1AD" w14:textId="77777777" w:rsidR="00C12931" w:rsidRPr="00FF6AC4" w:rsidRDefault="00C12931">
      <w:pPr>
        <w:pBdr>
          <w:top w:val="nil"/>
          <w:left w:val="nil"/>
          <w:bottom w:val="nil"/>
          <w:right w:val="nil"/>
          <w:between w:val="nil"/>
        </w:pBdr>
        <w:spacing w:before="60" w:after="60"/>
        <w:ind w:left="578"/>
        <w:jc w:val="both"/>
        <w:rPr>
          <w:rFonts w:cs="Arial"/>
          <w:color w:val="000000"/>
          <w:szCs w:val="22"/>
        </w:rPr>
      </w:pPr>
    </w:p>
    <w:p w14:paraId="50D7181B" w14:textId="77777777" w:rsidR="00C12931" w:rsidRPr="00FF6AC4" w:rsidRDefault="00C12931">
      <w:pPr>
        <w:pBdr>
          <w:top w:val="nil"/>
          <w:left w:val="nil"/>
          <w:bottom w:val="nil"/>
          <w:right w:val="nil"/>
          <w:between w:val="nil"/>
        </w:pBdr>
        <w:spacing w:before="60" w:after="60"/>
        <w:ind w:left="578"/>
        <w:jc w:val="both"/>
        <w:rPr>
          <w:rFonts w:cs="Arial"/>
          <w:color w:val="000000"/>
          <w:szCs w:val="22"/>
        </w:rPr>
        <w:sectPr w:rsidR="00C12931" w:rsidRPr="00FF6AC4">
          <w:headerReference w:type="default" r:id="rId15"/>
          <w:pgSz w:w="11909" w:h="16834"/>
          <w:pgMar w:top="1440" w:right="1440" w:bottom="1440" w:left="1440" w:header="720" w:footer="720" w:gutter="0"/>
          <w:pgNumType w:start="1"/>
          <w:cols w:space="720" w:equalWidth="0">
            <w:col w:w="8838"/>
          </w:cols>
        </w:sectPr>
      </w:pPr>
    </w:p>
    <w:p w14:paraId="66C4B0FA" w14:textId="77777777" w:rsidR="00C12931" w:rsidRPr="00FF6AC4" w:rsidRDefault="00C12931">
      <w:pPr>
        <w:keepNext/>
        <w:pBdr>
          <w:top w:val="nil"/>
          <w:left w:val="nil"/>
          <w:bottom w:val="nil"/>
          <w:right w:val="nil"/>
          <w:between w:val="nil"/>
        </w:pBdr>
        <w:spacing w:after="480"/>
        <w:jc w:val="right"/>
        <w:rPr>
          <w:rFonts w:eastAsia="Arial" w:cs="Arial"/>
          <w:b/>
          <w:color w:val="000000"/>
          <w:sz w:val="24"/>
          <w:szCs w:val="24"/>
        </w:rPr>
      </w:pPr>
    </w:p>
    <w:p w14:paraId="22C6599D" w14:textId="77777777" w:rsidR="00C12931" w:rsidRPr="00FF6AC4" w:rsidRDefault="00980B52">
      <w:pPr>
        <w:pStyle w:val="Ttulo1"/>
        <w:ind w:left="578"/>
        <w:jc w:val="right"/>
        <w:rPr>
          <w:rFonts w:ascii="Arial" w:eastAsia="Arial" w:hAnsi="Arial" w:cs="Arial"/>
        </w:rPr>
      </w:pPr>
      <w:bookmarkStart w:id="106" w:name="_Toc47637883"/>
      <w:r w:rsidRPr="00FF6AC4">
        <w:rPr>
          <w:rFonts w:ascii="Arial" w:eastAsia="Arial" w:hAnsi="Arial" w:cs="Arial"/>
        </w:rPr>
        <w:t>Capítulo 4</w:t>
      </w:r>
      <w:bookmarkEnd w:id="106"/>
    </w:p>
    <w:p w14:paraId="2E689A01" w14:textId="77777777" w:rsidR="00C12931" w:rsidRPr="00FF6AC4" w:rsidRDefault="00980B52">
      <w:pPr>
        <w:pStyle w:val="Ttulo2"/>
        <w:numPr>
          <w:ilvl w:val="0"/>
          <w:numId w:val="3"/>
        </w:numPr>
      </w:pPr>
      <w:bookmarkStart w:id="107" w:name="_Toc47637884"/>
      <w:r w:rsidRPr="00FF6AC4">
        <w:t>Descrição da interface com o usuário</w:t>
      </w:r>
      <w:bookmarkEnd w:id="107"/>
    </w:p>
    <w:p w14:paraId="7DE8D427" w14:textId="77777777" w:rsidR="00C12931" w:rsidRPr="00FF6AC4" w:rsidRDefault="00980B52">
      <w:pPr>
        <w:pBdr>
          <w:top w:val="nil"/>
          <w:left w:val="nil"/>
          <w:bottom w:val="nil"/>
          <w:right w:val="nil"/>
          <w:between w:val="nil"/>
        </w:pBdr>
        <w:spacing w:before="60" w:after="60"/>
        <w:ind w:left="578"/>
        <w:jc w:val="both"/>
        <w:rPr>
          <w:rFonts w:cs="Arial"/>
          <w:color w:val="5B9BD5"/>
          <w:szCs w:val="22"/>
        </w:rPr>
      </w:pPr>
      <w:del w:id="108" w:author="">
        <w:r w:rsidRPr="00FF6AC4">
          <w:rPr>
            <w:rFonts w:cs="Arial"/>
            <w:color w:val="5B9BD5"/>
            <w:szCs w:val="22"/>
          </w:rPr>
          <w:delText xml:space="preserve">&lt;Esta seção deve conter desenhos ou rascunhos das telas do sistema que forem necessários ou convenientes para esclarecer algum dos requisitos do sistema. O aluno pode utilizar ferramentas como Balsamiq para prototipar a interface, apesar de não ser a melhor opção. Mais ferramentas podem ser encontradas em </w:delText>
        </w:r>
        <w:r w:rsidRPr="00FF6AC4">
          <w:rPr>
            <w:rFonts w:cs="Arial"/>
          </w:rPr>
          <w:fldChar w:fldCharType="begin"/>
        </w:r>
        <w:r w:rsidRPr="00FF6AC4">
          <w:rPr>
            <w:rFonts w:cs="Arial"/>
          </w:rPr>
          <w:delInstrText>HYPERLINK "https://dcrazed.com/best-free-wireframe-tools/"</w:delInstrText>
        </w:r>
        <w:r w:rsidRPr="00FF6AC4">
          <w:rPr>
            <w:rFonts w:cs="Arial"/>
          </w:rPr>
          <w:fldChar w:fldCharType="separate"/>
        </w:r>
        <w:r w:rsidRPr="00FF6AC4">
          <w:rPr>
            <w:rFonts w:cs="Arial"/>
            <w:color w:val="0563C1"/>
            <w:szCs w:val="22"/>
            <w:u w:val="single"/>
          </w:rPr>
          <w:delText>https://dcrazed.com/best-free-wireframe-tools/</w:delText>
        </w:r>
        <w:r w:rsidRPr="00FF6AC4">
          <w:rPr>
            <w:rFonts w:cs="Arial"/>
          </w:rPr>
          <w:fldChar w:fldCharType="end"/>
        </w:r>
        <w:r w:rsidRPr="00FF6AC4">
          <w:rPr>
            <w:rFonts w:cs="Arial"/>
            <w:color w:val="5B9BD5"/>
            <w:szCs w:val="22"/>
          </w:rPr>
          <w:delText>. A melhor opção RECOMENDADA FORTEMENTE é para o aluno fazer a prototipação da interface em HTML, Angular ou qualquer outra tecnologia que o permita fazer a interface de sistemas WEB e reaproveitá-la na fase de projeto. Assim evita-se o fato de fazer desenhos de interface os quais serão jogados fora por não ser a interface propriamente dita. Use nomes significativos para identificar cada interface como I_Login, I_Erro_login, I_CadastrarCliente. Descreva cada interface  em uma subseção. O aluno deverá utilizar templates já prontos caso queira, fazendo uma interface agradável.&gt;</w:delText>
        </w:r>
      </w:del>
    </w:p>
    <w:p w14:paraId="681FDA6C" w14:textId="63441226" w:rsidR="00C12931" w:rsidRPr="00FF6AC4" w:rsidRDefault="00980B52">
      <w:pPr>
        <w:pBdr>
          <w:top w:val="nil"/>
          <w:left w:val="nil"/>
          <w:bottom w:val="nil"/>
          <w:right w:val="nil"/>
          <w:between w:val="nil"/>
        </w:pBdr>
        <w:spacing w:before="60" w:after="60"/>
        <w:ind w:left="578"/>
        <w:jc w:val="both"/>
        <w:rPr>
          <w:rFonts w:cs="Arial"/>
          <w:color w:val="000000"/>
          <w:szCs w:val="22"/>
        </w:rPr>
      </w:pPr>
      <w:r w:rsidRPr="00FF6AC4">
        <w:rPr>
          <w:rFonts w:cs="Arial"/>
          <w:color w:val="000000"/>
          <w:szCs w:val="22"/>
        </w:rPr>
        <w:t xml:space="preserve">Neste documento, adota-se </w:t>
      </w:r>
      <w:r w:rsidRPr="00FF6AC4">
        <w:rPr>
          <w:rFonts w:cs="Arial"/>
          <w:szCs w:val="22"/>
        </w:rPr>
        <w:t xml:space="preserve">o nome da tela em letras minúsculas de forma </w:t>
      </w:r>
      <w:r w:rsidR="000C1CA3" w:rsidRPr="00FF6AC4">
        <w:rPr>
          <w:rFonts w:cs="Arial"/>
          <w:szCs w:val="22"/>
        </w:rPr>
        <w:t>auto descritiva</w:t>
      </w:r>
      <w:r w:rsidRPr="00FF6AC4">
        <w:rPr>
          <w:rFonts w:cs="Arial"/>
          <w:szCs w:val="22"/>
        </w:rPr>
        <w:t>.</w:t>
      </w:r>
      <w:r w:rsidRPr="00FF6AC4">
        <w:rPr>
          <w:rFonts w:cs="Arial"/>
          <w:color w:val="000000"/>
          <w:szCs w:val="22"/>
        </w:rPr>
        <w:t xml:space="preserve"> A interface de </w:t>
      </w:r>
      <w:r w:rsidRPr="00FF6AC4">
        <w:rPr>
          <w:rFonts w:cs="Arial"/>
          <w:szCs w:val="22"/>
        </w:rPr>
        <w:t xml:space="preserve">login é denominada &lt;login&gt;, a tela inicial de um usuário autenticado é denominada &lt;home_autenticado&gt; e as telas de erro contem a palavra não no nome sem acentuação como a tela de erro ao alterar o </w:t>
      </w:r>
      <w:r w:rsidR="000C1CA3" w:rsidRPr="00FF6AC4">
        <w:rPr>
          <w:rFonts w:cs="Arial"/>
          <w:szCs w:val="22"/>
        </w:rPr>
        <w:t>perfil que</w:t>
      </w:r>
      <w:r w:rsidRPr="00FF6AC4">
        <w:rPr>
          <w:rFonts w:cs="Arial"/>
          <w:szCs w:val="22"/>
        </w:rPr>
        <w:t xml:space="preserve"> se denomina &lt;</w:t>
      </w:r>
      <w:proofErr w:type="spellStart"/>
      <w:r w:rsidRPr="00FF6AC4">
        <w:rPr>
          <w:rFonts w:cs="Arial"/>
          <w:szCs w:val="22"/>
        </w:rPr>
        <w:t>perfil_nao_alterado</w:t>
      </w:r>
      <w:proofErr w:type="spellEnd"/>
      <w:r w:rsidRPr="00FF6AC4">
        <w:rPr>
          <w:rFonts w:cs="Arial"/>
          <w:szCs w:val="22"/>
        </w:rPr>
        <w:t>&gt;</w:t>
      </w:r>
      <w:r w:rsidRPr="00FF6AC4">
        <w:rPr>
          <w:rFonts w:cs="Arial"/>
          <w:color w:val="000000"/>
          <w:szCs w:val="22"/>
        </w:rPr>
        <w:t xml:space="preserve">. </w:t>
      </w:r>
    </w:p>
    <w:p w14:paraId="290B3D9F" w14:textId="77777777" w:rsidR="00C12931" w:rsidRPr="00FF6AC4" w:rsidRDefault="00980B52">
      <w:pPr>
        <w:pStyle w:val="Ttulo2"/>
        <w:keepLines w:val="0"/>
        <w:numPr>
          <w:ilvl w:val="1"/>
          <w:numId w:val="5"/>
        </w:numPr>
        <w:shd w:val="clear" w:color="auto" w:fill="CCCCCC"/>
        <w:spacing w:after="120"/>
        <w:jc w:val="left"/>
        <w:rPr>
          <w:sz w:val="28"/>
          <w:szCs w:val="28"/>
        </w:rPr>
      </w:pPr>
      <w:bookmarkStart w:id="109" w:name="_Toc47637885"/>
      <w:r w:rsidRPr="00FF6AC4">
        <w:rPr>
          <w:sz w:val="28"/>
          <w:szCs w:val="28"/>
        </w:rPr>
        <w:t>MAPA DE NAVEGAÇÃO DE INTERFACES</w:t>
      </w:r>
      <w:bookmarkEnd w:id="109"/>
    </w:p>
    <w:p w14:paraId="2F47D52E" w14:textId="77777777" w:rsidR="00C12931" w:rsidRPr="00FF6AC4" w:rsidRDefault="00980B52">
      <w:pPr>
        <w:spacing w:before="60" w:after="60"/>
        <w:jc w:val="both"/>
        <w:rPr>
          <w:rFonts w:cs="Arial"/>
          <w:szCs w:val="22"/>
        </w:rPr>
      </w:pPr>
      <w:r w:rsidRPr="00FF6AC4">
        <w:rPr>
          <w:rFonts w:cs="Arial"/>
          <w:noProof/>
        </w:rPr>
        <w:drawing>
          <wp:anchor distT="0" distB="0" distL="114300" distR="114300" simplePos="0" relativeHeight="251660288" behindDoc="0" locked="0" layoutInCell="1" hidden="0" allowOverlap="1" wp14:anchorId="5F5B5F3C" wp14:editId="4F6158FD">
            <wp:simplePos x="0" y="0"/>
            <wp:positionH relativeFrom="column">
              <wp:posOffset>3</wp:posOffset>
            </wp:positionH>
            <wp:positionV relativeFrom="paragraph">
              <wp:posOffset>237490</wp:posOffset>
            </wp:positionV>
            <wp:extent cx="5731510" cy="3936365"/>
            <wp:effectExtent l="0" t="0" r="0" b="0"/>
            <wp:wrapTopAndBottom distT="0" distB="0"/>
            <wp:docPr id="21"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6"/>
                    <a:srcRect/>
                    <a:stretch>
                      <a:fillRect/>
                    </a:stretch>
                  </pic:blipFill>
                  <pic:spPr>
                    <a:xfrm>
                      <a:off x="0" y="0"/>
                      <a:ext cx="5731510" cy="3936365"/>
                    </a:xfrm>
                    <a:prstGeom prst="rect">
                      <a:avLst/>
                    </a:prstGeom>
                    <a:ln/>
                  </pic:spPr>
                </pic:pic>
              </a:graphicData>
            </a:graphic>
          </wp:anchor>
        </w:drawing>
      </w:r>
    </w:p>
    <w:p w14:paraId="71CA0612" w14:textId="77777777" w:rsidR="00C12931" w:rsidRPr="00FF6AC4" w:rsidRDefault="00980B52">
      <w:pPr>
        <w:rPr>
          <w:rFonts w:cs="Arial"/>
          <w:color w:val="8EAADB"/>
          <w:szCs w:val="22"/>
        </w:rPr>
      </w:pPr>
      <w:r w:rsidRPr="00FF6AC4">
        <w:rPr>
          <w:rFonts w:cs="Arial"/>
        </w:rPr>
        <w:br w:type="page"/>
      </w:r>
    </w:p>
    <w:p w14:paraId="6E57E1DD" w14:textId="50CCDEAF" w:rsidR="00C12931" w:rsidRPr="00FF6AC4" w:rsidRDefault="00980B52">
      <w:pPr>
        <w:pStyle w:val="Ttulo3"/>
        <w:keepLines w:val="0"/>
        <w:numPr>
          <w:ilvl w:val="1"/>
          <w:numId w:val="5"/>
        </w:numPr>
        <w:rPr>
          <w:rFonts w:ascii="Arial" w:hAnsi="Arial"/>
        </w:rPr>
      </w:pPr>
      <w:bookmarkStart w:id="110" w:name="_Toc47637886"/>
      <w:r w:rsidRPr="00FF6AC4">
        <w:rPr>
          <w:rFonts w:ascii="Arial" w:hAnsi="Arial"/>
        </w:rPr>
        <w:lastRenderedPageBreak/>
        <w:t xml:space="preserve">Menu e </w:t>
      </w:r>
      <w:bookmarkEnd w:id="110"/>
      <w:r w:rsidR="000C1CA3" w:rsidRPr="00FF6AC4">
        <w:rPr>
          <w:rFonts w:ascii="Arial" w:hAnsi="Arial"/>
        </w:rPr>
        <w:t>Background</w:t>
      </w:r>
    </w:p>
    <w:p w14:paraId="3C80C8E8" w14:textId="77777777" w:rsidR="00C12931" w:rsidRPr="00FF6AC4" w:rsidRDefault="00980B52">
      <w:pPr>
        <w:pStyle w:val="Ttulo5"/>
        <w:keepLines w:val="0"/>
      </w:pPr>
      <w:bookmarkStart w:id="111" w:name="_Toc47637887"/>
      <w:r w:rsidRPr="00FF6AC4">
        <w:t>Barra de menus para usuários não autenticados</w:t>
      </w:r>
      <w:bookmarkEnd w:id="111"/>
    </w:p>
    <w:p w14:paraId="33A83C3B" w14:textId="77777777" w:rsidR="00C12931" w:rsidRPr="00FF6AC4" w:rsidRDefault="00980B52">
      <w:pPr>
        <w:spacing w:before="60" w:after="60"/>
        <w:jc w:val="both"/>
        <w:rPr>
          <w:rFonts w:cs="Arial"/>
          <w:szCs w:val="22"/>
        </w:rPr>
      </w:pPr>
      <w:r w:rsidRPr="00FF6AC4">
        <w:rPr>
          <w:rFonts w:cs="Arial"/>
          <w:noProof/>
        </w:rPr>
        <w:drawing>
          <wp:anchor distT="0" distB="0" distL="114300" distR="114300" simplePos="0" relativeHeight="251661312" behindDoc="0" locked="0" layoutInCell="1" hidden="0" allowOverlap="1" wp14:anchorId="649FB3BB" wp14:editId="5DBEF442">
            <wp:simplePos x="0" y="0"/>
            <wp:positionH relativeFrom="column">
              <wp:posOffset>-1423</wp:posOffset>
            </wp:positionH>
            <wp:positionV relativeFrom="paragraph">
              <wp:posOffset>24765</wp:posOffset>
            </wp:positionV>
            <wp:extent cx="5731510" cy="209550"/>
            <wp:effectExtent l="0" t="0" r="0" b="0"/>
            <wp:wrapTopAndBottom distT="0" distB="0"/>
            <wp:docPr id="1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7"/>
                    <a:srcRect/>
                    <a:stretch>
                      <a:fillRect/>
                    </a:stretch>
                  </pic:blipFill>
                  <pic:spPr>
                    <a:xfrm>
                      <a:off x="0" y="0"/>
                      <a:ext cx="5731510" cy="209550"/>
                    </a:xfrm>
                    <a:prstGeom prst="rect">
                      <a:avLst/>
                    </a:prstGeom>
                    <a:ln/>
                  </pic:spPr>
                </pic:pic>
              </a:graphicData>
            </a:graphic>
          </wp:anchor>
        </w:drawing>
      </w:r>
    </w:p>
    <w:p w14:paraId="581B7601" w14:textId="77777777" w:rsidR="00C12931" w:rsidRPr="00FF6AC4" w:rsidRDefault="00980B52">
      <w:pPr>
        <w:pStyle w:val="Ttulo5"/>
        <w:keepLines w:val="0"/>
      </w:pPr>
      <w:bookmarkStart w:id="112" w:name="_Toc47637888"/>
      <w:r w:rsidRPr="00FF6AC4">
        <w:t>Barra de menus para usuários autenticados</w:t>
      </w:r>
      <w:bookmarkEnd w:id="112"/>
    </w:p>
    <w:p w14:paraId="308AE4A6" w14:textId="77777777" w:rsidR="00C12931" w:rsidRPr="00FF6AC4" w:rsidRDefault="00980B52">
      <w:pPr>
        <w:spacing w:before="60" w:after="60"/>
        <w:jc w:val="both"/>
        <w:rPr>
          <w:rFonts w:cs="Arial"/>
          <w:szCs w:val="22"/>
        </w:rPr>
      </w:pPr>
      <w:r w:rsidRPr="00FF6AC4">
        <w:rPr>
          <w:rFonts w:cs="Arial"/>
          <w:noProof/>
        </w:rPr>
        <w:drawing>
          <wp:anchor distT="0" distB="0" distL="114300" distR="114300" simplePos="0" relativeHeight="251662336" behindDoc="0" locked="0" layoutInCell="1" hidden="0" allowOverlap="1" wp14:anchorId="01AD7454" wp14:editId="765460A7">
            <wp:simplePos x="0" y="0"/>
            <wp:positionH relativeFrom="column">
              <wp:posOffset>3</wp:posOffset>
            </wp:positionH>
            <wp:positionV relativeFrom="paragraph">
              <wp:posOffset>100965</wp:posOffset>
            </wp:positionV>
            <wp:extent cx="5731510" cy="209550"/>
            <wp:effectExtent l="0" t="0" r="0" b="0"/>
            <wp:wrapTopAndBottom distT="0" dist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srcRect/>
                    <a:stretch>
                      <a:fillRect/>
                    </a:stretch>
                  </pic:blipFill>
                  <pic:spPr>
                    <a:xfrm>
                      <a:off x="0" y="0"/>
                      <a:ext cx="5731510" cy="209550"/>
                    </a:xfrm>
                    <a:prstGeom prst="rect">
                      <a:avLst/>
                    </a:prstGeom>
                    <a:ln/>
                  </pic:spPr>
                </pic:pic>
              </a:graphicData>
            </a:graphic>
          </wp:anchor>
        </w:drawing>
      </w:r>
    </w:p>
    <w:p w14:paraId="5B727770" w14:textId="77777777" w:rsidR="00C12931" w:rsidRPr="00FF6AC4" w:rsidRDefault="00980B52">
      <w:pPr>
        <w:rPr>
          <w:rFonts w:cs="Arial"/>
          <w:b/>
          <w:sz w:val="24"/>
          <w:szCs w:val="24"/>
        </w:rPr>
      </w:pPr>
      <w:r w:rsidRPr="00FF6AC4">
        <w:rPr>
          <w:rFonts w:cs="Arial"/>
          <w:b/>
          <w:sz w:val="24"/>
          <w:szCs w:val="24"/>
        </w:rPr>
        <w:t>Informações críticas da interface</w:t>
      </w:r>
    </w:p>
    <w:p w14:paraId="515CFA4C" w14:textId="77777777" w:rsidR="00C12931" w:rsidRPr="00FF6AC4" w:rsidRDefault="00980B52">
      <w:pPr>
        <w:numPr>
          <w:ilvl w:val="0"/>
          <w:numId w:val="1"/>
        </w:numPr>
        <w:spacing w:before="60" w:after="60"/>
        <w:jc w:val="both"/>
        <w:rPr>
          <w:rFonts w:cs="Arial"/>
        </w:rPr>
      </w:pPr>
      <w:r w:rsidRPr="00FF6AC4">
        <w:rPr>
          <w:rFonts w:cs="Arial"/>
          <w:szCs w:val="22"/>
        </w:rPr>
        <w:t>Deverá ser padronizado para todo o sistema uma barra onde conterá os seguintes itens:</w:t>
      </w:r>
    </w:p>
    <w:p w14:paraId="76FB240D" w14:textId="77777777" w:rsidR="00C12931" w:rsidRPr="00FF6AC4" w:rsidRDefault="00980B52">
      <w:pPr>
        <w:numPr>
          <w:ilvl w:val="1"/>
          <w:numId w:val="1"/>
        </w:numPr>
        <w:spacing w:before="60" w:after="60"/>
        <w:jc w:val="both"/>
        <w:rPr>
          <w:rFonts w:cs="Arial"/>
        </w:rPr>
      </w:pPr>
      <w:r w:rsidRPr="00FF6AC4">
        <w:rPr>
          <w:rFonts w:cs="Arial"/>
          <w:szCs w:val="22"/>
        </w:rPr>
        <w:t>A logo do site;</w:t>
      </w:r>
    </w:p>
    <w:p w14:paraId="1BA2FCE3" w14:textId="77777777" w:rsidR="00C12931" w:rsidRPr="00FF6AC4" w:rsidRDefault="00980B52">
      <w:pPr>
        <w:numPr>
          <w:ilvl w:val="1"/>
          <w:numId w:val="1"/>
        </w:numPr>
        <w:spacing w:before="60" w:after="60"/>
        <w:jc w:val="both"/>
        <w:rPr>
          <w:rFonts w:cs="Arial"/>
        </w:rPr>
      </w:pPr>
      <w:r w:rsidRPr="00FF6AC4">
        <w:rPr>
          <w:rFonts w:cs="Arial"/>
          <w:szCs w:val="22"/>
        </w:rPr>
        <w:t>A identificação do usuário, que poderá ser duas possibilidades:</w:t>
      </w:r>
    </w:p>
    <w:p w14:paraId="56CC552C" w14:textId="77777777" w:rsidR="00C12931" w:rsidRPr="00FF6AC4" w:rsidRDefault="00980B52">
      <w:pPr>
        <w:numPr>
          <w:ilvl w:val="2"/>
          <w:numId w:val="1"/>
        </w:numPr>
        <w:spacing w:before="60" w:after="60"/>
        <w:jc w:val="both"/>
        <w:rPr>
          <w:rFonts w:cs="Arial"/>
        </w:rPr>
      </w:pPr>
      <w:r w:rsidRPr="00FF6AC4">
        <w:rPr>
          <w:rFonts w:cs="Arial"/>
          <w:szCs w:val="22"/>
        </w:rPr>
        <w:t>Usuário não logado no sistema: Olá Visitante;</w:t>
      </w:r>
    </w:p>
    <w:p w14:paraId="77EC6879" w14:textId="77777777" w:rsidR="00C12931" w:rsidRPr="00FF6AC4" w:rsidRDefault="00980B52">
      <w:pPr>
        <w:numPr>
          <w:ilvl w:val="2"/>
          <w:numId w:val="1"/>
        </w:numPr>
        <w:spacing w:before="60" w:after="60"/>
        <w:jc w:val="both"/>
        <w:rPr>
          <w:rFonts w:cs="Arial"/>
        </w:rPr>
      </w:pPr>
      <w:r w:rsidRPr="00FF6AC4">
        <w:rPr>
          <w:rFonts w:cs="Arial"/>
          <w:szCs w:val="22"/>
        </w:rPr>
        <w:t>Usuário logado no sistema: Olá Nome_do_Usuário.</w:t>
      </w:r>
    </w:p>
    <w:p w14:paraId="4370F4F3" w14:textId="77777777" w:rsidR="00C12931" w:rsidRPr="00FF6AC4" w:rsidRDefault="00980B52">
      <w:pPr>
        <w:numPr>
          <w:ilvl w:val="1"/>
          <w:numId w:val="1"/>
        </w:numPr>
        <w:spacing w:before="60" w:after="60"/>
        <w:jc w:val="both"/>
        <w:rPr>
          <w:rFonts w:cs="Arial"/>
        </w:rPr>
      </w:pPr>
      <w:r w:rsidRPr="00FF6AC4">
        <w:rPr>
          <w:rFonts w:cs="Arial"/>
          <w:szCs w:val="22"/>
        </w:rPr>
        <w:t>Link para o usuário efetuar o login;</w:t>
      </w:r>
    </w:p>
    <w:p w14:paraId="5F71E604" w14:textId="77777777" w:rsidR="00C12931" w:rsidRPr="00FF6AC4" w:rsidRDefault="00980B52">
      <w:pPr>
        <w:numPr>
          <w:ilvl w:val="1"/>
          <w:numId w:val="1"/>
        </w:numPr>
        <w:spacing w:before="60" w:after="60"/>
        <w:jc w:val="both"/>
        <w:rPr>
          <w:rFonts w:cs="Arial"/>
        </w:rPr>
      </w:pPr>
      <w:r w:rsidRPr="00FF6AC4">
        <w:rPr>
          <w:rFonts w:cs="Arial"/>
          <w:szCs w:val="22"/>
        </w:rPr>
        <w:t>Barra de menus disposta no canto superior esquerdo.</w:t>
      </w:r>
    </w:p>
    <w:p w14:paraId="2F921C31" w14:textId="77777777" w:rsidR="00C12931" w:rsidRPr="00FF6AC4" w:rsidRDefault="00980B52">
      <w:pPr>
        <w:numPr>
          <w:ilvl w:val="0"/>
          <w:numId w:val="1"/>
        </w:numPr>
        <w:spacing w:before="60" w:after="60"/>
        <w:jc w:val="both"/>
        <w:rPr>
          <w:rFonts w:cs="Arial"/>
        </w:rPr>
      </w:pPr>
      <w:r w:rsidRPr="00FF6AC4">
        <w:rPr>
          <w:rFonts w:cs="Arial"/>
          <w:szCs w:val="22"/>
        </w:rPr>
        <w:t>O menu constante na barra será exibido conforme o perfil de usuário:</w:t>
      </w:r>
    </w:p>
    <w:p w14:paraId="13505D7E" w14:textId="77777777" w:rsidR="00C12931" w:rsidRPr="00FF6AC4" w:rsidRDefault="00980B52">
      <w:pPr>
        <w:numPr>
          <w:ilvl w:val="1"/>
          <w:numId w:val="1"/>
        </w:numPr>
        <w:spacing w:before="60" w:after="60"/>
        <w:jc w:val="both"/>
        <w:rPr>
          <w:rFonts w:cs="Arial"/>
        </w:rPr>
      </w:pPr>
      <w:r w:rsidRPr="00FF6AC4">
        <w:rPr>
          <w:rFonts w:cs="Arial"/>
          <w:szCs w:val="22"/>
        </w:rPr>
        <w:t>Usuário não logado no sistema:</w:t>
      </w:r>
    </w:p>
    <w:p w14:paraId="0D1F6E83" w14:textId="77777777" w:rsidR="00C12931" w:rsidRPr="00FF6AC4" w:rsidRDefault="00980B52">
      <w:pPr>
        <w:numPr>
          <w:ilvl w:val="2"/>
          <w:numId w:val="1"/>
        </w:numPr>
        <w:spacing w:before="60" w:after="60"/>
        <w:jc w:val="both"/>
        <w:rPr>
          <w:rFonts w:cs="Arial"/>
        </w:rPr>
      </w:pPr>
      <w:r w:rsidRPr="00FF6AC4">
        <w:rPr>
          <w:rFonts w:cs="Arial"/>
          <w:szCs w:val="22"/>
        </w:rPr>
        <w:t>Pets – link para todos os animais disponíveis para adoção;</w:t>
      </w:r>
    </w:p>
    <w:p w14:paraId="09DF52DD" w14:textId="77777777" w:rsidR="00C12931" w:rsidRPr="00FF6AC4" w:rsidRDefault="00980B52">
      <w:pPr>
        <w:numPr>
          <w:ilvl w:val="2"/>
          <w:numId w:val="1"/>
        </w:numPr>
        <w:spacing w:before="60" w:after="60"/>
        <w:jc w:val="both"/>
        <w:rPr>
          <w:rFonts w:cs="Arial"/>
        </w:rPr>
      </w:pPr>
      <w:r w:rsidRPr="00FF6AC4">
        <w:rPr>
          <w:rFonts w:cs="Arial"/>
          <w:szCs w:val="22"/>
        </w:rPr>
        <w:t xml:space="preserve">EM BREVE – </w:t>
      </w:r>
      <w:r w:rsidRPr="00FF6AC4">
        <w:rPr>
          <w:rFonts w:cs="Arial"/>
          <w:i/>
          <w:szCs w:val="22"/>
        </w:rPr>
        <w:t>Sobre Nós</w:t>
      </w:r>
      <w:r w:rsidRPr="00FF6AC4">
        <w:rPr>
          <w:rFonts w:cs="Arial"/>
          <w:szCs w:val="22"/>
        </w:rPr>
        <w:t>;</w:t>
      </w:r>
    </w:p>
    <w:p w14:paraId="577A8F66" w14:textId="77777777" w:rsidR="00C12931" w:rsidRPr="00FF6AC4" w:rsidRDefault="00980B52">
      <w:pPr>
        <w:numPr>
          <w:ilvl w:val="2"/>
          <w:numId w:val="1"/>
        </w:numPr>
        <w:spacing w:before="60" w:after="60"/>
        <w:jc w:val="both"/>
        <w:rPr>
          <w:rFonts w:cs="Arial"/>
        </w:rPr>
      </w:pPr>
      <w:r w:rsidRPr="00FF6AC4">
        <w:rPr>
          <w:rFonts w:cs="Arial"/>
          <w:szCs w:val="22"/>
        </w:rPr>
        <w:t>Fale Conosco – link para entrar em contato com a equipe mantenedora do site;</w:t>
      </w:r>
    </w:p>
    <w:p w14:paraId="13DC0EDA" w14:textId="77777777" w:rsidR="00C12931" w:rsidRPr="00FF6AC4" w:rsidRDefault="00980B52">
      <w:pPr>
        <w:numPr>
          <w:ilvl w:val="2"/>
          <w:numId w:val="1"/>
        </w:numPr>
        <w:spacing w:before="60" w:after="60"/>
        <w:jc w:val="both"/>
        <w:rPr>
          <w:rFonts w:cs="Arial"/>
        </w:rPr>
      </w:pPr>
      <w:r w:rsidRPr="00FF6AC4">
        <w:rPr>
          <w:rFonts w:cs="Arial"/>
          <w:szCs w:val="22"/>
        </w:rPr>
        <w:t>Home – link para a página principal do sistema.</w:t>
      </w:r>
    </w:p>
    <w:p w14:paraId="7C329004" w14:textId="77777777" w:rsidR="00C12931" w:rsidRPr="00FF6AC4" w:rsidRDefault="00980B52">
      <w:pPr>
        <w:numPr>
          <w:ilvl w:val="1"/>
          <w:numId w:val="1"/>
        </w:numPr>
        <w:spacing w:before="60" w:after="60"/>
        <w:jc w:val="both"/>
        <w:rPr>
          <w:rFonts w:cs="Arial"/>
        </w:rPr>
      </w:pPr>
      <w:r w:rsidRPr="00FF6AC4">
        <w:rPr>
          <w:rFonts w:cs="Arial"/>
          <w:szCs w:val="22"/>
        </w:rPr>
        <w:t>Usuário logado no sistema:</w:t>
      </w:r>
    </w:p>
    <w:p w14:paraId="3ACBECF4" w14:textId="77777777" w:rsidR="00C12931" w:rsidRPr="00FF6AC4" w:rsidRDefault="00980B52">
      <w:pPr>
        <w:numPr>
          <w:ilvl w:val="2"/>
          <w:numId w:val="1"/>
        </w:numPr>
        <w:spacing w:before="60" w:after="60"/>
        <w:jc w:val="both"/>
        <w:rPr>
          <w:rFonts w:cs="Arial"/>
        </w:rPr>
      </w:pPr>
      <w:r w:rsidRPr="00FF6AC4">
        <w:rPr>
          <w:rFonts w:cs="Arial"/>
          <w:szCs w:val="22"/>
        </w:rPr>
        <w:t>Pets – link para todos os animais disponíveis para adoção;</w:t>
      </w:r>
    </w:p>
    <w:p w14:paraId="3C4E1E17" w14:textId="77777777" w:rsidR="00C12931" w:rsidRPr="00FF6AC4" w:rsidRDefault="00980B52">
      <w:pPr>
        <w:numPr>
          <w:ilvl w:val="2"/>
          <w:numId w:val="1"/>
        </w:numPr>
        <w:spacing w:before="60" w:after="60"/>
        <w:jc w:val="both"/>
        <w:rPr>
          <w:rFonts w:cs="Arial"/>
        </w:rPr>
      </w:pPr>
      <w:r w:rsidRPr="00FF6AC4">
        <w:rPr>
          <w:rFonts w:cs="Arial"/>
          <w:szCs w:val="22"/>
        </w:rPr>
        <w:t>ONGs e Abrigos – link para relação de ONGs e Abrigos cadastrados;</w:t>
      </w:r>
    </w:p>
    <w:p w14:paraId="1BE51CD8" w14:textId="77777777" w:rsidR="00C12931" w:rsidRPr="00FF6AC4" w:rsidRDefault="00980B52">
      <w:pPr>
        <w:numPr>
          <w:ilvl w:val="2"/>
          <w:numId w:val="1"/>
        </w:numPr>
        <w:spacing w:before="60" w:after="60"/>
        <w:jc w:val="both"/>
        <w:rPr>
          <w:rFonts w:cs="Arial"/>
        </w:rPr>
      </w:pPr>
      <w:r w:rsidRPr="00FF6AC4">
        <w:rPr>
          <w:rFonts w:cs="Arial"/>
          <w:szCs w:val="22"/>
        </w:rPr>
        <w:t>Parceiros – link para informações de como o usuário poderá tornar-se um benfeitor;</w:t>
      </w:r>
    </w:p>
    <w:p w14:paraId="3F903EB2" w14:textId="77777777" w:rsidR="00C12931" w:rsidRPr="00FF6AC4" w:rsidRDefault="00980B52">
      <w:pPr>
        <w:numPr>
          <w:ilvl w:val="2"/>
          <w:numId w:val="1"/>
        </w:numPr>
        <w:spacing w:before="60" w:after="60"/>
        <w:jc w:val="both"/>
        <w:rPr>
          <w:rFonts w:cs="Arial"/>
        </w:rPr>
      </w:pPr>
      <w:r w:rsidRPr="00FF6AC4">
        <w:rPr>
          <w:rFonts w:cs="Arial"/>
          <w:szCs w:val="22"/>
        </w:rPr>
        <w:t>Doar Pet – link para publicação de pet para adoção;</w:t>
      </w:r>
    </w:p>
    <w:p w14:paraId="1BC1FD4C" w14:textId="77777777" w:rsidR="00C12931" w:rsidRPr="00FF6AC4" w:rsidRDefault="00980B52">
      <w:pPr>
        <w:numPr>
          <w:ilvl w:val="2"/>
          <w:numId w:val="1"/>
        </w:numPr>
        <w:spacing w:before="60" w:after="60"/>
        <w:jc w:val="both"/>
        <w:rPr>
          <w:rFonts w:cs="Arial"/>
        </w:rPr>
      </w:pPr>
      <w:r w:rsidRPr="00FF6AC4">
        <w:rPr>
          <w:rFonts w:cs="Arial"/>
          <w:szCs w:val="22"/>
        </w:rPr>
        <w:t xml:space="preserve">EM BREVE – </w:t>
      </w:r>
      <w:r w:rsidRPr="00FF6AC4">
        <w:rPr>
          <w:rFonts w:cs="Arial"/>
          <w:i/>
          <w:szCs w:val="22"/>
        </w:rPr>
        <w:t>Sobre Nós</w:t>
      </w:r>
      <w:r w:rsidRPr="00FF6AC4">
        <w:rPr>
          <w:rFonts w:cs="Arial"/>
          <w:szCs w:val="22"/>
        </w:rPr>
        <w:t>;</w:t>
      </w:r>
    </w:p>
    <w:p w14:paraId="7C1EFCC9" w14:textId="77777777" w:rsidR="00C12931" w:rsidRPr="00FF6AC4" w:rsidRDefault="00980B52">
      <w:pPr>
        <w:numPr>
          <w:ilvl w:val="2"/>
          <w:numId w:val="1"/>
        </w:numPr>
        <w:spacing w:before="60" w:after="60"/>
        <w:jc w:val="both"/>
        <w:rPr>
          <w:rFonts w:cs="Arial"/>
        </w:rPr>
      </w:pPr>
      <w:r w:rsidRPr="00FF6AC4">
        <w:rPr>
          <w:rFonts w:cs="Arial"/>
          <w:szCs w:val="22"/>
        </w:rPr>
        <w:t xml:space="preserve">EM BREVE – </w:t>
      </w:r>
      <w:r w:rsidRPr="00FF6AC4">
        <w:rPr>
          <w:rFonts w:cs="Arial"/>
          <w:i/>
          <w:szCs w:val="22"/>
        </w:rPr>
        <w:t>Apadrinhar</w:t>
      </w:r>
      <w:r w:rsidRPr="00FF6AC4">
        <w:rPr>
          <w:rFonts w:cs="Arial"/>
          <w:szCs w:val="22"/>
        </w:rPr>
        <w:t>;</w:t>
      </w:r>
    </w:p>
    <w:p w14:paraId="4BD4A35B" w14:textId="77777777" w:rsidR="00C12931" w:rsidRPr="00FF6AC4" w:rsidRDefault="00980B52">
      <w:pPr>
        <w:numPr>
          <w:ilvl w:val="2"/>
          <w:numId w:val="1"/>
        </w:numPr>
        <w:spacing w:before="60" w:after="60"/>
        <w:jc w:val="both"/>
        <w:rPr>
          <w:rFonts w:cs="Arial"/>
        </w:rPr>
      </w:pPr>
      <w:r w:rsidRPr="00FF6AC4">
        <w:rPr>
          <w:rFonts w:cs="Arial"/>
          <w:szCs w:val="22"/>
        </w:rPr>
        <w:t>Fale Conosco – link para entrar em contato com a equipe mantenedora do site.</w:t>
      </w:r>
    </w:p>
    <w:p w14:paraId="378BA91C" w14:textId="77777777" w:rsidR="00C12931" w:rsidRPr="00FF6AC4" w:rsidRDefault="00C12931">
      <w:pPr>
        <w:spacing w:before="60" w:after="60"/>
        <w:ind w:left="2160"/>
        <w:jc w:val="both"/>
        <w:rPr>
          <w:rFonts w:cs="Arial"/>
          <w:szCs w:val="22"/>
        </w:rPr>
      </w:pPr>
    </w:p>
    <w:p w14:paraId="03E362DA" w14:textId="77777777" w:rsidR="00C12931" w:rsidRPr="00FF6AC4" w:rsidRDefault="00C12931">
      <w:pPr>
        <w:spacing w:before="60" w:after="60"/>
        <w:jc w:val="both"/>
        <w:rPr>
          <w:rFonts w:cs="Arial"/>
          <w:szCs w:val="22"/>
        </w:rPr>
      </w:pPr>
    </w:p>
    <w:p w14:paraId="45540A34" w14:textId="77777777" w:rsidR="00C12931" w:rsidRPr="00FF6AC4" w:rsidRDefault="00C12931">
      <w:pPr>
        <w:spacing w:before="60" w:after="60"/>
        <w:ind w:left="2160"/>
        <w:jc w:val="both"/>
        <w:rPr>
          <w:rFonts w:cs="Arial"/>
          <w:szCs w:val="22"/>
        </w:rPr>
      </w:pPr>
    </w:p>
    <w:p w14:paraId="441851E5" w14:textId="77777777" w:rsidR="00C12931" w:rsidRPr="00FF6AC4" w:rsidRDefault="00C12931">
      <w:pPr>
        <w:spacing w:before="60" w:after="60"/>
        <w:jc w:val="both"/>
        <w:rPr>
          <w:rFonts w:cs="Arial"/>
          <w:color w:val="8EAADB"/>
          <w:szCs w:val="22"/>
        </w:rPr>
      </w:pPr>
    </w:p>
    <w:p w14:paraId="740A9255" w14:textId="77777777" w:rsidR="00C12931" w:rsidRPr="00FF6AC4" w:rsidRDefault="00C12931">
      <w:pPr>
        <w:spacing w:before="60" w:after="60"/>
        <w:jc w:val="both"/>
        <w:rPr>
          <w:rFonts w:cs="Arial"/>
          <w:color w:val="8EAADB"/>
          <w:szCs w:val="22"/>
        </w:rPr>
      </w:pPr>
    </w:p>
    <w:p w14:paraId="549CC668" w14:textId="77777777" w:rsidR="00C12931" w:rsidRPr="00FF6AC4" w:rsidRDefault="00980B52">
      <w:pPr>
        <w:pStyle w:val="Ttulo2"/>
        <w:keepLines w:val="0"/>
        <w:numPr>
          <w:ilvl w:val="1"/>
          <w:numId w:val="5"/>
        </w:numPr>
        <w:shd w:val="clear" w:color="auto" w:fill="CCCCCC"/>
        <w:spacing w:after="120"/>
        <w:jc w:val="left"/>
        <w:rPr>
          <w:sz w:val="28"/>
          <w:szCs w:val="28"/>
        </w:rPr>
      </w:pPr>
      <w:bookmarkStart w:id="113" w:name="_Toc47637889"/>
      <w:r w:rsidRPr="00FF6AC4">
        <w:rPr>
          <w:sz w:val="28"/>
          <w:szCs w:val="28"/>
        </w:rPr>
        <w:lastRenderedPageBreak/>
        <w:t xml:space="preserve">Home </w:t>
      </w:r>
      <w:r w:rsidRPr="00FF6AC4">
        <w:rPr>
          <w:color w:val="808080"/>
          <w:sz w:val="28"/>
          <w:szCs w:val="28"/>
        </w:rPr>
        <w:t>&lt;home_autenticado&gt;</w:t>
      </w:r>
      <w:bookmarkEnd w:id="113"/>
    </w:p>
    <w:p w14:paraId="1D74639E" w14:textId="77777777" w:rsidR="00C12931" w:rsidRPr="00FF6AC4" w:rsidRDefault="00980B52">
      <w:pPr>
        <w:spacing w:before="60" w:after="60"/>
        <w:ind w:left="578"/>
        <w:jc w:val="center"/>
        <w:rPr>
          <w:rFonts w:cs="Arial"/>
          <w:szCs w:val="22"/>
        </w:rPr>
      </w:pPr>
      <w:r w:rsidRPr="00FF6AC4">
        <w:rPr>
          <w:rFonts w:cs="Arial"/>
          <w:noProof/>
        </w:rPr>
        <w:drawing>
          <wp:anchor distT="0" distB="0" distL="114300" distR="114300" simplePos="0" relativeHeight="251663360" behindDoc="0" locked="0" layoutInCell="1" hidden="0" allowOverlap="1" wp14:anchorId="1E0CD1F8" wp14:editId="6CDFE5D7">
            <wp:simplePos x="0" y="0"/>
            <wp:positionH relativeFrom="column">
              <wp:posOffset>3</wp:posOffset>
            </wp:positionH>
            <wp:positionV relativeFrom="paragraph">
              <wp:posOffset>237490</wp:posOffset>
            </wp:positionV>
            <wp:extent cx="5731510" cy="5202555"/>
            <wp:effectExtent l="0" t="0" r="0" b="0"/>
            <wp:wrapTopAndBottom distT="0" distB="0"/>
            <wp:docPr id="1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9"/>
                    <a:srcRect/>
                    <a:stretch>
                      <a:fillRect/>
                    </a:stretch>
                  </pic:blipFill>
                  <pic:spPr>
                    <a:xfrm>
                      <a:off x="0" y="0"/>
                      <a:ext cx="5731510" cy="5202555"/>
                    </a:xfrm>
                    <a:prstGeom prst="rect">
                      <a:avLst/>
                    </a:prstGeom>
                    <a:ln/>
                  </pic:spPr>
                </pic:pic>
              </a:graphicData>
            </a:graphic>
          </wp:anchor>
        </w:drawing>
      </w:r>
    </w:p>
    <w:p w14:paraId="151E6417" w14:textId="77777777" w:rsidR="00C12931" w:rsidRPr="00FF6AC4" w:rsidRDefault="00C12931">
      <w:pPr>
        <w:rPr>
          <w:rFonts w:cs="Arial"/>
          <w:b/>
          <w:sz w:val="24"/>
          <w:szCs w:val="24"/>
        </w:rPr>
      </w:pPr>
    </w:p>
    <w:p w14:paraId="49F288F7" w14:textId="77777777" w:rsidR="00C12931" w:rsidRPr="00FF6AC4" w:rsidRDefault="00980B52">
      <w:pPr>
        <w:rPr>
          <w:rFonts w:cs="Arial"/>
          <w:b/>
          <w:sz w:val="24"/>
          <w:szCs w:val="24"/>
        </w:rPr>
      </w:pPr>
      <w:r w:rsidRPr="00FF6AC4">
        <w:rPr>
          <w:rFonts w:cs="Arial"/>
          <w:b/>
          <w:sz w:val="24"/>
          <w:szCs w:val="24"/>
        </w:rPr>
        <w:t>Informações críticas da interface</w:t>
      </w:r>
    </w:p>
    <w:p w14:paraId="787D57EC" w14:textId="77777777" w:rsidR="00C12931" w:rsidRPr="00FF6AC4" w:rsidRDefault="00980B52">
      <w:pPr>
        <w:numPr>
          <w:ilvl w:val="0"/>
          <w:numId w:val="1"/>
        </w:numPr>
        <w:spacing w:before="60" w:after="60"/>
        <w:jc w:val="both"/>
        <w:rPr>
          <w:rFonts w:cs="Arial"/>
        </w:rPr>
      </w:pPr>
      <w:r w:rsidRPr="00FF6AC4">
        <w:rPr>
          <w:rFonts w:cs="Arial"/>
          <w:szCs w:val="22"/>
        </w:rPr>
        <w:t>Como primeiro elemento, a tela deverá conter um mecanismo de busca de animais cadastrados, os quais serão listados conforme filtros previamente selecionados;</w:t>
      </w:r>
    </w:p>
    <w:p w14:paraId="7BA30406" w14:textId="77777777" w:rsidR="00C12931" w:rsidRPr="00FF6AC4" w:rsidRDefault="00980B52">
      <w:pPr>
        <w:numPr>
          <w:ilvl w:val="0"/>
          <w:numId w:val="1"/>
        </w:numPr>
        <w:spacing w:before="60" w:after="60"/>
        <w:jc w:val="both"/>
        <w:rPr>
          <w:rFonts w:cs="Arial"/>
        </w:rPr>
      </w:pPr>
      <w:r w:rsidRPr="00FF6AC4">
        <w:rPr>
          <w:rFonts w:cs="Arial"/>
          <w:szCs w:val="22"/>
        </w:rPr>
        <w:t>A tela deve possuir botões de links para as funcionalidades principais do sistema que são:</w:t>
      </w:r>
    </w:p>
    <w:p w14:paraId="37DE4DCB" w14:textId="77777777" w:rsidR="00C12931" w:rsidRPr="00FF6AC4" w:rsidRDefault="00980B52">
      <w:pPr>
        <w:numPr>
          <w:ilvl w:val="1"/>
          <w:numId w:val="1"/>
        </w:numPr>
        <w:spacing w:before="60" w:after="60"/>
        <w:jc w:val="both"/>
        <w:rPr>
          <w:rFonts w:cs="Arial"/>
        </w:rPr>
      </w:pPr>
      <w:r w:rsidRPr="00FF6AC4">
        <w:rPr>
          <w:rFonts w:cs="Arial"/>
          <w:szCs w:val="22"/>
        </w:rPr>
        <w:t>Adotar um animal;</w:t>
      </w:r>
    </w:p>
    <w:p w14:paraId="665B4913" w14:textId="77777777" w:rsidR="00C12931" w:rsidRPr="00FF6AC4" w:rsidRDefault="00980B52">
      <w:pPr>
        <w:numPr>
          <w:ilvl w:val="1"/>
          <w:numId w:val="1"/>
        </w:numPr>
        <w:spacing w:before="60" w:after="60"/>
        <w:jc w:val="both"/>
        <w:rPr>
          <w:rFonts w:cs="Arial"/>
        </w:rPr>
      </w:pPr>
      <w:r w:rsidRPr="00FF6AC4">
        <w:rPr>
          <w:rFonts w:cs="Arial"/>
          <w:szCs w:val="22"/>
        </w:rPr>
        <w:t>Disponibilizar um animal para adoção;</w:t>
      </w:r>
    </w:p>
    <w:p w14:paraId="570F400F" w14:textId="77777777" w:rsidR="00C12931" w:rsidRPr="00FF6AC4" w:rsidRDefault="00980B52">
      <w:pPr>
        <w:numPr>
          <w:ilvl w:val="1"/>
          <w:numId w:val="1"/>
        </w:numPr>
        <w:spacing w:before="60" w:after="60"/>
        <w:jc w:val="both"/>
        <w:rPr>
          <w:rFonts w:cs="Arial"/>
        </w:rPr>
      </w:pPr>
      <w:r w:rsidRPr="00FF6AC4">
        <w:rPr>
          <w:rFonts w:cs="Arial"/>
          <w:szCs w:val="22"/>
        </w:rPr>
        <w:t>Visualizar dados das ONGs e Abrigos;</w:t>
      </w:r>
    </w:p>
    <w:p w14:paraId="7F195756" w14:textId="77777777" w:rsidR="00C12931" w:rsidRPr="00FF6AC4" w:rsidRDefault="00980B52">
      <w:pPr>
        <w:numPr>
          <w:ilvl w:val="1"/>
          <w:numId w:val="1"/>
        </w:numPr>
        <w:spacing w:before="60" w:after="60"/>
        <w:jc w:val="both"/>
        <w:rPr>
          <w:rFonts w:cs="Arial"/>
        </w:rPr>
      </w:pPr>
      <w:r w:rsidRPr="00FF6AC4">
        <w:rPr>
          <w:rFonts w:cs="Arial"/>
          <w:szCs w:val="22"/>
        </w:rPr>
        <w:t>Possibilidades e formas de como se tornar um parceiro.</w:t>
      </w:r>
    </w:p>
    <w:p w14:paraId="0A3880EC" w14:textId="77777777" w:rsidR="00C12931" w:rsidRPr="00FF6AC4" w:rsidRDefault="00980B52">
      <w:pPr>
        <w:numPr>
          <w:ilvl w:val="0"/>
          <w:numId w:val="13"/>
        </w:numPr>
        <w:spacing w:before="60" w:after="60"/>
        <w:jc w:val="both"/>
        <w:rPr>
          <w:rFonts w:cs="Arial"/>
        </w:rPr>
      </w:pPr>
      <w:r w:rsidRPr="00FF6AC4">
        <w:rPr>
          <w:rFonts w:cs="Arial"/>
          <w:szCs w:val="22"/>
        </w:rPr>
        <w:t>Painel de publicações relevantes. Este mudará automaticamente constando as publicações mais recentes.</w:t>
      </w:r>
    </w:p>
    <w:p w14:paraId="34B688D2" w14:textId="77777777" w:rsidR="00C12931" w:rsidRPr="00FF6AC4" w:rsidRDefault="00980B52">
      <w:pPr>
        <w:rPr>
          <w:rFonts w:eastAsia="Arial" w:cs="Arial"/>
          <w:b/>
          <w:sz w:val="28"/>
          <w:szCs w:val="28"/>
        </w:rPr>
      </w:pPr>
      <w:r w:rsidRPr="00FF6AC4">
        <w:rPr>
          <w:rFonts w:cs="Arial"/>
        </w:rPr>
        <w:br w:type="page"/>
      </w:r>
    </w:p>
    <w:p w14:paraId="59ABA4C6" w14:textId="77777777" w:rsidR="00C12931" w:rsidRPr="00FF6AC4" w:rsidRDefault="00980B52">
      <w:pPr>
        <w:pStyle w:val="Ttulo2"/>
        <w:keepLines w:val="0"/>
        <w:numPr>
          <w:ilvl w:val="1"/>
          <w:numId w:val="5"/>
        </w:numPr>
        <w:shd w:val="clear" w:color="auto" w:fill="CCCCCC"/>
        <w:spacing w:after="120"/>
        <w:jc w:val="left"/>
        <w:rPr>
          <w:sz w:val="28"/>
          <w:szCs w:val="28"/>
        </w:rPr>
      </w:pPr>
      <w:bookmarkStart w:id="114" w:name="_Toc47637890"/>
      <w:r w:rsidRPr="00FF6AC4">
        <w:rPr>
          <w:sz w:val="28"/>
          <w:szCs w:val="28"/>
        </w:rPr>
        <w:lastRenderedPageBreak/>
        <w:t xml:space="preserve">Login </w:t>
      </w:r>
      <w:r w:rsidRPr="00FF6AC4">
        <w:rPr>
          <w:color w:val="808080"/>
          <w:sz w:val="28"/>
          <w:szCs w:val="28"/>
        </w:rPr>
        <w:t>&lt;login&gt;</w:t>
      </w:r>
      <w:bookmarkEnd w:id="114"/>
    </w:p>
    <w:p w14:paraId="28DD1A85" w14:textId="77777777" w:rsidR="00C12931" w:rsidRPr="00FF6AC4" w:rsidRDefault="00980B52">
      <w:pPr>
        <w:spacing w:before="60" w:after="60"/>
        <w:jc w:val="both"/>
        <w:rPr>
          <w:rFonts w:cs="Arial"/>
          <w:szCs w:val="22"/>
        </w:rPr>
      </w:pPr>
      <w:r w:rsidRPr="00FF6AC4">
        <w:rPr>
          <w:rFonts w:cs="Arial"/>
          <w:noProof/>
        </w:rPr>
        <w:drawing>
          <wp:anchor distT="0" distB="0" distL="114300" distR="114300" simplePos="0" relativeHeight="251664384" behindDoc="0" locked="0" layoutInCell="1" hidden="0" allowOverlap="1" wp14:anchorId="648165A2" wp14:editId="5324F3DB">
            <wp:simplePos x="0" y="0"/>
            <wp:positionH relativeFrom="column">
              <wp:posOffset>3</wp:posOffset>
            </wp:positionH>
            <wp:positionV relativeFrom="paragraph">
              <wp:posOffset>237490</wp:posOffset>
            </wp:positionV>
            <wp:extent cx="5731510" cy="5202555"/>
            <wp:effectExtent l="0" t="0" r="0" b="0"/>
            <wp:wrapTopAndBottom distT="0" distB="0"/>
            <wp:docPr id="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0"/>
                    <a:srcRect/>
                    <a:stretch>
                      <a:fillRect/>
                    </a:stretch>
                  </pic:blipFill>
                  <pic:spPr>
                    <a:xfrm>
                      <a:off x="0" y="0"/>
                      <a:ext cx="5731510" cy="5202555"/>
                    </a:xfrm>
                    <a:prstGeom prst="rect">
                      <a:avLst/>
                    </a:prstGeom>
                    <a:ln/>
                  </pic:spPr>
                </pic:pic>
              </a:graphicData>
            </a:graphic>
          </wp:anchor>
        </w:drawing>
      </w:r>
    </w:p>
    <w:p w14:paraId="454F2AF2" w14:textId="77777777" w:rsidR="00C12931" w:rsidRPr="00FF6AC4" w:rsidRDefault="00C12931">
      <w:pPr>
        <w:rPr>
          <w:rFonts w:cs="Arial"/>
          <w:b/>
          <w:sz w:val="24"/>
          <w:szCs w:val="24"/>
        </w:rPr>
      </w:pPr>
    </w:p>
    <w:p w14:paraId="092F5C76" w14:textId="77777777" w:rsidR="00C12931" w:rsidRPr="00FF6AC4" w:rsidRDefault="00980B52">
      <w:pPr>
        <w:rPr>
          <w:rFonts w:cs="Arial"/>
          <w:b/>
          <w:sz w:val="24"/>
          <w:szCs w:val="24"/>
        </w:rPr>
      </w:pPr>
      <w:r w:rsidRPr="00FF6AC4">
        <w:rPr>
          <w:rFonts w:cs="Arial"/>
          <w:b/>
          <w:sz w:val="24"/>
          <w:szCs w:val="24"/>
        </w:rPr>
        <w:t>Informações críticas da interface</w:t>
      </w:r>
    </w:p>
    <w:p w14:paraId="78FAC679" w14:textId="77777777" w:rsidR="00C12931" w:rsidRPr="00FF6AC4" w:rsidRDefault="00980B52">
      <w:pPr>
        <w:numPr>
          <w:ilvl w:val="0"/>
          <w:numId w:val="1"/>
        </w:numPr>
        <w:spacing w:before="60" w:after="60"/>
        <w:jc w:val="both"/>
        <w:rPr>
          <w:rFonts w:cs="Arial"/>
        </w:rPr>
      </w:pPr>
      <w:r w:rsidRPr="00FF6AC4">
        <w:rPr>
          <w:rFonts w:cs="Arial"/>
          <w:szCs w:val="22"/>
        </w:rPr>
        <w:t>A tela deve conter a logo disposta de forma centralizada;</w:t>
      </w:r>
    </w:p>
    <w:p w14:paraId="479D0538" w14:textId="77777777" w:rsidR="00C12931" w:rsidRPr="00FF6AC4" w:rsidRDefault="00980B52">
      <w:pPr>
        <w:numPr>
          <w:ilvl w:val="0"/>
          <w:numId w:val="1"/>
        </w:numPr>
        <w:spacing w:before="60" w:after="60"/>
        <w:jc w:val="both"/>
        <w:rPr>
          <w:rFonts w:cs="Arial"/>
        </w:rPr>
      </w:pPr>
      <w:r w:rsidRPr="00FF6AC4">
        <w:rPr>
          <w:rFonts w:cs="Arial"/>
          <w:szCs w:val="22"/>
        </w:rPr>
        <w:t>Um campo para informação do nome de usuário ou e-mail;</w:t>
      </w:r>
    </w:p>
    <w:p w14:paraId="6DDE1985" w14:textId="77777777" w:rsidR="00C12931" w:rsidRPr="00FF6AC4" w:rsidRDefault="00980B52">
      <w:pPr>
        <w:numPr>
          <w:ilvl w:val="0"/>
          <w:numId w:val="1"/>
        </w:numPr>
        <w:spacing w:before="60" w:after="60"/>
        <w:jc w:val="both"/>
        <w:rPr>
          <w:rFonts w:cs="Arial"/>
        </w:rPr>
      </w:pPr>
      <w:r w:rsidRPr="00FF6AC4">
        <w:rPr>
          <w:rFonts w:cs="Arial"/>
          <w:szCs w:val="22"/>
        </w:rPr>
        <w:t>Um campo para informação da senha;</w:t>
      </w:r>
    </w:p>
    <w:p w14:paraId="7C85FDE5" w14:textId="77777777" w:rsidR="00C12931" w:rsidRPr="00FF6AC4" w:rsidRDefault="00980B52">
      <w:pPr>
        <w:numPr>
          <w:ilvl w:val="0"/>
          <w:numId w:val="1"/>
        </w:numPr>
        <w:spacing w:before="60" w:after="60"/>
        <w:jc w:val="both"/>
        <w:rPr>
          <w:rFonts w:cs="Arial"/>
        </w:rPr>
      </w:pPr>
      <w:r w:rsidRPr="00FF6AC4">
        <w:rPr>
          <w:rFonts w:cs="Arial"/>
          <w:szCs w:val="22"/>
        </w:rPr>
        <w:t>Um link para caso de necessidade de recuperação da senha;</w:t>
      </w:r>
    </w:p>
    <w:p w14:paraId="3B6A40B0" w14:textId="77777777" w:rsidR="00C12931" w:rsidRPr="00FF6AC4" w:rsidRDefault="00980B52">
      <w:pPr>
        <w:numPr>
          <w:ilvl w:val="0"/>
          <w:numId w:val="1"/>
        </w:numPr>
        <w:spacing w:before="60" w:after="60"/>
        <w:jc w:val="both"/>
        <w:rPr>
          <w:rFonts w:cs="Arial"/>
        </w:rPr>
      </w:pPr>
      <w:r w:rsidRPr="00FF6AC4">
        <w:rPr>
          <w:rFonts w:cs="Arial"/>
          <w:szCs w:val="22"/>
        </w:rPr>
        <w:t>Um botão para logar no sistema;</w:t>
      </w:r>
    </w:p>
    <w:p w14:paraId="76407B92" w14:textId="77777777" w:rsidR="00C12931" w:rsidRPr="00FF6AC4" w:rsidRDefault="00980B52">
      <w:pPr>
        <w:numPr>
          <w:ilvl w:val="0"/>
          <w:numId w:val="1"/>
        </w:numPr>
        <w:spacing w:before="60" w:after="60"/>
        <w:jc w:val="both"/>
        <w:rPr>
          <w:rFonts w:cs="Arial"/>
        </w:rPr>
      </w:pPr>
      <w:r w:rsidRPr="00FF6AC4">
        <w:rPr>
          <w:rFonts w:cs="Arial"/>
          <w:szCs w:val="22"/>
        </w:rPr>
        <w:t>Um link para o caso de necessidade de cadastro do usuário.</w:t>
      </w:r>
    </w:p>
    <w:p w14:paraId="22D195DD" w14:textId="77777777" w:rsidR="00C12931" w:rsidRPr="00FF6AC4" w:rsidRDefault="00980B52">
      <w:pPr>
        <w:rPr>
          <w:rFonts w:cs="Arial"/>
        </w:rPr>
      </w:pPr>
      <w:r w:rsidRPr="00FF6AC4">
        <w:rPr>
          <w:rFonts w:cs="Arial"/>
        </w:rPr>
        <w:br w:type="page"/>
      </w:r>
    </w:p>
    <w:p w14:paraId="5D6F02A5" w14:textId="77777777" w:rsidR="00C12931" w:rsidRPr="00FF6AC4" w:rsidRDefault="00980B52">
      <w:pPr>
        <w:pStyle w:val="Ttulo2"/>
        <w:keepLines w:val="0"/>
        <w:numPr>
          <w:ilvl w:val="1"/>
          <w:numId w:val="5"/>
        </w:numPr>
        <w:shd w:val="clear" w:color="auto" w:fill="CCCCCC"/>
        <w:spacing w:after="120"/>
        <w:jc w:val="left"/>
        <w:rPr>
          <w:sz w:val="28"/>
          <w:szCs w:val="28"/>
        </w:rPr>
      </w:pPr>
      <w:bookmarkStart w:id="115" w:name="_Toc47637891"/>
      <w:r w:rsidRPr="00FF6AC4">
        <w:rPr>
          <w:sz w:val="28"/>
          <w:szCs w:val="28"/>
        </w:rPr>
        <w:lastRenderedPageBreak/>
        <w:t xml:space="preserve">Recuperar a senha </w:t>
      </w:r>
      <w:r w:rsidRPr="00FF6AC4">
        <w:rPr>
          <w:color w:val="808080"/>
          <w:sz w:val="28"/>
          <w:szCs w:val="28"/>
        </w:rPr>
        <w:t>&lt;recuperar_senha&gt;</w:t>
      </w:r>
      <w:bookmarkEnd w:id="115"/>
    </w:p>
    <w:p w14:paraId="06C55919" w14:textId="77777777" w:rsidR="00C12931" w:rsidRPr="00FF6AC4" w:rsidRDefault="00980B52">
      <w:pPr>
        <w:rPr>
          <w:rFonts w:cs="Arial"/>
        </w:rPr>
      </w:pPr>
      <w:r w:rsidRPr="00FF6AC4">
        <w:rPr>
          <w:rFonts w:cs="Arial"/>
          <w:noProof/>
        </w:rPr>
        <w:drawing>
          <wp:anchor distT="0" distB="0" distL="114300" distR="114300" simplePos="0" relativeHeight="251665408" behindDoc="0" locked="0" layoutInCell="1" hidden="0" allowOverlap="1" wp14:anchorId="4BAC0A00" wp14:editId="22087BFE">
            <wp:simplePos x="0" y="0"/>
            <wp:positionH relativeFrom="column">
              <wp:posOffset>3</wp:posOffset>
            </wp:positionH>
            <wp:positionV relativeFrom="paragraph">
              <wp:posOffset>142240</wp:posOffset>
            </wp:positionV>
            <wp:extent cx="5731510" cy="5202555"/>
            <wp:effectExtent l="0" t="0" r="0" b="0"/>
            <wp:wrapTopAndBottom distT="0" distB="0"/>
            <wp:docPr id="1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1"/>
                    <a:srcRect/>
                    <a:stretch>
                      <a:fillRect/>
                    </a:stretch>
                  </pic:blipFill>
                  <pic:spPr>
                    <a:xfrm>
                      <a:off x="0" y="0"/>
                      <a:ext cx="5731510" cy="5202555"/>
                    </a:xfrm>
                    <a:prstGeom prst="rect">
                      <a:avLst/>
                    </a:prstGeom>
                    <a:ln/>
                  </pic:spPr>
                </pic:pic>
              </a:graphicData>
            </a:graphic>
          </wp:anchor>
        </w:drawing>
      </w:r>
    </w:p>
    <w:p w14:paraId="5BF7CFCC" w14:textId="77777777" w:rsidR="00C12931" w:rsidRPr="00FF6AC4" w:rsidRDefault="00980B52">
      <w:pPr>
        <w:rPr>
          <w:rFonts w:cs="Arial"/>
          <w:b/>
          <w:sz w:val="24"/>
          <w:szCs w:val="24"/>
        </w:rPr>
      </w:pPr>
      <w:r w:rsidRPr="00FF6AC4">
        <w:rPr>
          <w:rFonts w:cs="Arial"/>
          <w:b/>
          <w:sz w:val="24"/>
          <w:szCs w:val="24"/>
        </w:rPr>
        <w:t>Informações críticas da interface</w:t>
      </w:r>
    </w:p>
    <w:p w14:paraId="4CEBBC65" w14:textId="77777777" w:rsidR="00C12931" w:rsidRPr="00FF6AC4" w:rsidRDefault="00980B52">
      <w:pPr>
        <w:numPr>
          <w:ilvl w:val="0"/>
          <w:numId w:val="1"/>
        </w:numPr>
        <w:spacing w:before="60" w:after="60"/>
        <w:jc w:val="both"/>
        <w:rPr>
          <w:rFonts w:cs="Arial"/>
        </w:rPr>
      </w:pPr>
      <w:r w:rsidRPr="00FF6AC4">
        <w:rPr>
          <w:rFonts w:cs="Arial"/>
          <w:szCs w:val="22"/>
        </w:rPr>
        <w:t>Nesta tela o usuário deverá ser capaz de recuperar a senha de acesso ao sistema, por meio de recebimento de um link, em seu e-mail, para criar uma nova senha;</w:t>
      </w:r>
    </w:p>
    <w:p w14:paraId="0AA74F21" w14:textId="77777777" w:rsidR="00C12931" w:rsidRPr="00FF6AC4" w:rsidRDefault="00980B52">
      <w:pPr>
        <w:numPr>
          <w:ilvl w:val="0"/>
          <w:numId w:val="1"/>
        </w:numPr>
        <w:spacing w:before="60" w:after="60"/>
        <w:jc w:val="both"/>
        <w:rPr>
          <w:rFonts w:cs="Arial"/>
        </w:rPr>
      </w:pPr>
      <w:r w:rsidRPr="00FF6AC4">
        <w:rPr>
          <w:rFonts w:cs="Arial"/>
          <w:szCs w:val="22"/>
        </w:rPr>
        <w:t>Deverá conter um campo para informação do nome de usuário ou o endereço de e-mail;</w:t>
      </w:r>
    </w:p>
    <w:p w14:paraId="4F934FB2" w14:textId="19E931C6" w:rsidR="00C12931" w:rsidRPr="00FF6AC4" w:rsidRDefault="00980B52">
      <w:pPr>
        <w:numPr>
          <w:ilvl w:val="0"/>
          <w:numId w:val="1"/>
        </w:numPr>
        <w:spacing w:before="60" w:after="60"/>
        <w:jc w:val="both"/>
        <w:rPr>
          <w:rFonts w:cs="Arial"/>
        </w:rPr>
      </w:pPr>
      <w:r w:rsidRPr="00FF6AC4">
        <w:rPr>
          <w:rFonts w:cs="Arial"/>
          <w:szCs w:val="22"/>
        </w:rPr>
        <w:t xml:space="preserve">Um botão pelo qual serão enviadas as </w:t>
      </w:r>
      <w:r w:rsidR="000C1CA3" w:rsidRPr="00FF6AC4">
        <w:rPr>
          <w:rFonts w:cs="Arial"/>
          <w:szCs w:val="22"/>
        </w:rPr>
        <w:t>informações</w:t>
      </w:r>
      <w:r w:rsidRPr="00FF6AC4">
        <w:rPr>
          <w:rFonts w:cs="Arial"/>
          <w:szCs w:val="22"/>
        </w:rPr>
        <w:t>;</w:t>
      </w:r>
    </w:p>
    <w:p w14:paraId="61654E08" w14:textId="77777777" w:rsidR="00C12931" w:rsidRPr="00FF6AC4" w:rsidRDefault="00980B52">
      <w:pPr>
        <w:numPr>
          <w:ilvl w:val="0"/>
          <w:numId w:val="1"/>
        </w:numPr>
        <w:spacing w:before="60" w:after="60"/>
        <w:jc w:val="both"/>
        <w:rPr>
          <w:rFonts w:cs="Arial"/>
        </w:rPr>
      </w:pPr>
      <w:r w:rsidRPr="00FF6AC4">
        <w:rPr>
          <w:rFonts w:cs="Arial"/>
          <w:szCs w:val="22"/>
        </w:rPr>
        <w:t>Um link para voltar à tela de login.</w:t>
      </w:r>
    </w:p>
    <w:p w14:paraId="066F781B" w14:textId="77777777" w:rsidR="00C12931" w:rsidRPr="00FF6AC4" w:rsidRDefault="00980B52">
      <w:pPr>
        <w:rPr>
          <w:rFonts w:cs="Arial"/>
          <w:szCs w:val="22"/>
        </w:rPr>
      </w:pPr>
      <w:r w:rsidRPr="00FF6AC4">
        <w:rPr>
          <w:rFonts w:cs="Arial"/>
        </w:rPr>
        <w:br w:type="page"/>
      </w:r>
    </w:p>
    <w:p w14:paraId="7D5F4633" w14:textId="77777777" w:rsidR="00C12931" w:rsidRPr="00FF6AC4" w:rsidRDefault="00980B52">
      <w:pPr>
        <w:pStyle w:val="Ttulo2"/>
        <w:keepLines w:val="0"/>
        <w:numPr>
          <w:ilvl w:val="1"/>
          <w:numId w:val="5"/>
        </w:numPr>
        <w:shd w:val="clear" w:color="auto" w:fill="CCCCCC"/>
        <w:spacing w:after="120"/>
        <w:jc w:val="left"/>
        <w:rPr>
          <w:sz w:val="28"/>
          <w:szCs w:val="28"/>
        </w:rPr>
      </w:pPr>
      <w:bookmarkStart w:id="116" w:name="_Toc47637892"/>
      <w:r w:rsidRPr="00FF6AC4">
        <w:rPr>
          <w:sz w:val="28"/>
          <w:szCs w:val="28"/>
        </w:rPr>
        <w:lastRenderedPageBreak/>
        <w:t xml:space="preserve">Confirmação e instrução para recuperar senha </w:t>
      </w:r>
      <w:r w:rsidRPr="00FF6AC4">
        <w:rPr>
          <w:color w:val="808080"/>
          <w:sz w:val="28"/>
          <w:szCs w:val="28"/>
        </w:rPr>
        <w:t>&lt;recuperar_senha_info_sucesso&gt;</w:t>
      </w:r>
      <w:bookmarkEnd w:id="116"/>
    </w:p>
    <w:p w14:paraId="4B14FAAD" w14:textId="77777777" w:rsidR="00C12931" w:rsidRPr="00FF6AC4" w:rsidRDefault="00980B52">
      <w:pPr>
        <w:spacing w:before="60" w:after="60"/>
        <w:jc w:val="both"/>
        <w:rPr>
          <w:rFonts w:cs="Arial"/>
          <w:szCs w:val="22"/>
        </w:rPr>
      </w:pPr>
      <w:r w:rsidRPr="00FF6AC4">
        <w:rPr>
          <w:rFonts w:cs="Arial"/>
          <w:noProof/>
        </w:rPr>
        <w:drawing>
          <wp:anchor distT="0" distB="0" distL="114300" distR="114300" simplePos="0" relativeHeight="251666432" behindDoc="0" locked="0" layoutInCell="1" hidden="0" allowOverlap="1" wp14:anchorId="3A897885" wp14:editId="46E15777">
            <wp:simplePos x="0" y="0"/>
            <wp:positionH relativeFrom="column">
              <wp:posOffset>3</wp:posOffset>
            </wp:positionH>
            <wp:positionV relativeFrom="paragraph">
              <wp:posOffset>237490</wp:posOffset>
            </wp:positionV>
            <wp:extent cx="5731510" cy="5202555"/>
            <wp:effectExtent l="0" t="0" r="0" b="0"/>
            <wp:wrapTopAndBottom distT="0" distB="0"/>
            <wp:docPr id="1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2"/>
                    <a:srcRect/>
                    <a:stretch>
                      <a:fillRect/>
                    </a:stretch>
                  </pic:blipFill>
                  <pic:spPr>
                    <a:xfrm>
                      <a:off x="0" y="0"/>
                      <a:ext cx="5731510" cy="5202555"/>
                    </a:xfrm>
                    <a:prstGeom prst="rect">
                      <a:avLst/>
                    </a:prstGeom>
                    <a:ln/>
                  </pic:spPr>
                </pic:pic>
              </a:graphicData>
            </a:graphic>
          </wp:anchor>
        </w:drawing>
      </w:r>
    </w:p>
    <w:p w14:paraId="7EE1AB44" w14:textId="77777777" w:rsidR="00C12931" w:rsidRPr="00FF6AC4" w:rsidRDefault="00C12931">
      <w:pPr>
        <w:rPr>
          <w:rFonts w:cs="Arial"/>
          <w:b/>
          <w:sz w:val="24"/>
          <w:szCs w:val="24"/>
        </w:rPr>
      </w:pPr>
    </w:p>
    <w:p w14:paraId="3274498A" w14:textId="77777777" w:rsidR="00C12931" w:rsidRPr="00FF6AC4" w:rsidRDefault="00980B52">
      <w:pPr>
        <w:rPr>
          <w:rFonts w:cs="Arial"/>
          <w:b/>
          <w:sz w:val="24"/>
          <w:szCs w:val="24"/>
        </w:rPr>
      </w:pPr>
      <w:r w:rsidRPr="00FF6AC4">
        <w:rPr>
          <w:rFonts w:cs="Arial"/>
          <w:b/>
          <w:sz w:val="24"/>
          <w:szCs w:val="24"/>
        </w:rPr>
        <w:t>Informações críticas da interface</w:t>
      </w:r>
    </w:p>
    <w:p w14:paraId="3235F419" w14:textId="77777777" w:rsidR="00C12931" w:rsidRPr="00FF6AC4" w:rsidRDefault="00980B52">
      <w:pPr>
        <w:numPr>
          <w:ilvl w:val="0"/>
          <w:numId w:val="1"/>
        </w:numPr>
        <w:spacing w:before="60" w:after="60"/>
        <w:jc w:val="both"/>
        <w:rPr>
          <w:rFonts w:cs="Arial"/>
        </w:rPr>
      </w:pPr>
      <w:r w:rsidRPr="00FF6AC4">
        <w:rPr>
          <w:rFonts w:cs="Arial"/>
          <w:szCs w:val="22"/>
        </w:rPr>
        <w:t>Nesta tela será exibida uma informação de que os dados foram enviados com sucesso;</w:t>
      </w:r>
    </w:p>
    <w:p w14:paraId="5AE22910" w14:textId="77777777" w:rsidR="00C12931" w:rsidRPr="00FF6AC4" w:rsidRDefault="00980B52">
      <w:pPr>
        <w:numPr>
          <w:ilvl w:val="0"/>
          <w:numId w:val="1"/>
        </w:numPr>
        <w:spacing w:before="60" w:after="60"/>
        <w:jc w:val="both"/>
        <w:rPr>
          <w:rFonts w:cs="Arial"/>
        </w:rPr>
      </w:pPr>
      <w:r w:rsidRPr="00FF6AC4">
        <w:rPr>
          <w:rFonts w:cs="Arial"/>
          <w:szCs w:val="22"/>
        </w:rPr>
        <w:t>Também será exibida a informação de que o usuário deverá acessar seu e-mail, pois nele estão contidas as informações de recuperação da conta;</w:t>
      </w:r>
    </w:p>
    <w:p w14:paraId="314E3DAE" w14:textId="77777777" w:rsidR="00C12931" w:rsidRPr="00FF6AC4" w:rsidRDefault="00980B52">
      <w:pPr>
        <w:numPr>
          <w:ilvl w:val="0"/>
          <w:numId w:val="1"/>
        </w:numPr>
        <w:spacing w:before="60" w:after="60"/>
        <w:jc w:val="both"/>
        <w:rPr>
          <w:rFonts w:cs="Arial"/>
        </w:rPr>
      </w:pPr>
      <w:r w:rsidRPr="00FF6AC4">
        <w:rPr>
          <w:rFonts w:cs="Arial"/>
          <w:szCs w:val="22"/>
        </w:rPr>
        <w:t>Haverá um link para que o usuário retorne a tela de login.</w:t>
      </w:r>
    </w:p>
    <w:p w14:paraId="21A10126" w14:textId="77777777" w:rsidR="00C12931" w:rsidRPr="00FF6AC4" w:rsidRDefault="00980B52">
      <w:pPr>
        <w:rPr>
          <w:rFonts w:cs="Arial"/>
          <w:szCs w:val="22"/>
        </w:rPr>
      </w:pPr>
      <w:r w:rsidRPr="00FF6AC4">
        <w:rPr>
          <w:rFonts w:cs="Arial"/>
        </w:rPr>
        <w:br w:type="page"/>
      </w:r>
    </w:p>
    <w:p w14:paraId="38B5C67A" w14:textId="77777777" w:rsidR="00C12931" w:rsidRPr="00FF6AC4" w:rsidRDefault="00980B52">
      <w:pPr>
        <w:pStyle w:val="Ttulo2"/>
        <w:keepLines w:val="0"/>
        <w:numPr>
          <w:ilvl w:val="1"/>
          <w:numId w:val="5"/>
        </w:numPr>
        <w:shd w:val="clear" w:color="auto" w:fill="CCCCCC"/>
        <w:spacing w:after="120"/>
        <w:jc w:val="left"/>
        <w:rPr>
          <w:sz w:val="28"/>
          <w:szCs w:val="28"/>
        </w:rPr>
      </w:pPr>
      <w:bookmarkStart w:id="117" w:name="_Toc47637893"/>
      <w:r w:rsidRPr="00FF6AC4">
        <w:rPr>
          <w:sz w:val="28"/>
          <w:szCs w:val="28"/>
        </w:rPr>
        <w:lastRenderedPageBreak/>
        <w:t xml:space="preserve">Novo cadastro </w:t>
      </w:r>
      <w:r w:rsidRPr="00FF6AC4">
        <w:rPr>
          <w:color w:val="808080"/>
          <w:sz w:val="28"/>
          <w:szCs w:val="28"/>
        </w:rPr>
        <w:t>&lt;cadastrar&gt;</w:t>
      </w:r>
      <w:bookmarkEnd w:id="117"/>
    </w:p>
    <w:p w14:paraId="308C0E96" w14:textId="77777777" w:rsidR="00C12931" w:rsidRPr="00FF6AC4" w:rsidRDefault="00980B52">
      <w:pPr>
        <w:rPr>
          <w:rFonts w:cs="Arial"/>
        </w:rPr>
      </w:pPr>
      <w:r w:rsidRPr="00FF6AC4">
        <w:rPr>
          <w:rFonts w:cs="Arial"/>
          <w:noProof/>
        </w:rPr>
        <w:drawing>
          <wp:anchor distT="0" distB="0" distL="114300" distR="114300" simplePos="0" relativeHeight="251667456" behindDoc="0" locked="0" layoutInCell="1" hidden="0" allowOverlap="1" wp14:anchorId="4DE53F34" wp14:editId="6EB698F6">
            <wp:simplePos x="0" y="0"/>
            <wp:positionH relativeFrom="column">
              <wp:posOffset>3</wp:posOffset>
            </wp:positionH>
            <wp:positionV relativeFrom="paragraph">
              <wp:posOffset>151765</wp:posOffset>
            </wp:positionV>
            <wp:extent cx="5731510" cy="5202555"/>
            <wp:effectExtent l="0" t="0" r="0" b="0"/>
            <wp:wrapTopAndBottom distT="0" distB="0"/>
            <wp:docPr id="2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3"/>
                    <a:srcRect/>
                    <a:stretch>
                      <a:fillRect/>
                    </a:stretch>
                  </pic:blipFill>
                  <pic:spPr>
                    <a:xfrm>
                      <a:off x="0" y="0"/>
                      <a:ext cx="5731510" cy="5202555"/>
                    </a:xfrm>
                    <a:prstGeom prst="rect">
                      <a:avLst/>
                    </a:prstGeom>
                    <a:ln/>
                  </pic:spPr>
                </pic:pic>
              </a:graphicData>
            </a:graphic>
          </wp:anchor>
        </w:drawing>
      </w:r>
    </w:p>
    <w:p w14:paraId="08186949" w14:textId="77777777" w:rsidR="00C12931" w:rsidRPr="00FF6AC4" w:rsidRDefault="00C12931">
      <w:pPr>
        <w:rPr>
          <w:rFonts w:cs="Arial"/>
          <w:b/>
          <w:sz w:val="24"/>
          <w:szCs w:val="24"/>
        </w:rPr>
      </w:pPr>
    </w:p>
    <w:p w14:paraId="2B8BD25D" w14:textId="77777777" w:rsidR="00C12931" w:rsidRPr="00FF6AC4" w:rsidRDefault="00980B52">
      <w:pPr>
        <w:rPr>
          <w:rFonts w:cs="Arial"/>
          <w:b/>
          <w:sz w:val="24"/>
          <w:szCs w:val="24"/>
        </w:rPr>
      </w:pPr>
      <w:r w:rsidRPr="00FF6AC4">
        <w:rPr>
          <w:rFonts w:cs="Arial"/>
          <w:b/>
          <w:sz w:val="24"/>
          <w:szCs w:val="24"/>
        </w:rPr>
        <w:t>Informações críticas da interface</w:t>
      </w:r>
    </w:p>
    <w:p w14:paraId="2E120025" w14:textId="77777777" w:rsidR="00C12931" w:rsidRPr="00FF6AC4" w:rsidRDefault="00980B52">
      <w:pPr>
        <w:numPr>
          <w:ilvl w:val="0"/>
          <w:numId w:val="1"/>
        </w:numPr>
        <w:spacing w:before="60" w:after="60"/>
        <w:jc w:val="both"/>
        <w:rPr>
          <w:rFonts w:cs="Arial"/>
        </w:rPr>
      </w:pPr>
      <w:r w:rsidRPr="00FF6AC4">
        <w:rPr>
          <w:rFonts w:cs="Arial"/>
          <w:szCs w:val="22"/>
        </w:rPr>
        <w:t>Nesta tela o usuário deverá escolher entre duas opções de cadastro, sendo elas:</w:t>
      </w:r>
    </w:p>
    <w:p w14:paraId="039C546D" w14:textId="77777777" w:rsidR="00C12931" w:rsidRPr="00FF6AC4" w:rsidRDefault="00980B52">
      <w:pPr>
        <w:numPr>
          <w:ilvl w:val="1"/>
          <w:numId w:val="1"/>
        </w:numPr>
        <w:spacing w:before="60" w:after="60"/>
        <w:jc w:val="both"/>
        <w:rPr>
          <w:rFonts w:cs="Arial"/>
        </w:rPr>
      </w:pPr>
      <w:r w:rsidRPr="00FF6AC4">
        <w:rPr>
          <w:rFonts w:cs="Arial"/>
          <w:szCs w:val="22"/>
        </w:rPr>
        <w:t>Novo Friend – para cadastro de usuário pessoa física.</w:t>
      </w:r>
    </w:p>
    <w:p w14:paraId="1F5F89EE" w14:textId="77777777" w:rsidR="00C12931" w:rsidRPr="00FF6AC4" w:rsidRDefault="00980B52">
      <w:pPr>
        <w:numPr>
          <w:ilvl w:val="1"/>
          <w:numId w:val="1"/>
        </w:numPr>
        <w:spacing w:before="60" w:after="60"/>
        <w:jc w:val="both"/>
        <w:rPr>
          <w:rFonts w:cs="Arial"/>
        </w:rPr>
      </w:pPr>
      <w:r w:rsidRPr="00FF6AC4">
        <w:rPr>
          <w:rFonts w:cs="Arial"/>
          <w:szCs w:val="22"/>
        </w:rPr>
        <w:t>Nova Entidade – para cadastro de ONG ou Abrigo;</w:t>
      </w:r>
    </w:p>
    <w:p w14:paraId="2F3B2902" w14:textId="77777777" w:rsidR="00C12931" w:rsidRPr="00FF6AC4" w:rsidRDefault="00980B52">
      <w:pPr>
        <w:numPr>
          <w:ilvl w:val="0"/>
          <w:numId w:val="1"/>
        </w:numPr>
        <w:spacing w:before="60" w:after="60"/>
        <w:jc w:val="both"/>
        <w:rPr>
          <w:rFonts w:cs="Arial"/>
        </w:rPr>
      </w:pPr>
      <w:r w:rsidRPr="00FF6AC4">
        <w:rPr>
          <w:rFonts w:cs="Arial"/>
          <w:szCs w:val="22"/>
        </w:rPr>
        <w:t>Botão para cadastrar uma nova entidade;</w:t>
      </w:r>
    </w:p>
    <w:p w14:paraId="0BA0F863" w14:textId="77777777" w:rsidR="00C12931" w:rsidRPr="00FF6AC4" w:rsidRDefault="00980B52">
      <w:pPr>
        <w:numPr>
          <w:ilvl w:val="0"/>
          <w:numId w:val="1"/>
        </w:numPr>
        <w:spacing w:before="60" w:after="60"/>
        <w:jc w:val="both"/>
        <w:rPr>
          <w:rFonts w:cs="Arial"/>
        </w:rPr>
      </w:pPr>
      <w:r w:rsidRPr="00FF6AC4">
        <w:rPr>
          <w:rFonts w:cs="Arial"/>
          <w:szCs w:val="22"/>
        </w:rPr>
        <w:t>Botão para cadastrar um novo usuário;</w:t>
      </w:r>
    </w:p>
    <w:p w14:paraId="3965AC75" w14:textId="77777777" w:rsidR="00C12931" w:rsidRPr="00FF6AC4" w:rsidRDefault="00980B52">
      <w:pPr>
        <w:numPr>
          <w:ilvl w:val="0"/>
          <w:numId w:val="1"/>
        </w:numPr>
        <w:spacing w:before="60" w:after="60"/>
        <w:jc w:val="both"/>
        <w:rPr>
          <w:rFonts w:cs="Arial"/>
        </w:rPr>
      </w:pPr>
      <w:r w:rsidRPr="00FF6AC4">
        <w:rPr>
          <w:rFonts w:cs="Arial"/>
          <w:szCs w:val="22"/>
        </w:rPr>
        <w:t>Botão para voltar à tela de login.</w:t>
      </w:r>
    </w:p>
    <w:p w14:paraId="0C95CAB7" w14:textId="77777777" w:rsidR="00C12931" w:rsidRPr="00FF6AC4" w:rsidRDefault="00980B52">
      <w:pPr>
        <w:rPr>
          <w:rFonts w:cs="Arial"/>
          <w:szCs w:val="22"/>
        </w:rPr>
      </w:pPr>
      <w:r w:rsidRPr="00FF6AC4">
        <w:rPr>
          <w:rFonts w:cs="Arial"/>
        </w:rPr>
        <w:br w:type="page"/>
      </w:r>
    </w:p>
    <w:p w14:paraId="698E8986" w14:textId="77777777" w:rsidR="00C12931" w:rsidRPr="00FF6AC4" w:rsidRDefault="00980B52">
      <w:pPr>
        <w:pStyle w:val="Ttulo2"/>
        <w:keepLines w:val="0"/>
        <w:numPr>
          <w:ilvl w:val="1"/>
          <w:numId w:val="5"/>
        </w:numPr>
        <w:shd w:val="clear" w:color="auto" w:fill="CCCCCC"/>
        <w:spacing w:after="120"/>
        <w:jc w:val="left"/>
        <w:rPr>
          <w:sz w:val="28"/>
          <w:szCs w:val="28"/>
        </w:rPr>
      </w:pPr>
      <w:bookmarkStart w:id="118" w:name="_Toc47637894"/>
      <w:r w:rsidRPr="00FF6AC4">
        <w:rPr>
          <w:sz w:val="28"/>
          <w:szCs w:val="28"/>
        </w:rPr>
        <w:lastRenderedPageBreak/>
        <w:t xml:space="preserve">Cadastro de ONG / abrigo </w:t>
      </w:r>
      <w:r w:rsidRPr="00FF6AC4">
        <w:rPr>
          <w:color w:val="808080"/>
          <w:sz w:val="28"/>
          <w:szCs w:val="28"/>
        </w:rPr>
        <w:t>&lt;cadastro_ong_abrigo&gt;</w:t>
      </w:r>
      <w:bookmarkEnd w:id="118"/>
    </w:p>
    <w:p w14:paraId="1C3EB89E" w14:textId="77777777" w:rsidR="00C12931" w:rsidRPr="00FF6AC4" w:rsidRDefault="00980B52">
      <w:pPr>
        <w:rPr>
          <w:rFonts w:cs="Arial"/>
        </w:rPr>
      </w:pPr>
      <w:r w:rsidRPr="00FF6AC4">
        <w:rPr>
          <w:rFonts w:cs="Arial"/>
          <w:noProof/>
        </w:rPr>
        <w:drawing>
          <wp:anchor distT="0" distB="0" distL="114300" distR="114300" simplePos="0" relativeHeight="251668480" behindDoc="0" locked="0" layoutInCell="1" hidden="0" allowOverlap="1" wp14:anchorId="6E1704DC" wp14:editId="0422508E">
            <wp:simplePos x="0" y="0"/>
            <wp:positionH relativeFrom="column">
              <wp:posOffset>3</wp:posOffset>
            </wp:positionH>
            <wp:positionV relativeFrom="paragraph">
              <wp:posOffset>142240</wp:posOffset>
            </wp:positionV>
            <wp:extent cx="5731510" cy="5248910"/>
            <wp:effectExtent l="0" t="0" r="0" b="0"/>
            <wp:wrapTopAndBottom distT="0" distB="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4"/>
                    <a:srcRect/>
                    <a:stretch>
                      <a:fillRect/>
                    </a:stretch>
                  </pic:blipFill>
                  <pic:spPr>
                    <a:xfrm>
                      <a:off x="0" y="0"/>
                      <a:ext cx="5731510" cy="5248910"/>
                    </a:xfrm>
                    <a:prstGeom prst="rect">
                      <a:avLst/>
                    </a:prstGeom>
                    <a:ln/>
                  </pic:spPr>
                </pic:pic>
              </a:graphicData>
            </a:graphic>
          </wp:anchor>
        </w:drawing>
      </w:r>
    </w:p>
    <w:p w14:paraId="2D3D3E32" w14:textId="77777777" w:rsidR="00C12931" w:rsidRPr="00FF6AC4" w:rsidRDefault="00980B52">
      <w:pPr>
        <w:rPr>
          <w:rFonts w:cs="Arial"/>
          <w:b/>
          <w:sz w:val="24"/>
          <w:szCs w:val="24"/>
        </w:rPr>
      </w:pPr>
      <w:r w:rsidRPr="00FF6AC4">
        <w:rPr>
          <w:rFonts w:cs="Arial"/>
          <w:b/>
          <w:sz w:val="24"/>
          <w:szCs w:val="24"/>
        </w:rPr>
        <w:t>Informações críticas da interface</w:t>
      </w:r>
    </w:p>
    <w:p w14:paraId="2187D1DE" w14:textId="77777777" w:rsidR="00C12931" w:rsidRPr="00FF6AC4" w:rsidRDefault="00980B52">
      <w:pPr>
        <w:rPr>
          <w:rFonts w:cs="Arial"/>
          <w:szCs w:val="22"/>
        </w:rPr>
      </w:pPr>
      <w:r w:rsidRPr="00FF6AC4">
        <w:rPr>
          <w:rFonts w:cs="Arial"/>
          <w:szCs w:val="22"/>
        </w:rPr>
        <w:t>Esta tela será composta por um formulário que deverá capturar os dados para cadastro de uma nova ONG ou abrigo. A informação será obrigatória para todos os campos, exceto aqueles que constarem como opcional.</w:t>
      </w:r>
    </w:p>
    <w:p w14:paraId="728AF2FC" w14:textId="77777777" w:rsidR="00C12931" w:rsidRPr="00FF6AC4" w:rsidRDefault="00980B52">
      <w:pPr>
        <w:numPr>
          <w:ilvl w:val="0"/>
          <w:numId w:val="6"/>
        </w:numPr>
        <w:rPr>
          <w:rFonts w:cs="Arial"/>
          <w:szCs w:val="22"/>
        </w:rPr>
      </w:pPr>
      <w:r w:rsidRPr="00FF6AC4">
        <w:rPr>
          <w:rFonts w:cs="Arial"/>
          <w:szCs w:val="22"/>
        </w:rPr>
        <w:t>Campos do formulário:</w:t>
      </w:r>
    </w:p>
    <w:p w14:paraId="5798965F" w14:textId="77777777" w:rsidR="00C12931" w:rsidRPr="00FF6AC4" w:rsidRDefault="00980B52">
      <w:pPr>
        <w:numPr>
          <w:ilvl w:val="0"/>
          <w:numId w:val="12"/>
        </w:numPr>
        <w:rPr>
          <w:rFonts w:cs="Arial"/>
          <w:szCs w:val="22"/>
        </w:rPr>
      </w:pPr>
      <w:r w:rsidRPr="00FF6AC4">
        <w:rPr>
          <w:rFonts w:cs="Arial"/>
          <w:szCs w:val="22"/>
        </w:rPr>
        <w:t>CNPJ;</w:t>
      </w:r>
    </w:p>
    <w:p w14:paraId="13CD98D9" w14:textId="77777777" w:rsidR="00C12931" w:rsidRPr="00FF6AC4" w:rsidRDefault="00980B52">
      <w:pPr>
        <w:numPr>
          <w:ilvl w:val="0"/>
          <w:numId w:val="12"/>
        </w:numPr>
        <w:rPr>
          <w:rFonts w:cs="Arial"/>
          <w:szCs w:val="22"/>
        </w:rPr>
      </w:pPr>
      <w:r w:rsidRPr="00FF6AC4">
        <w:rPr>
          <w:rFonts w:cs="Arial"/>
          <w:szCs w:val="22"/>
        </w:rPr>
        <w:t>Razão social;</w:t>
      </w:r>
    </w:p>
    <w:p w14:paraId="516D8A9B" w14:textId="77777777" w:rsidR="00C12931" w:rsidRPr="00FF6AC4" w:rsidRDefault="00980B52">
      <w:pPr>
        <w:numPr>
          <w:ilvl w:val="0"/>
          <w:numId w:val="12"/>
        </w:numPr>
        <w:rPr>
          <w:rFonts w:cs="Arial"/>
          <w:szCs w:val="22"/>
        </w:rPr>
      </w:pPr>
      <w:r w:rsidRPr="00FF6AC4">
        <w:rPr>
          <w:rFonts w:cs="Arial"/>
          <w:szCs w:val="22"/>
        </w:rPr>
        <w:t>Nome Fantasia;</w:t>
      </w:r>
    </w:p>
    <w:p w14:paraId="726B4AFA" w14:textId="77777777" w:rsidR="00C12931" w:rsidRPr="00FF6AC4" w:rsidRDefault="00980B52">
      <w:pPr>
        <w:numPr>
          <w:ilvl w:val="0"/>
          <w:numId w:val="12"/>
        </w:numPr>
        <w:rPr>
          <w:rFonts w:cs="Arial"/>
          <w:szCs w:val="22"/>
        </w:rPr>
      </w:pPr>
      <w:r w:rsidRPr="00FF6AC4">
        <w:rPr>
          <w:rFonts w:cs="Arial"/>
          <w:szCs w:val="22"/>
        </w:rPr>
        <w:t>Telefone;</w:t>
      </w:r>
    </w:p>
    <w:p w14:paraId="19283D87" w14:textId="57015F5F" w:rsidR="00C12931" w:rsidRPr="00FF6AC4" w:rsidRDefault="00980B52">
      <w:pPr>
        <w:numPr>
          <w:ilvl w:val="0"/>
          <w:numId w:val="12"/>
        </w:numPr>
        <w:rPr>
          <w:rFonts w:cs="Arial"/>
          <w:szCs w:val="22"/>
        </w:rPr>
      </w:pPr>
      <w:r w:rsidRPr="00FF6AC4">
        <w:rPr>
          <w:rFonts w:cs="Arial"/>
          <w:szCs w:val="22"/>
        </w:rPr>
        <w:t xml:space="preserve">Telefone celular </w:t>
      </w:r>
      <w:r w:rsidRPr="00FF6AC4">
        <w:rPr>
          <w:rFonts w:cs="Arial"/>
          <w:i/>
          <w:szCs w:val="22"/>
        </w:rPr>
        <w:t>(</w:t>
      </w:r>
      <w:r w:rsidR="000C1CA3" w:rsidRPr="00FF6AC4">
        <w:rPr>
          <w:rFonts w:cs="Arial"/>
          <w:i/>
          <w:szCs w:val="22"/>
        </w:rPr>
        <w:t>a</w:t>
      </w:r>
      <w:r w:rsidRPr="00FF6AC4">
        <w:rPr>
          <w:rFonts w:cs="Arial"/>
          <w:i/>
          <w:szCs w:val="22"/>
        </w:rPr>
        <w:t xml:space="preserve"> saber se possui conta WhatsApp) (opcional)</w:t>
      </w:r>
      <w:r w:rsidRPr="00FF6AC4">
        <w:rPr>
          <w:rFonts w:cs="Arial"/>
          <w:szCs w:val="22"/>
        </w:rPr>
        <w:t>;</w:t>
      </w:r>
    </w:p>
    <w:p w14:paraId="37CD1C51" w14:textId="77777777" w:rsidR="00C12931" w:rsidRPr="00FF6AC4" w:rsidRDefault="00980B52">
      <w:pPr>
        <w:numPr>
          <w:ilvl w:val="0"/>
          <w:numId w:val="12"/>
        </w:numPr>
        <w:rPr>
          <w:rFonts w:cs="Arial"/>
          <w:szCs w:val="22"/>
        </w:rPr>
      </w:pPr>
      <w:r w:rsidRPr="00FF6AC4">
        <w:rPr>
          <w:rFonts w:cs="Arial"/>
          <w:szCs w:val="22"/>
        </w:rPr>
        <w:t>E-mail;</w:t>
      </w:r>
    </w:p>
    <w:p w14:paraId="52C412B6" w14:textId="77777777" w:rsidR="00C12931" w:rsidRPr="00FF6AC4" w:rsidRDefault="00980B52">
      <w:pPr>
        <w:numPr>
          <w:ilvl w:val="0"/>
          <w:numId w:val="12"/>
        </w:numPr>
        <w:rPr>
          <w:rFonts w:cs="Arial"/>
          <w:szCs w:val="22"/>
        </w:rPr>
      </w:pPr>
      <w:r w:rsidRPr="00FF6AC4">
        <w:rPr>
          <w:rFonts w:cs="Arial"/>
          <w:szCs w:val="22"/>
        </w:rPr>
        <w:t>Confirmação de e-mail;</w:t>
      </w:r>
    </w:p>
    <w:p w14:paraId="470EAE4D" w14:textId="77777777" w:rsidR="00C12931" w:rsidRPr="00FF6AC4" w:rsidRDefault="00980B52">
      <w:pPr>
        <w:numPr>
          <w:ilvl w:val="0"/>
          <w:numId w:val="12"/>
        </w:numPr>
        <w:rPr>
          <w:rFonts w:cs="Arial"/>
          <w:szCs w:val="22"/>
        </w:rPr>
      </w:pPr>
      <w:r w:rsidRPr="00FF6AC4">
        <w:rPr>
          <w:rFonts w:cs="Arial"/>
          <w:szCs w:val="22"/>
        </w:rPr>
        <w:t>Estado;</w:t>
      </w:r>
    </w:p>
    <w:p w14:paraId="1941A62D" w14:textId="77777777" w:rsidR="00C12931" w:rsidRPr="00FF6AC4" w:rsidRDefault="00980B52">
      <w:pPr>
        <w:numPr>
          <w:ilvl w:val="0"/>
          <w:numId w:val="12"/>
        </w:numPr>
        <w:rPr>
          <w:rFonts w:cs="Arial"/>
          <w:szCs w:val="22"/>
        </w:rPr>
      </w:pPr>
      <w:r w:rsidRPr="00FF6AC4">
        <w:rPr>
          <w:rFonts w:cs="Arial"/>
          <w:szCs w:val="22"/>
        </w:rPr>
        <w:t>Cidade;</w:t>
      </w:r>
    </w:p>
    <w:p w14:paraId="0690DCE6" w14:textId="77777777" w:rsidR="00C12931" w:rsidRPr="00FF6AC4" w:rsidRDefault="00980B52">
      <w:pPr>
        <w:numPr>
          <w:ilvl w:val="0"/>
          <w:numId w:val="12"/>
        </w:numPr>
        <w:rPr>
          <w:rFonts w:cs="Arial"/>
          <w:szCs w:val="22"/>
        </w:rPr>
      </w:pPr>
      <w:r w:rsidRPr="00FF6AC4">
        <w:rPr>
          <w:rFonts w:cs="Arial"/>
          <w:szCs w:val="22"/>
        </w:rPr>
        <w:t>Bairro;</w:t>
      </w:r>
    </w:p>
    <w:p w14:paraId="7E772124" w14:textId="77777777" w:rsidR="00C12931" w:rsidRPr="00FF6AC4" w:rsidRDefault="00980B52">
      <w:pPr>
        <w:numPr>
          <w:ilvl w:val="0"/>
          <w:numId w:val="12"/>
        </w:numPr>
        <w:rPr>
          <w:rFonts w:cs="Arial"/>
          <w:szCs w:val="22"/>
        </w:rPr>
      </w:pPr>
      <w:r w:rsidRPr="00FF6AC4">
        <w:rPr>
          <w:rFonts w:cs="Arial"/>
          <w:szCs w:val="22"/>
        </w:rPr>
        <w:t>Rua;</w:t>
      </w:r>
    </w:p>
    <w:p w14:paraId="3B3F6E1F" w14:textId="77777777" w:rsidR="00C12931" w:rsidRPr="00FF6AC4" w:rsidRDefault="00980B52">
      <w:pPr>
        <w:numPr>
          <w:ilvl w:val="0"/>
          <w:numId w:val="12"/>
        </w:numPr>
        <w:rPr>
          <w:rFonts w:cs="Arial"/>
          <w:szCs w:val="22"/>
        </w:rPr>
      </w:pPr>
      <w:r w:rsidRPr="00FF6AC4">
        <w:rPr>
          <w:rFonts w:cs="Arial"/>
          <w:szCs w:val="22"/>
        </w:rPr>
        <w:t>Número;</w:t>
      </w:r>
    </w:p>
    <w:p w14:paraId="0B706179" w14:textId="77777777" w:rsidR="00C12931" w:rsidRPr="00FF6AC4" w:rsidRDefault="00980B52">
      <w:pPr>
        <w:numPr>
          <w:ilvl w:val="0"/>
          <w:numId w:val="12"/>
        </w:numPr>
        <w:rPr>
          <w:rFonts w:cs="Arial"/>
          <w:szCs w:val="22"/>
        </w:rPr>
      </w:pPr>
      <w:r w:rsidRPr="00FF6AC4">
        <w:rPr>
          <w:rFonts w:cs="Arial"/>
          <w:szCs w:val="22"/>
        </w:rPr>
        <w:t xml:space="preserve">Complemento </w:t>
      </w:r>
      <w:r w:rsidRPr="00FF6AC4">
        <w:rPr>
          <w:rFonts w:cs="Arial"/>
          <w:i/>
          <w:szCs w:val="22"/>
        </w:rPr>
        <w:t>(opcional)</w:t>
      </w:r>
      <w:r w:rsidRPr="00FF6AC4">
        <w:rPr>
          <w:rFonts w:cs="Arial"/>
          <w:szCs w:val="22"/>
        </w:rPr>
        <w:t>;</w:t>
      </w:r>
    </w:p>
    <w:p w14:paraId="715819FF" w14:textId="77777777" w:rsidR="00C12931" w:rsidRPr="00FF6AC4" w:rsidRDefault="00980B52">
      <w:pPr>
        <w:numPr>
          <w:ilvl w:val="0"/>
          <w:numId w:val="12"/>
        </w:numPr>
        <w:rPr>
          <w:rFonts w:cs="Arial"/>
          <w:szCs w:val="22"/>
        </w:rPr>
      </w:pPr>
      <w:r w:rsidRPr="00FF6AC4">
        <w:rPr>
          <w:rFonts w:cs="Arial"/>
          <w:szCs w:val="22"/>
        </w:rPr>
        <w:lastRenderedPageBreak/>
        <w:t>Senha;</w:t>
      </w:r>
    </w:p>
    <w:p w14:paraId="5BEA50EF" w14:textId="77777777" w:rsidR="00C12931" w:rsidRPr="00FF6AC4" w:rsidRDefault="00980B52">
      <w:pPr>
        <w:numPr>
          <w:ilvl w:val="0"/>
          <w:numId w:val="12"/>
        </w:numPr>
        <w:rPr>
          <w:rFonts w:cs="Arial"/>
          <w:szCs w:val="22"/>
        </w:rPr>
      </w:pPr>
      <w:r w:rsidRPr="00FF6AC4">
        <w:rPr>
          <w:rFonts w:cs="Arial"/>
          <w:szCs w:val="22"/>
        </w:rPr>
        <w:t>Confirmação da senha;</w:t>
      </w:r>
    </w:p>
    <w:p w14:paraId="472FC00F" w14:textId="77777777" w:rsidR="00C12931" w:rsidRPr="00FF6AC4" w:rsidRDefault="00980B52">
      <w:pPr>
        <w:numPr>
          <w:ilvl w:val="0"/>
          <w:numId w:val="12"/>
        </w:numPr>
        <w:rPr>
          <w:rFonts w:cs="Arial"/>
          <w:szCs w:val="22"/>
        </w:rPr>
      </w:pPr>
      <w:r w:rsidRPr="00FF6AC4">
        <w:rPr>
          <w:rFonts w:cs="Arial"/>
          <w:szCs w:val="22"/>
        </w:rPr>
        <w:t>Confirmação que o usuário não seja um robô.</w:t>
      </w:r>
    </w:p>
    <w:p w14:paraId="0DE7D41F" w14:textId="77777777" w:rsidR="00C12931" w:rsidRPr="00FF6AC4" w:rsidRDefault="00980B52">
      <w:pPr>
        <w:numPr>
          <w:ilvl w:val="0"/>
          <w:numId w:val="6"/>
        </w:numPr>
        <w:rPr>
          <w:rFonts w:cs="Arial"/>
          <w:szCs w:val="22"/>
        </w:rPr>
      </w:pPr>
      <w:r w:rsidRPr="00FF6AC4">
        <w:rPr>
          <w:rFonts w:cs="Arial"/>
          <w:szCs w:val="22"/>
        </w:rPr>
        <w:t>Link para os termos de uso;</w:t>
      </w:r>
    </w:p>
    <w:p w14:paraId="11C1667B" w14:textId="77777777" w:rsidR="00C12931" w:rsidRPr="00FF6AC4" w:rsidRDefault="00980B52">
      <w:pPr>
        <w:numPr>
          <w:ilvl w:val="0"/>
          <w:numId w:val="6"/>
        </w:numPr>
        <w:rPr>
          <w:rFonts w:cs="Arial"/>
          <w:szCs w:val="22"/>
        </w:rPr>
      </w:pPr>
      <w:r w:rsidRPr="00FF6AC4">
        <w:rPr>
          <w:rFonts w:cs="Arial"/>
          <w:szCs w:val="22"/>
        </w:rPr>
        <w:t>Botão para envio dos dados.</w:t>
      </w:r>
    </w:p>
    <w:p w14:paraId="43853F85" w14:textId="77777777" w:rsidR="00C12931" w:rsidRPr="00FF6AC4" w:rsidRDefault="00C12931">
      <w:pPr>
        <w:rPr>
          <w:rFonts w:cs="Arial"/>
        </w:rPr>
      </w:pPr>
    </w:p>
    <w:p w14:paraId="69E2AC0D" w14:textId="77777777" w:rsidR="00C12931" w:rsidRPr="00FF6AC4" w:rsidRDefault="00980B52">
      <w:pPr>
        <w:pStyle w:val="Ttulo2"/>
        <w:keepLines w:val="0"/>
        <w:numPr>
          <w:ilvl w:val="1"/>
          <w:numId w:val="5"/>
        </w:numPr>
        <w:shd w:val="clear" w:color="auto" w:fill="CCCCCC"/>
        <w:spacing w:after="120"/>
        <w:jc w:val="left"/>
        <w:rPr>
          <w:sz w:val="28"/>
          <w:szCs w:val="28"/>
        </w:rPr>
      </w:pPr>
      <w:bookmarkStart w:id="119" w:name="_Toc47637895"/>
      <w:r w:rsidRPr="00FF6AC4">
        <w:rPr>
          <w:sz w:val="28"/>
          <w:szCs w:val="28"/>
        </w:rPr>
        <w:t xml:space="preserve">Cadastrar de usuário </w:t>
      </w:r>
      <w:r w:rsidRPr="00FF6AC4">
        <w:rPr>
          <w:color w:val="808080"/>
          <w:sz w:val="28"/>
          <w:szCs w:val="28"/>
        </w:rPr>
        <w:t>&lt;cadastrar_usuario&gt;</w:t>
      </w:r>
      <w:bookmarkEnd w:id="119"/>
    </w:p>
    <w:p w14:paraId="37EF6DA7" w14:textId="77777777" w:rsidR="00C12931" w:rsidRPr="00FF6AC4" w:rsidRDefault="00980B52">
      <w:pPr>
        <w:rPr>
          <w:rFonts w:eastAsia="Arial" w:cs="Arial"/>
          <w:b/>
          <w:sz w:val="28"/>
          <w:szCs w:val="28"/>
        </w:rPr>
      </w:pPr>
      <w:r w:rsidRPr="00FF6AC4">
        <w:rPr>
          <w:rFonts w:cs="Arial"/>
          <w:noProof/>
        </w:rPr>
        <w:drawing>
          <wp:anchor distT="0" distB="0" distL="114300" distR="114300" simplePos="0" relativeHeight="251669504" behindDoc="0" locked="0" layoutInCell="1" hidden="0" allowOverlap="1" wp14:anchorId="337908F7" wp14:editId="4559BA1B">
            <wp:simplePos x="0" y="0"/>
            <wp:positionH relativeFrom="column">
              <wp:posOffset>3</wp:posOffset>
            </wp:positionH>
            <wp:positionV relativeFrom="paragraph">
              <wp:posOffset>199390</wp:posOffset>
            </wp:positionV>
            <wp:extent cx="5731510" cy="5202555"/>
            <wp:effectExtent l="0" t="0" r="0" b="0"/>
            <wp:wrapTopAndBottom distT="0" distB="0"/>
            <wp:docPr id="1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5"/>
                    <a:srcRect/>
                    <a:stretch>
                      <a:fillRect/>
                    </a:stretch>
                  </pic:blipFill>
                  <pic:spPr>
                    <a:xfrm>
                      <a:off x="0" y="0"/>
                      <a:ext cx="5731510" cy="5202555"/>
                    </a:xfrm>
                    <a:prstGeom prst="rect">
                      <a:avLst/>
                    </a:prstGeom>
                    <a:ln/>
                  </pic:spPr>
                </pic:pic>
              </a:graphicData>
            </a:graphic>
          </wp:anchor>
        </w:drawing>
      </w:r>
    </w:p>
    <w:p w14:paraId="774E6DF7" w14:textId="77777777" w:rsidR="00C12931" w:rsidRPr="00FF6AC4" w:rsidRDefault="00980B52">
      <w:pPr>
        <w:rPr>
          <w:rFonts w:cs="Arial"/>
          <w:b/>
          <w:sz w:val="24"/>
          <w:szCs w:val="24"/>
        </w:rPr>
      </w:pPr>
      <w:r w:rsidRPr="00FF6AC4">
        <w:rPr>
          <w:rFonts w:cs="Arial"/>
          <w:b/>
          <w:sz w:val="24"/>
          <w:szCs w:val="24"/>
        </w:rPr>
        <w:t>Informações críticas da interface</w:t>
      </w:r>
    </w:p>
    <w:p w14:paraId="16DD95D1" w14:textId="77777777" w:rsidR="00C12931" w:rsidRPr="00FF6AC4" w:rsidRDefault="00980B52">
      <w:pPr>
        <w:rPr>
          <w:rFonts w:cs="Arial"/>
          <w:szCs w:val="22"/>
        </w:rPr>
      </w:pPr>
      <w:r w:rsidRPr="00FF6AC4">
        <w:rPr>
          <w:rFonts w:cs="Arial"/>
          <w:szCs w:val="22"/>
        </w:rPr>
        <w:t>Esta tela será composta por um formulário que deverá capturar os dados para cadastro de um novo usuário do tipo pessoa física. A informação será obrigatória para todos os campos, exceto aqueles que constarem como opcional.</w:t>
      </w:r>
    </w:p>
    <w:p w14:paraId="4DC93AC8" w14:textId="77777777" w:rsidR="00C12931" w:rsidRPr="00FF6AC4" w:rsidRDefault="00980B52">
      <w:pPr>
        <w:numPr>
          <w:ilvl w:val="0"/>
          <w:numId w:val="6"/>
        </w:numPr>
        <w:rPr>
          <w:rFonts w:cs="Arial"/>
          <w:szCs w:val="22"/>
        </w:rPr>
      </w:pPr>
      <w:r w:rsidRPr="00FF6AC4">
        <w:rPr>
          <w:rFonts w:cs="Arial"/>
          <w:szCs w:val="22"/>
        </w:rPr>
        <w:t>Campos do formulário:</w:t>
      </w:r>
    </w:p>
    <w:p w14:paraId="3BE0EBEA" w14:textId="77777777" w:rsidR="00C12931" w:rsidRPr="00FF6AC4" w:rsidRDefault="00980B52">
      <w:pPr>
        <w:numPr>
          <w:ilvl w:val="0"/>
          <w:numId w:val="12"/>
        </w:numPr>
        <w:rPr>
          <w:rFonts w:cs="Arial"/>
          <w:szCs w:val="22"/>
        </w:rPr>
      </w:pPr>
      <w:r w:rsidRPr="00FF6AC4">
        <w:rPr>
          <w:rFonts w:cs="Arial"/>
          <w:szCs w:val="22"/>
        </w:rPr>
        <w:t>Quais serão as finalidades de suo do sistema:</w:t>
      </w:r>
    </w:p>
    <w:p w14:paraId="3EC74101" w14:textId="77777777" w:rsidR="00C12931" w:rsidRPr="00FF6AC4" w:rsidRDefault="00980B52">
      <w:pPr>
        <w:numPr>
          <w:ilvl w:val="1"/>
          <w:numId w:val="12"/>
        </w:numPr>
        <w:rPr>
          <w:rFonts w:cs="Arial"/>
          <w:szCs w:val="22"/>
        </w:rPr>
      </w:pPr>
      <w:r w:rsidRPr="00FF6AC4">
        <w:rPr>
          <w:rFonts w:cs="Arial"/>
          <w:szCs w:val="22"/>
        </w:rPr>
        <w:t>Divulgar animais para adoção;</w:t>
      </w:r>
    </w:p>
    <w:p w14:paraId="7D15AAC3" w14:textId="77777777" w:rsidR="00C12931" w:rsidRPr="00FF6AC4" w:rsidRDefault="00980B52">
      <w:pPr>
        <w:numPr>
          <w:ilvl w:val="1"/>
          <w:numId w:val="12"/>
        </w:numPr>
        <w:rPr>
          <w:rFonts w:cs="Arial"/>
          <w:szCs w:val="22"/>
        </w:rPr>
      </w:pPr>
      <w:r w:rsidRPr="00FF6AC4">
        <w:rPr>
          <w:rFonts w:cs="Arial"/>
          <w:szCs w:val="22"/>
        </w:rPr>
        <w:t>Adotar animais;</w:t>
      </w:r>
    </w:p>
    <w:p w14:paraId="4344EE28" w14:textId="77777777" w:rsidR="00C12931" w:rsidRPr="00FF6AC4" w:rsidRDefault="00980B52">
      <w:pPr>
        <w:numPr>
          <w:ilvl w:val="1"/>
          <w:numId w:val="12"/>
        </w:numPr>
        <w:rPr>
          <w:rFonts w:cs="Arial"/>
          <w:szCs w:val="22"/>
        </w:rPr>
      </w:pPr>
      <w:r w:rsidRPr="00FF6AC4">
        <w:rPr>
          <w:rFonts w:cs="Arial"/>
          <w:szCs w:val="22"/>
        </w:rPr>
        <w:t>Ser um colaborador das entidades cadastradas;</w:t>
      </w:r>
    </w:p>
    <w:p w14:paraId="46713CFD" w14:textId="77777777" w:rsidR="00C12931" w:rsidRPr="00FF6AC4" w:rsidRDefault="00980B52">
      <w:pPr>
        <w:numPr>
          <w:ilvl w:val="1"/>
          <w:numId w:val="12"/>
        </w:numPr>
        <w:rPr>
          <w:rFonts w:cs="Arial"/>
          <w:szCs w:val="22"/>
        </w:rPr>
      </w:pPr>
      <w:r w:rsidRPr="00FF6AC4">
        <w:rPr>
          <w:rFonts w:cs="Arial"/>
          <w:szCs w:val="22"/>
        </w:rPr>
        <w:t>Receber dicas e cuidados para com os pets.</w:t>
      </w:r>
    </w:p>
    <w:p w14:paraId="013D8231" w14:textId="77777777" w:rsidR="00C12931" w:rsidRPr="00FF6AC4" w:rsidRDefault="00980B52">
      <w:pPr>
        <w:numPr>
          <w:ilvl w:val="0"/>
          <w:numId w:val="12"/>
        </w:numPr>
        <w:rPr>
          <w:rFonts w:cs="Arial"/>
          <w:szCs w:val="22"/>
        </w:rPr>
      </w:pPr>
      <w:r w:rsidRPr="00FF6AC4">
        <w:rPr>
          <w:rFonts w:cs="Arial"/>
          <w:szCs w:val="22"/>
        </w:rPr>
        <w:lastRenderedPageBreak/>
        <w:t>CPF;</w:t>
      </w:r>
    </w:p>
    <w:p w14:paraId="2FB841D5" w14:textId="77777777" w:rsidR="00C12931" w:rsidRPr="00FF6AC4" w:rsidRDefault="00980B52">
      <w:pPr>
        <w:numPr>
          <w:ilvl w:val="0"/>
          <w:numId w:val="12"/>
        </w:numPr>
        <w:rPr>
          <w:rFonts w:cs="Arial"/>
          <w:szCs w:val="22"/>
        </w:rPr>
      </w:pPr>
      <w:r w:rsidRPr="00FF6AC4">
        <w:rPr>
          <w:rFonts w:cs="Arial"/>
          <w:szCs w:val="22"/>
        </w:rPr>
        <w:t>Data de nascimento;</w:t>
      </w:r>
    </w:p>
    <w:p w14:paraId="4AC24C6A" w14:textId="77777777" w:rsidR="00C12931" w:rsidRPr="00FF6AC4" w:rsidRDefault="00980B52">
      <w:pPr>
        <w:numPr>
          <w:ilvl w:val="0"/>
          <w:numId w:val="12"/>
        </w:numPr>
        <w:rPr>
          <w:rFonts w:cs="Arial"/>
          <w:szCs w:val="22"/>
        </w:rPr>
      </w:pPr>
      <w:r w:rsidRPr="00FF6AC4">
        <w:rPr>
          <w:rFonts w:cs="Arial"/>
          <w:szCs w:val="22"/>
        </w:rPr>
        <w:t>Nome;</w:t>
      </w:r>
    </w:p>
    <w:p w14:paraId="1AFA6127" w14:textId="2D85C234" w:rsidR="00C12931" w:rsidRPr="00FF6AC4" w:rsidRDefault="00980B52">
      <w:pPr>
        <w:numPr>
          <w:ilvl w:val="0"/>
          <w:numId w:val="12"/>
        </w:numPr>
        <w:rPr>
          <w:rFonts w:cs="Arial"/>
          <w:szCs w:val="22"/>
        </w:rPr>
      </w:pPr>
      <w:r w:rsidRPr="00FF6AC4">
        <w:rPr>
          <w:rFonts w:cs="Arial"/>
          <w:szCs w:val="22"/>
        </w:rPr>
        <w:t xml:space="preserve">Telefone </w:t>
      </w:r>
      <w:r w:rsidRPr="00FF6AC4">
        <w:rPr>
          <w:rFonts w:cs="Arial"/>
          <w:i/>
          <w:szCs w:val="22"/>
        </w:rPr>
        <w:t>(</w:t>
      </w:r>
      <w:r w:rsidR="000C1CA3" w:rsidRPr="00FF6AC4">
        <w:rPr>
          <w:rFonts w:cs="Arial"/>
          <w:i/>
          <w:szCs w:val="22"/>
        </w:rPr>
        <w:t>a</w:t>
      </w:r>
      <w:r w:rsidRPr="00FF6AC4">
        <w:rPr>
          <w:rFonts w:cs="Arial"/>
          <w:i/>
          <w:szCs w:val="22"/>
        </w:rPr>
        <w:t xml:space="preserve"> saber se possui conta WhatsApp);</w:t>
      </w:r>
    </w:p>
    <w:p w14:paraId="126DE0D9" w14:textId="77777777" w:rsidR="00C12931" w:rsidRPr="00FF6AC4" w:rsidRDefault="00980B52">
      <w:pPr>
        <w:numPr>
          <w:ilvl w:val="0"/>
          <w:numId w:val="12"/>
        </w:numPr>
        <w:rPr>
          <w:rFonts w:cs="Arial"/>
          <w:szCs w:val="22"/>
        </w:rPr>
      </w:pPr>
      <w:r w:rsidRPr="00FF6AC4">
        <w:rPr>
          <w:rFonts w:cs="Arial"/>
          <w:szCs w:val="22"/>
        </w:rPr>
        <w:t xml:space="preserve">Ocultar telefone </w:t>
      </w:r>
      <w:r w:rsidRPr="00FF6AC4">
        <w:rPr>
          <w:rFonts w:cs="Arial"/>
          <w:i/>
          <w:szCs w:val="22"/>
        </w:rPr>
        <w:t>(opcional)</w:t>
      </w:r>
      <w:r w:rsidRPr="00FF6AC4">
        <w:rPr>
          <w:rFonts w:cs="Arial"/>
          <w:szCs w:val="22"/>
        </w:rPr>
        <w:t>;</w:t>
      </w:r>
    </w:p>
    <w:p w14:paraId="1C57A9D8" w14:textId="77777777" w:rsidR="00C12931" w:rsidRPr="00FF6AC4" w:rsidRDefault="00980B52">
      <w:pPr>
        <w:numPr>
          <w:ilvl w:val="0"/>
          <w:numId w:val="12"/>
        </w:numPr>
        <w:rPr>
          <w:rFonts w:cs="Arial"/>
          <w:szCs w:val="22"/>
        </w:rPr>
      </w:pPr>
      <w:r w:rsidRPr="00FF6AC4">
        <w:rPr>
          <w:rFonts w:cs="Arial"/>
          <w:szCs w:val="22"/>
        </w:rPr>
        <w:t>E-mail;</w:t>
      </w:r>
    </w:p>
    <w:p w14:paraId="6A1B821B" w14:textId="77777777" w:rsidR="00C12931" w:rsidRPr="00FF6AC4" w:rsidRDefault="00980B52">
      <w:pPr>
        <w:numPr>
          <w:ilvl w:val="0"/>
          <w:numId w:val="12"/>
        </w:numPr>
        <w:rPr>
          <w:rFonts w:cs="Arial"/>
          <w:szCs w:val="22"/>
        </w:rPr>
      </w:pPr>
      <w:r w:rsidRPr="00FF6AC4">
        <w:rPr>
          <w:rFonts w:cs="Arial"/>
          <w:szCs w:val="22"/>
        </w:rPr>
        <w:t>Confirmação de e-mail;</w:t>
      </w:r>
    </w:p>
    <w:p w14:paraId="3C5B4051" w14:textId="77777777" w:rsidR="00C12931" w:rsidRPr="00FF6AC4" w:rsidRDefault="00980B52">
      <w:pPr>
        <w:numPr>
          <w:ilvl w:val="0"/>
          <w:numId w:val="12"/>
        </w:numPr>
        <w:rPr>
          <w:rFonts w:cs="Arial"/>
          <w:szCs w:val="22"/>
        </w:rPr>
      </w:pPr>
      <w:r w:rsidRPr="00FF6AC4">
        <w:rPr>
          <w:rFonts w:cs="Arial"/>
          <w:szCs w:val="22"/>
        </w:rPr>
        <w:t>Estado;</w:t>
      </w:r>
    </w:p>
    <w:p w14:paraId="13BF3C98" w14:textId="77777777" w:rsidR="00C12931" w:rsidRPr="00FF6AC4" w:rsidRDefault="00980B52">
      <w:pPr>
        <w:numPr>
          <w:ilvl w:val="0"/>
          <w:numId w:val="12"/>
        </w:numPr>
        <w:rPr>
          <w:rFonts w:cs="Arial"/>
          <w:szCs w:val="22"/>
        </w:rPr>
      </w:pPr>
      <w:r w:rsidRPr="00FF6AC4">
        <w:rPr>
          <w:rFonts w:cs="Arial"/>
          <w:szCs w:val="22"/>
        </w:rPr>
        <w:t>Cidade;</w:t>
      </w:r>
    </w:p>
    <w:p w14:paraId="2A844C8A" w14:textId="77777777" w:rsidR="00C12931" w:rsidRPr="00FF6AC4" w:rsidRDefault="00980B52">
      <w:pPr>
        <w:numPr>
          <w:ilvl w:val="0"/>
          <w:numId w:val="12"/>
        </w:numPr>
        <w:rPr>
          <w:rFonts w:cs="Arial"/>
          <w:szCs w:val="22"/>
        </w:rPr>
      </w:pPr>
      <w:r w:rsidRPr="00FF6AC4">
        <w:rPr>
          <w:rFonts w:cs="Arial"/>
          <w:szCs w:val="22"/>
        </w:rPr>
        <w:t>Senha;</w:t>
      </w:r>
    </w:p>
    <w:p w14:paraId="30792240" w14:textId="77777777" w:rsidR="00C12931" w:rsidRPr="00FF6AC4" w:rsidRDefault="00980B52">
      <w:pPr>
        <w:numPr>
          <w:ilvl w:val="0"/>
          <w:numId w:val="12"/>
        </w:numPr>
        <w:rPr>
          <w:rFonts w:cs="Arial"/>
          <w:szCs w:val="22"/>
        </w:rPr>
      </w:pPr>
      <w:r w:rsidRPr="00FF6AC4">
        <w:rPr>
          <w:rFonts w:cs="Arial"/>
          <w:szCs w:val="22"/>
        </w:rPr>
        <w:t>Confirmação da senha;</w:t>
      </w:r>
    </w:p>
    <w:p w14:paraId="3223BC1B" w14:textId="77777777" w:rsidR="00C12931" w:rsidRPr="00FF6AC4" w:rsidRDefault="00980B52">
      <w:pPr>
        <w:numPr>
          <w:ilvl w:val="0"/>
          <w:numId w:val="12"/>
        </w:numPr>
        <w:rPr>
          <w:rFonts w:cs="Arial"/>
          <w:szCs w:val="22"/>
        </w:rPr>
      </w:pPr>
      <w:r w:rsidRPr="00FF6AC4">
        <w:rPr>
          <w:rFonts w:cs="Arial"/>
          <w:szCs w:val="22"/>
        </w:rPr>
        <w:t>Confirmação que o usuário não seja um robô.</w:t>
      </w:r>
    </w:p>
    <w:p w14:paraId="1FF41CE5" w14:textId="77777777" w:rsidR="00C12931" w:rsidRPr="00FF6AC4" w:rsidRDefault="00980B52">
      <w:pPr>
        <w:numPr>
          <w:ilvl w:val="0"/>
          <w:numId w:val="6"/>
        </w:numPr>
        <w:rPr>
          <w:rFonts w:cs="Arial"/>
          <w:szCs w:val="22"/>
        </w:rPr>
      </w:pPr>
      <w:r w:rsidRPr="00FF6AC4">
        <w:rPr>
          <w:rFonts w:cs="Arial"/>
          <w:szCs w:val="22"/>
        </w:rPr>
        <w:t>Link para os termos de uso;</w:t>
      </w:r>
    </w:p>
    <w:p w14:paraId="730542CC" w14:textId="77777777" w:rsidR="00C12931" w:rsidRPr="00FF6AC4" w:rsidRDefault="00980B52">
      <w:pPr>
        <w:numPr>
          <w:ilvl w:val="0"/>
          <w:numId w:val="6"/>
        </w:numPr>
        <w:rPr>
          <w:rFonts w:cs="Arial"/>
          <w:szCs w:val="22"/>
        </w:rPr>
      </w:pPr>
      <w:r w:rsidRPr="00FF6AC4">
        <w:rPr>
          <w:rFonts w:cs="Arial"/>
          <w:szCs w:val="22"/>
        </w:rPr>
        <w:t>Botão para envio dos dados.</w:t>
      </w:r>
    </w:p>
    <w:p w14:paraId="2BE0827F" w14:textId="77777777" w:rsidR="00C12931" w:rsidRPr="00FF6AC4" w:rsidRDefault="00980B52">
      <w:pPr>
        <w:pStyle w:val="Ttulo2"/>
        <w:keepLines w:val="0"/>
        <w:numPr>
          <w:ilvl w:val="1"/>
          <w:numId w:val="5"/>
        </w:numPr>
        <w:shd w:val="clear" w:color="auto" w:fill="CCCCCC"/>
        <w:spacing w:after="120"/>
        <w:jc w:val="left"/>
        <w:rPr>
          <w:sz w:val="28"/>
          <w:szCs w:val="28"/>
        </w:rPr>
      </w:pPr>
      <w:bookmarkStart w:id="120" w:name="_Toc47637896"/>
      <w:r w:rsidRPr="00FF6AC4">
        <w:rPr>
          <w:sz w:val="28"/>
          <w:szCs w:val="28"/>
        </w:rPr>
        <w:t xml:space="preserve">Pets </w:t>
      </w:r>
      <w:r w:rsidRPr="00FF6AC4">
        <w:rPr>
          <w:color w:val="808080"/>
          <w:sz w:val="28"/>
          <w:szCs w:val="28"/>
        </w:rPr>
        <w:t>&lt;pets&gt;</w:t>
      </w:r>
      <w:bookmarkEnd w:id="120"/>
    </w:p>
    <w:p w14:paraId="5EFB1BAD" w14:textId="77777777" w:rsidR="00C12931" w:rsidRPr="00FF6AC4" w:rsidRDefault="00980B52">
      <w:pPr>
        <w:spacing w:before="60" w:after="60"/>
        <w:jc w:val="both"/>
        <w:rPr>
          <w:rFonts w:cs="Arial"/>
          <w:szCs w:val="22"/>
        </w:rPr>
      </w:pPr>
      <w:r w:rsidRPr="00FF6AC4">
        <w:rPr>
          <w:rFonts w:cs="Arial"/>
          <w:noProof/>
        </w:rPr>
        <w:drawing>
          <wp:anchor distT="0" distB="0" distL="114300" distR="114300" simplePos="0" relativeHeight="251670528" behindDoc="0" locked="0" layoutInCell="1" hidden="0" allowOverlap="1" wp14:anchorId="1E457780" wp14:editId="6A062D3C">
            <wp:simplePos x="0" y="0"/>
            <wp:positionH relativeFrom="column">
              <wp:posOffset>1</wp:posOffset>
            </wp:positionH>
            <wp:positionV relativeFrom="paragraph">
              <wp:posOffset>199390</wp:posOffset>
            </wp:positionV>
            <wp:extent cx="5612130" cy="5094605"/>
            <wp:effectExtent l="0" t="0" r="0" b="0"/>
            <wp:wrapTopAndBottom distT="0" distB="0"/>
            <wp:docPr id="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6"/>
                    <a:srcRect/>
                    <a:stretch>
                      <a:fillRect/>
                    </a:stretch>
                  </pic:blipFill>
                  <pic:spPr>
                    <a:xfrm>
                      <a:off x="0" y="0"/>
                      <a:ext cx="5612130" cy="5094605"/>
                    </a:xfrm>
                    <a:prstGeom prst="rect">
                      <a:avLst/>
                    </a:prstGeom>
                    <a:ln/>
                  </pic:spPr>
                </pic:pic>
              </a:graphicData>
            </a:graphic>
          </wp:anchor>
        </w:drawing>
      </w:r>
    </w:p>
    <w:p w14:paraId="62619802" w14:textId="77777777" w:rsidR="00C12931" w:rsidRPr="00FF6AC4" w:rsidRDefault="00C12931">
      <w:pPr>
        <w:spacing w:before="60" w:after="60"/>
        <w:jc w:val="both"/>
        <w:rPr>
          <w:rFonts w:cs="Arial"/>
          <w:szCs w:val="22"/>
        </w:rPr>
      </w:pPr>
    </w:p>
    <w:p w14:paraId="55116E99" w14:textId="77777777" w:rsidR="00C12931" w:rsidRPr="00FF6AC4" w:rsidRDefault="00980B52">
      <w:pPr>
        <w:rPr>
          <w:rFonts w:cs="Arial"/>
          <w:b/>
          <w:sz w:val="24"/>
          <w:szCs w:val="24"/>
        </w:rPr>
      </w:pPr>
      <w:r w:rsidRPr="00FF6AC4">
        <w:rPr>
          <w:rFonts w:cs="Arial"/>
          <w:b/>
          <w:sz w:val="24"/>
          <w:szCs w:val="24"/>
        </w:rPr>
        <w:t>Informações críticas da interface</w:t>
      </w:r>
    </w:p>
    <w:p w14:paraId="18CCD6AD" w14:textId="77777777" w:rsidR="00C12931" w:rsidRPr="00FF6AC4" w:rsidRDefault="00980B52">
      <w:pPr>
        <w:numPr>
          <w:ilvl w:val="0"/>
          <w:numId w:val="1"/>
        </w:numPr>
        <w:spacing w:before="60" w:after="60"/>
        <w:jc w:val="both"/>
        <w:rPr>
          <w:rFonts w:cs="Arial"/>
        </w:rPr>
      </w:pPr>
      <w:r w:rsidRPr="00FF6AC4">
        <w:rPr>
          <w:rFonts w:cs="Arial"/>
          <w:szCs w:val="22"/>
        </w:rPr>
        <w:t>Nesta tela deverão serem exibidos todos os animais cadastrados, da seguinte forma:</w:t>
      </w:r>
    </w:p>
    <w:p w14:paraId="05545E54" w14:textId="77777777" w:rsidR="00C12931" w:rsidRPr="00FF6AC4" w:rsidRDefault="00980B52">
      <w:pPr>
        <w:numPr>
          <w:ilvl w:val="1"/>
          <w:numId w:val="1"/>
        </w:numPr>
        <w:spacing w:before="60" w:after="60"/>
        <w:jc w:val="both"/>
        <w:rPr>
          <w:rFonts w:cs="Arial"/>
        </w:rPr>
      </w:pPr>
      <w:r w:rsidRPr="00FF6AC4">
        <w:rPr>
          <w:rFonts w:cs="Arial"/>
          <w:szCs w:val="22"/>
        </w:rPr>
        <w:lastRenderedPageBreak/>
        <w:t>Conter a foto principal do animal cadastrado;</w:t>
      </w:r>
    </w:p>
    <w:p w14:paraId="10B367D4" w14:textId="77777777" w:rsidR="00C12931" w:rsidRPr="00FF6AC4" w:rsidRDefault="00980B52">
      <w:pPr>
        <w:numPr>
          <w:ilvl w:val="1"/>
          <w:numId w:val="1"/>
        </w:numPr>
        <w:spacing w:before="60" w:after="60"/>
        <w:jc w:val="both"/>
        <w:rPr>
          <w:rFonts w:cs="Arial"/>
        </w:rPr>
      </w:pPr>
      <w:r w:rsidRPr="00FF6AC4">
        <w:rPr>
          <w:rFonts w:cs="Arial"/>
          <w:szCs w:val="22"/>
        </w:rPr>
        <w:t>Uma marcação no canto superior esquerdo da tela, indicado sobre a disponibilidade ou não do animal para adoção;</w:t>
      </w:r>
    </w:p>
    <w:p w14:paraId="4DA2E30B" w14:textId="77777777" w:rsidR="00C12931" w:rsidRPr="00FF6AC4" w:rsidRDefault="00980B52">
      <w:pPr>
        <w:numPr>
          <w:ilvl w:val="1"/>
          <w:numId w:val="1"/>
        </w:numPr>
        <w:spacing w:before="60" w:after="60"/>
        <w:jc w:val="both"/>
        <w:rPr>
          <w:rFonts w:cs="Arial"/>
        </w:rPr>
      </w:pPr>
      <w:r w:rsidRPr="00FF6AC4">
        <w:rPr>
          <w:rFonts w:cs="Arial"/>
          <w:szCs w:val="22"/>
        </w:rPr>
        <w:t>Identificação do animal, preferencialmente o nome se ele possuir;</w:t>
      </w:r>
    </w:p>
    <w:p w14:paraId="7CECEB38" w14:textId="77777777" w:rsidR="00C12931" w:rsidRPr="00FF6AC4" w:rsidRDefault="00980B52">
      <w:pPr>
        <w:numPr>
          <w:ilvl w:val="1"/>
          <w:numId w:val="1"/>
        </w:numPr>
        <w:spacing w:before="60" w:after="60"/>
        <w:jc w:val="both"/>
        <w:rPr>
          <w:rFonts w:cs="Arial"/>
        </w:rPr>
      </w:pPr>
      <w:r w:rsidRPr="00FF6AC4">
        <w:rPr>
          <w:rFonts w:cs="Arial"/>
          <w:szCs w:val="22"/>
        </w:rPr>
        <w:t>Cidade e estado em que o animal se encontra;</w:t>
      </w:r>
    </w:p>
    <w:p w14:paraId="2808B576" w14:textId="77777777" w:rsidR="00C12931" w:rsidRPr="00FF6AC4" w:rsidRDefault="00980B52">
      <w:pPr>
        <w:numPr>
          <w:ilvl w:val="1"/>
          <w:numId w:val="1"/>
        </w:numPr>
        <w:spacing w:before="60" w:after="60"/>
        <w:jc w:val="both"/>
        <w:rPr>
          <w:rFonts w:cs="Arial"/>
        </w:rPr>
      </w:pPr>
      <w:r w:rsidRPr="00FF6AC4">
        <w:rPr>
          <w:rFonts w:cs="Arial"/>
          <w:szCs w:val="22"/>
        </w:rPr>
        <w:t>Porte do animal que será:</w:t>
      </w:r>
    </w:p>
    <w:p w14:paraId="71263BEB" w14:textId="77777777" w:rsidR="00C12931" w:rsidRPr="00FF6AC4" w:rsidRDefault="00980B52">
      <w:pPr>
        <w:numPr>
          <w:ilvl w:val="2"/>
          <w:numId w:val="1"/>
        </w:numPr>
        <w:spacing w:before="60" w:after="60"/>
        <w:jc w:val="both"/>
        <w:rPr>
          <w:rFonts w:cs="Arial"/>
        </w:rPr>
      </w:pPr>
      <w:r w:rsidRPr="00FF6AC4">
        <w:rPr>
          <w:rFonts w:cs="Arial"/>
          <w:szCs w:val="22"/>
        </w:rPr>
        <w:t>Pequeno;</w:t>
      </w:r>
    </w:p>
    <w:p w14:paraId="62D58E38" w14:textId="77777777" w:rsidR="00C12931" w:rsidRPr="00FF6AC4" w:rsidRDefault="00980B52">
      <w:pPr>
        <w:numPr>
          <w:ilvl w:val="2"/>
          <w:numId w:val="1"/>
        </w:numPr>
        <w:spacing w:before="60" w:after="60"/>
        <w:jc w:val="both"/>
        <w:rPr>
          <w:rFonts w:cs="Arial"/>
        </w:rPr>
      </w:pPr>
      <w:r w:rsidRPr="00FF6AC4">
        <w:rPr>
          <w:rFonts w:cs="Arial"/>
          <w:szCs w:val="22"/>
        </w:rPr>
        <w:t>Médio;</w:t>
      </w:r>
    </w:p>
    <w:p w14:paraId="35BDF142" w14:textId="77777777" w:rsidR="00C12931" w:rsidRPr="00FF6AC4" w:rsidRDefault="00980B52">
      <w:pPr>
        <w:numPr>
          <w:ilvl w:val="2"/>
          <w:numId w:val="1"/>
        </w:numPr>
        <w:spacing w:before="60" w:after="60"/>
        <w:jc w:val="both"/>
        <w:rPr>
          <w:rFonts w:cs="Arial"/>
        </w:rPr>
      </w:pPr>
      <w:r w:rsidRPr="00FF6AC4">
        <w:rPr>
          <w:rFonts w:cs="Arial"/>
          <w:szCs w:val="22"/>
        </w:rPr>
        <w:t>Grande.</w:t>
      </w:r>
    </w:p>
    <w:p w14:paraId="52DD2E91" w14:textId="77777777" w:rsidR="00C12931" w:rsidRPr="00FF6AC4" w:rsidRDefault="00980B52">
      <w:pPr>
        <w:numPr>
          <w:ilvl w:val="1"/>
          <w:numId w:val="1"/>
        </w:numPr>
        <w:spacing w:before="60" w:after="60"/>
        <w:jc w:val="both"/>
        <w:rPr>
          <w:rFonts w:cs="Arial"/>
        </w:rPr>
      </w:pPr>
      <w:r w:rsidRPr="00FF6AC4">
        <w:rPr>
          <w:rFonts w:cs="Arial"/>
          <w:szCs w:val="22"/>
        </w:rPr>
        <w:t>Sexo do animal.</w:t>
      </w:r>
    </w:p>
    <w:p w14:paraId="0A50565B" w14:textId="77777777" w:rsidR="00C12931" w:rsidRPr="00FF6AC4" w:rsidRDefault="00980B52">
      <w:pPr>
        <w:pStyle w:val="Ttulo2"/>
        <w:keepLines w:val="0"/>
        <w:numPr>
          <w:ilvl w:val="1"/>
          <w:numId w:val="5"/>
        </w:numPr>
        <w:shd w:val="clear" w:color="auto" w:fill="CCCCCC"/>
        <w:spacing w:after="120"/>
        <w:jc w:val="left"/>
        <w:rPr>
          <w:sz w:val="28"/>
          <w:szCs w:val="28"/>
        </w:rPr>
      </w:pPr>
      <w:bookmarkStart w:id="121" w:name="_Toc47637897"/>
      <w:r w:rsidRPr="00FF6AC4">
        <w:rPr>
          <w:sz w:val="28"/>
          <w:szCs w:val="28"/>
        </w:rPr>
        <w:t xml:space="preserve">Visualizar pet </w:t>
      </w:r>
      <w:r w:rsidRPr="00FF6AC4">
        <w:rPr>
          <w:color w:val="808080"/>
          <w:sz w:val="28"/>
          <w:szCs w:val="28"/>
        </w:rPr>
        <w:t>&lt;visualizar_pet_id &gt;</w:t>
      </w:r>
      <w:bookmarkEnd w:id="121"/>
    </w:p>
    <w:p w14:paraId="470DA731" w14:textId="77777777" w:rsidR="00C12931" w:rsidRPr="00FF6AC4" w:rsidRDefault="00980B52">
      <w:pPr>
        <w:rPr>
          <w:rFonts w:cs="Arial"/>
          <w:b/>
          <w:sz w:val="24"/>
          <w:szCs w:val="24"/>
        </w:rPr>
      </w:pPr>
      <w:r w:rsidRPr="00FF6AC4">
        <w:rPr>
          <w:rFonts w:cs="Arial"/>
          <w:noProof/>
        </w:rPr>
        <w:drawing>
          <wp:anchor distT="0" distB="0" distL="114300" distR="114300" simplePos="0" relativeHeight="251671552" behindDoc="0" locked="0" layoutInCell="1" hidden="0" allowOverlap="1" wp14:anchorId="0A02386F" wp14:editId="123BA171">
            <wp:simplePos x="0" y="0"/>
            <wp:positionH relativeFrom="column">
              <wp:posOffset>1</wp:posOffset>
            </wp:positionH>
            <wp:positionV relativeFrom="paragraph">
              <wp:posOffset>180340</wp:posOffset>
            </wp:positionV>
            <wp:extent cx="5612130" cy="5094605"/>
            <wp:effectExtent l="0" t="0" r="0" b="0"/>
            <wp:wrapTopAndBottom distT="0" distB="0"/>
            <wp:docPr id="1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7"/>
                    <a:srcRect/>
                    <a:stretch>
                      <a:fillRect/>
                    </a:stretch>
                  </pic:blipFill>
                  <pic:spPr>
                    <a:xfrm>
                      <a:off x="0" y="0"/>
                      <a:ext cx="5612130" cy="5094605"/>
                    </a:xfrm>
                    <a:prstGeom prst="rect">
                      <a:avLst/>
                    </a:prstGeom>
                    <a:ln/>
                  </pic:spPr>
                </pic:pic>
              </a:graphicData>
            </a:graphic>
          </wp:anchor>
        </w:drawing>
      </w:r>
    </w:p>
    <w:p w14:paraId="71D3DD3D" w14:textId="77777777" w:rsidR="00C12931" w:rsidRPr="00FF6AC4" w:rsidRDefault="00C12931">
      <w:pPr>
        <w:rPr>
          <w:rFonts w:cs="Arial"/>
          <w:b/>
          <w:sz w:val="24"/>
          <w:szCs w:val="24"/>
        </w:rPr>
      </w:pPr>
    </w:p>
    <w:p w14:paraId="67DB5037" w14:textId="77777777" w:rsidR="00C12931" w:rsidRPr="00FF6AC4" w:rsidRDefault="00980B52">
      <w:pPr>
        <w:rPr>
          <w:rFonts w:cs="Arial"/>
          <w:b/>
          <w:sz w:val="24"/>
          <w:szCs w:val="24"/>
        </w:rPr>
      </w:pPr>
      <w:r w:rsidRPr="00FF6AC4">
        <w:rPr>
          <w:rFonts w:cs="Arial"/>
          <w:b/>
          <w:sz w:val="24"/>
          <w:szCs w:val="24"/>
        </w:rPr>
        <w:t>Informações críticas da interface</w:t>
      </w:r>
    </w:p>
    <w:p w14:paraId="63A12CEA" w14:textId="77777777" w:rsidR="00C12931" w:rsidRPr="00FF6AC4" w:rsidRDefault="00980B52">
      <w:pPr>
        <w:spacing w:before="60" w:after="60"/>
        <w:jc w:val="both"/>
        <w:rPr>
          <w:rFonts w:cs="Arial"/>
          <w:szCs w:val="22"/>
        </w:rPr>
      </w:pPr>
      <w:r w:rsidRPr="00FF6AC4">
        <w:rPr>
          <w:rFonts w:cs="Arial"/>
          <w:szCs w:val="22"/>
        </w:rPr>
        <w:t>Após interação do usuário com click na foto do animal, na interface anterior, será aberta uma nova tela com as seguintes informações, mais detalhadas, do animal:</w:t>
      </w:r>
    </w:p>
    <w:p w14:paraId="3944EC2B" w14:textId="77777777" w:rsidR="00C12931" w:rsidRPr="00FF6AC4" w:rsidRDefault="00980B52">
      <w:pPr>
        <w:numPr>
          <w:ilvl w:val="0"/>
          <w:numId w:val="1"/>
        </w:numPr>
        <w:spacing w:before="60" w:after="60"/>
        <w:jc w:val="both"/>
        <w:rPr>
          <w:rFonts w:cs="Arial"/>
        </w:rPr>
      </w:pPr>
      <w:r w:rsidRPr="00FF6AC4">
        <w:rPr>
          <w:rFonts w:cs="Arial"/>
          <w:szCs w:val="22"/>
        </w:rPr>
        <w:t>Identificação do animal;</w:t>
      </w:r>
    </w:p>
    <w:p w14:paraId="2424FB53" w14:textId="77777777" w:rsidR="00C12931" w:rsidRPr="00FF6AC4" w:rsidRDefault="00980B52">
      <w:pPr>
        <w:numPr>
          <w:ilvl w:val="0"/>
          <w:numId w:val="1"/>
        </w:numPr>
        <w:spacing w:before="60" w:after="60"/>
        <w:jc w:val="both"/>
        <w:rPr>
          <w:rFonts w:cs="Arial"/>
        </w:rPr>
      </w:pPr>
      <w:r w:rsidRPr="00FF6AC4">
        <w:rPr>
          <w:rFonts w:cs="Arial"/>
          <w:szCs w:val="22"/>
        </w:rPr>
        <w:t>Informação da localização do animal;</w:t>
      </w:r>
    </w:p>
    <w:p w14:paraId="39CA607E" w14:textId="77777777" w:rsidR="00C12931" w:rsidRPr="00FF6AC4" w:rsidRDefault="00980B52">
      <w:pPr>
        <w:numPr>
          <w:ilvl w:val="0"/>
          <w:numId w:val="1"/>
        </w:numPr>
        <w:spacing w:before="60" w:after="60"/>
        <w:jc w:val="both"/>
        <w:rPr>
          <w:rFonts w:cs="Arial"/>
        </w:rPr>
      </w:pPr>
      <w:r w:rsidRPr="00FF6AC4">
        <w:rPr>
          <w:rFonts w:cs="Arial"/>
          <w:szCs w:val="22"/>
        </w:rPr>
        <w:lastRenderedPageBreak/>
        <w:t>Informação da disponibilidade e data de atualização do status do animal;</w:t>
      </w:r>
    </w:p>
    <w:p w14:paraId="23E4843D" w14:textId="77777777" w:rsidR="00C12931" w:rsidRPr="00FF6AC4" w:rsidRDefault="00980B52">
      <w:pPr>
        <w:numPr>
          <w:ilvl w:val="0"/>
          <w:numId w:val="1"/>
        </w:numPr>
        <w:spacing w:before="60" w:after="60"/>
        <w:jc w:val="both"/>
        <w:rPr>
          <w:rFonts w:cs="Arial"/>
        </w:rPr>
      </w:pPr>
      <w:r w:rsidRPr="00FF6AC4">
        <w:rPr>
          <w:rFonts w:cs="Arial"/>
          <w:szCs w:val="22"/>
        </w:rPr>
        <w:t>Painel contendo as fotos e os vídeos do animal;</w:t>
      </w:r>
    </w:p>
    <w:p w14:paraId="10B1D00F" w14:textId="77777777" w:rsidR="00C12931" w:rsidRPr="00FF6AC4" w:rsidRDefault="00980B52">
      <w:pPr>
        <w:numPr>
          <w:ilvl w:val="0"/>
          <w:numId w:val="1"/>
        </w:numPr>
        <w:spacing w:before="60" w:after="60"/>
        <w:jc w:val="both"/>
        <w:rPr>
          <w:rFonts w:cs="Arial"/>
        </w:rPr>
      </w:pPr>
      <w:r w:rsidRPr="00FF6AC4">
        <w:rPr>
          <w:rFonts w:cs="Arial"/>
          <w:szCs w:val="22"/>
        </w:rPr>
        <w:t>Texto com um breve histórico do animal;</w:t>
      </w:r>
    </w:p>
    <w:p w14:paraId="10879642" w14:textId="77777777" w:rsidR="00C12931" w:rsidRPr="00FF6AC4" w:rsidRDefault="00980B52">
      <w:pPr>
        <w:numPr>
          <w:ilvl w:val="0"/>
          <w:numId w:val="1"/>
        </w:numPr>
        <w:spacing w:before="60" w:after="60"/>
        <w:jc w:val="both"/>
        <w:rPr>
          <w:rFonts w:cs="Arial"/>
        </w:rPr>
      </w:pPr>
      <w:r w:rsidRPr="00FF6AC4">
        <w:rPr>
          <w:rFonts w:cs="Arial"/>
          <w:szCs w:val="22"/>
        </w:rPr>
        <w:t>Painel contendo os dados gerais do animal;</w:t>
      </w:r>
    </w:p>
    <w:p w14:paraId="3C9C2E67" w14:textId="77777777" w:rsidR="00C12931" w:rsidRPr="00FF6AC4" w:rsidRDefault="00980B52">
      <w:pPr>
        <w:numPr>
          <w:ilvl w:val="0"/>
          <w:numId w:val="1"/>
        </w:numPr>
        <w:spacing w:before="60" w:after="60"/>
        <w:jc w:val="both"/>
        <w:rPr>
          <w:rFonts w:cs="Arial"/>
        </w:rPr>
      </w:pPr>
      <w:r w:rsidRPr="00FF6AC4">
        <w:rPr>
          <w:rFonts w:cs="Arial"/>
          <w:szCs w:val="22"/>
        </w:rPr>
        <w:t>Informação do doador e um link para acesso às informações de contato;</w:t>
      </w:r>
    </w:p>
    <w:p w14:paraId="4EAD09BF" w14:textId="77777777" w:rsidR="00C12931" w:rsidRPr="00FF6AC4" w:rsidRDefault="00980B52">
      <w:pPr>
        <w:numPr>
          <w:ilvl w:val="0"/>
          <w:numId w:val="1"/>
        </w:numPr>
        <w:spacing w:before="60" w:after="60"/>
        <w:jc w:val="both"/>
        <w:rPr>
          <w:rFonts w:cs="Arial"/>
        </w:rPr>
      </w:pPr>
      <w:r w:rsidRPr="00FF6AC4">
        <w:rPr>
          <w:rFonts w:cs="Arial"/>
          <w:szCs w:val="22"/>
        </w:rPr>
        <w:t>Botão para adotar o animal;</w:t>
      </w:r>
    </w:p>
    <w:p w14:paraId="5F5BC68B" w14:textId="77777777" w:rsidR="00C12931" w:rsidRPr="00FF6AC4" w:rsidRDefault="00980B52">
      <w:pPr>
        <w:numPr>
          <w:ilvl w:val="0"/>
          <w:numId w:val="1"/>
        </w:numPr>
        <w:spacing w:before="60" w:after="60"/>
        <w:jc w:val="both"/>
        <w:rPr>
          <w:rFonts w:cs="Arial"/>
        </w:rPr>
      </w:pPr>
      <w:r w:rsidRPr="00FF6AC4">
        <w:rPr>
          <w:rFonts w:cs="Arial"/>
          <w:szCs w:val="22"/>
        </w:rPr>
        <w:t xml:space="preserve">Botão para apadrinhar o animal. </w:t>
      </w:r>
      <w:r w:rsidRPr="00FF6AC4">
        <w:rPr>
          <w:rFonts w:cs="Arial"/>
          <w:i/>
          <w:szCs w:val="22"/>
        </w:rPr>
        <w:t>(somente para animais de ONGs e abrigos)</w:t>
      </w:r>
    </w:p>
    <w:p w14:paraId="5EDC9A63" w14:textId="77777777" w:rsidR="00C12931" w:rsidRPr="00FF6AC4" w:rsidRDefault="00980B52">
      <w:pPr>
        <w:numPr>
          <w:ilvl w:val="0"/>
          <w:numId w:val="1"/>
        </w:numPr>
        <w:spacing w:before="60" w:after="60"/>
        <w:jc w:val="both"/>
        <w:rPr>
          <w:rFonts w:cs="Arial"/>
        </w:rPr>
      </w:pPr>
      <w:r w:rsidRPr="00FF6AC4">
        <w:rPr>
          <w:rFonts w:cs="Arial"/>
          <w:szCs w:val="22"/>
        </w:rPr>
        <w:t>Outras informações relevantes sobre o animal.</w:t>
      </w:r>
    </w:p>
    <w:p w14:paraId="501BA447" w14:textId="77777777" w:rsidR="00C12931" w:rsidRPr="00FF6AC4" w:rsidRDefault="00980B52">
      <w:pPr>
        <w:pStyle w:val="Ttulo2"/>
        <w:keepLines w:val="0"/>
        <w:numPr>
          <w:ilvl w:val="1"/>
          <w:numId w:val="5"/>
        </w:numPr>
        <w:shd w:val="clear" w:color="auto" w:fill="CCCCCC"/>
        <w:spacing w:after="120"/>
        <w:jc w:val="left"/>
        <w:rPr>
          <w:sz w:val="28"/>
          <w:szCs w:val="28"/>
        </w:rPr>
      </w:pPr>
      <w:bookmarkStart w:id="122" w:name="_Toc47637898"/>
      <w:r w:rsidRPr="00FF6AC4">
        <w:rPr>
          <w:sz w:val="28"/>
          <w:szCs w:val="28"/>
        </w:rPr>
        <w:t xml:space="preserve">Visualizar doador </w:t>
      </w:r>
      <w:r w:rsidRPr="00FF6AC4">
        <w:rPr>
          <w:color w:val="808080"/>
          <w:sz w:val="28"/>
          <w:szCs w:val="28"/>
        </w:rPr>
        <w:t>&lt;doador_info&gt;</w:t>
      </w:r>
      <w:bookmarkEnd w:id="122"/>
    </w:p>
    <w:p w14:paraId="4F7A093D" w14:textId="77777777" w:rsidR="00C12931" w:rsidRPr="00FF6AC4" w:rsidRDefault="00980B52">
      <w:pPr>
        <w:rPr>
          <w:rFonts w:cs="Arial"/>
        </w:rPr>
      </w:pPr>
      <w:r w:rsidRPr="00FF6AC4">
        <w:rPr>
          <w:rFonts w:cs="Arial"/>
          <w:noProof/>
        </w:rPr>
        <w:drawing>
          <wp:anchor distT="0" distB="0" distL="114300" distR="114300" simplePos="0" relativeHeight="251672576" behindDoc="0" locked="0" layoutInCell="1" hidden="0" allowOverlap="1" wp14:anchorId="14AD187C" wp14:editId="4F911BDF">
            <wp:simplePos x="0" y="0"/>
            <wp:positionH relativeFrom="column">
              <wp:posOffset>3</wp:posOffset>
            </wp:positionH>
            <wp:positionV relativeFrom="paragraph">
              <wp:posOffset>151765</wp:posOffset>
            </wp:positionV>
            <wp:extent cx="5731510" cy="5202555"/>
            <wp:effectExtent l="0" t="0" r="0" b="0"/>
            <wp:wrapTopAndBottom distT="0" distB="0"/>
            <wp:docPr id="1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8"/>
                    <a:srcRect/>
                    <a:stretch>
                      <a:fillRect/>
                    </a:stretch>
                  </pic:blipFill>
                  <pic:spPr>
                    <a:xfrm>
                      <a:off x="0" y="0"/>
                      <a:ext cx="5731510" cy="5202555"/>
                    </a:xfrm>
                    <a:prstGeom prst="rect">
                      <a:avLst/>
                    </a:prstGeom>
                    <a:ln/>
                  </pic:spPr>
                </pic:pic>
              </a:graphicData>
            </a:graphic>
          </wp:anchor>
        </w:drawing>
      </w:r>
    </w:p>
    <w:p w14:paraId="17C15403" w14:textId="77777777" w:rsidR="00C12931" w:rsidRPr="00FF6AC4" w:rsidRDefault="00C12931">
      <w:pPr>
        <w:rPr>
          <w:rFonts w:cs="Arial"/>
          <w:b/>
          <w:sz w:val="24"/>
          <w:szCs w:val="24"/>
        </w:rPr>
      </w:pPr>
    </w:p>
    <w:p w14:paraId="6EC0AB50" w14:textId="77777777" w:rsidR="00C12931" w:rsidRPr="00FF6AC4" w:rsidRDefault="00980B52">
      <w:pPr>
        <w:rPr>
          <w:rFonts w:cs="Arial"/>
          <w:b/>
          <w:sz w:val="24"/>
          <w:szCs w:val="24"/>
        </w:rPr>
      </w:pPr>
      <w:r w:rsidRPr="00FF6AC4">
        <w:rPr>
          <w:rFonts w:cs="Arial"/>
          <w:b/>
          <w:sz w:val="24"/>
          <w:szCs w:val="24"/>
        </w:rPr>
        <w:t>Informações críticas da interface</w:t>
      </w:r>
    </w:p>
    <w:p w14:paraId="70790D0D" w14:textId="77777777" w:rsidR="00C12931" w:rsidRPr="00FF6AC4" w:rsidRDefault="00980B52">
      <w:pPr>
        <w:spacing w:before="60" w:after="60"/>
        <w:jc w:val="both"/>
        <w:rPr>
          <w:rFonts w:cs="Arial"/>
          <w:szCs w:val="22"/>
        </w:rPr>
      </w:pPr>
      <w:r w:rsidRPr="00FF6AC4">
        <w:rPr>
          <w:rFonts w:cs="Arial"/>
          <w:szCs w:val="22"/>
        </w:rPr>
        <w:t>Nesta tela deverão ser exibidas os seguintes dados do doador:</w:t>
      </w:r>
    </w:p>
    <w:p w14:paraId="6EF6A8A0" w14:textId="77777777" w:rsidR="00C12931" w:rsidRPr="00FF6AC4" w:rsidRDefault="00980B52">
      <w:pPr>
        <w:numPr>
          <w:ilvl w:val="0"/>
          <w:numId w:val="1"/>
        </w:numPr>
        <w:spacing w:before="60" w:after="60"/>
        <w:jc w:val="both"/>
        <w:rPr>
          <w:rFonts w:cs="Arial"/>
        </w:rPr>
      </w:pPr>
      <w:r w:rsidRPr="00FF6AC4">
        <w:rPr>
          <w:rFonts w:cs="Arial"/>
          <w:szCs w:val="22"/>
        </w:rPr>
        <w:t>Nome;</w:t>
      </w:r>
    </w:p>
    <w:p w14:paraId="07AFFA8A" w14:textId="77777777" w:rsidR="00C12931" w:rsidRPr="00FF6AC4" w:rsidRDefault="00980B52">
      <w:pPr>
        <w:numPr>
          <w:ilvl w:val="0"/>
          <w:numId w:val="1"/>
        </w:numPr>
        <w:spacing w:before="60" w:after="60"/>
        <w:jc w:val="both"/>
        <w:rPr>
          <w:rFonts w:cs="Arial"/>
        </w:rPr>
      </w:pPr>
      <w:r w:rsidRPr="00FF6AC4">
        <w:rPr>
          <w:rFonts w:cs="Arial"/>
          <w:szCs w:val="22"/>
        </w:rPr>
        <w:t>Foto, se este a estiver disponibilizado;</w:t>
      </w:r>
    </w:p>
    <w:p w14:paraId="052B2FB7" w14:textId="77777777" w:rsidR="00C12931" w:rsidRPr="00FF6AC4" w:rsidRDefault="00980B52">
      <w:pPr>
        <w:numPr>
          <w:ilvl w:val="0"/>
          <w:numId w:val="1"/>
        </w:numPr>
        <w:spacing w:before="60" w:after="60"/>
        <w:jc w:val="both"/>
        <w:rPr>
          <w:rFonts w:cs="Arial"/>
        </w:rPr>
      </w:pPr>
      <w:r w:rsidRPr="00FF6AC4">
        <w:rPr>
          <w:rFonts w:cs="Arial"/>
          <w:szCs w:val="22"/>
        </w:rPr>
        <w:t xml:space="preserve">Endereço </w:t>
      </w:r>
      <w:r w:rsidRPr="00FF6AC4">
        <w:rPr>
          <w:rFonts w:cs="Arial"/>
          <w:i/>
          <w:szCs w:val="22"/>
        </w:rPr>
        <w:t>(somente ONGs e abrigos)</w:t>
      </w:r>
      <w:r w:rsidRPr="00FF6AC4">
        <w:rPr>
          <w:rFonts w:cs="Arial"/>
          <w:szCs w:val="22"/>
        </w:rPr>
        <w:t>;</w:t>
      </w:r>
    </w:p>
    <w:p w14:paraId="64D24011" w14:textId="77777777" w:rsidR="00C12931" w:rsidRPr="00FF6AC4" w:rsidRDefault="00980B52">
      <w:pPr>
        <w:numPr>
          <w:ilvl w:val="0"/>
          <w:numId w:val="1"/>
        </w:numPr>
        <w:spacing w:before="60" w:after="60"/>
        <w:jc w:val="both"/>
        <w:rPr>
          <w:rFonts w:cs="Arial"/>
        </w:rPr>
      </w:pPr>
      <w:r w:rsidRPr="00FF6AC4">
        <w:rPr>
          <w:rFonts w:cs="Arial"/>
          <w:szCs w:val="22"/>
        </w:rPr>
        <w:lastRenderedPageBreak/>
        <w:t>Número de telefone de contato e informação se está relacionado a uma conta WhatsApp;</w:t>
      </w:r>
    </w:p>
    <w:p w14:paraId="70F0BC0B" w14:textId="77777777" w:rsidR="00C12931" w:rsidRPr="00FF6AC4" w:rsidRDefault="00980B52">
      <w:pPr>
        <w:numPr>
          <w:ilvl w:val="0"/>
          <w:numId w:val="1"/>
        </w:numPr>
        <w:spacing w:before="60" w:after="60"/>
        <w:jc w:val="both"/>
        <w:rPr>
          <w:rFonts w:cs="Arial"/>
        </w:rPr>
      </w:pPr>
      <w:r w:rsidRPr="00FF6AC4">
        <w:rPr>
          <w:rFonts w:cs="Arial"/>
          <w:szCs w:val="22"/>
        </w:rPr>
        <w:t>Campo para inserção da mensagem a ser enviada;</w:t>
      </w:r>
    </w:p>
    <w:p w14:paraId="5E6AD31A" w14:textId="77777777" w:rsidR="00C12931" w:rsidRPr="00FF6AC4" w:rsidRDefault="00980B52">
      <w:pPr>
        <w:numPr>
          <w:ilvl w:val="0"/>
          <w:numId w:val="1"/>
        </w:numPr>
        <w:spacing w:before="60" w:after="60"/>
        <w:jc w:val="both"/>
        <w:rPr>
          <w:rFonts w:cs="Arial"/>
        </w:rPr>
      </w:pPr>
      <w:r w:rsidRPr="00FF6AC4">
        <w:rPr>
          <w:rFonts w:cs="Arial"/>
          <w:szCs w:val="22"/>
        </w:rPr>
        <w:t>Botão enviar.</w:t>
      </w:r>
    </w:p>
    <w:p w14:paraId="433175DF" w14:textId="77777777" w:rsidR="00C12931" w:rsidRPr="00FF6AC4" w:rsidRDefault="00980B52">
      <w:pPr>
        <w:pStyle w:val="Ttulo2"/>
        <w:keepLines w:val="0"/>
        <w:numPr>
          <w:ilvl w:val="1"/>
          <w:numId w:val="5"/>
        </w:numPr>
        <w:shd w:val="clear" w:color="auto" w:fill="CCCCCC"/>
        <w:spacing w:after="120"/>
        <w:jc w:val="left"/>
        <w:rPr>
          <w:sz w:val="28"/>
          <w:szCs w:val="28"/>
        </w:rPr>
      </w:pPr>
      <w:bookmarkStart w:id="123" w:name="_Toc47637899"/>
      <w:r w:rsidRPr="00FF6AC4">
        <w:rPr>
          <w:sz w:val="28"/>
          <w:szCs w:val="28"/>
        </w:rPr>
        <w:t xml:space="preserve">Adotar </w:t>
      </w:r>
      <w:r w:rsidRPr="00FF6AC4">
        <w:rPr>
          <w:color w:val="808080"/>
          <w:sz w:val="28"/>
          <w:szCs w:val="28"/>
        </w:rPr>
        <w:t>&lt;adotar&gt;</w:t>
      </w:r>
      <w:bookmarkEnd w:id="123"/>
    </w:p>
    <w:p w14:paraId="5B83B54A" w14:textId="77777777" w:rsidR="00C12931" w:rsidRPr="00FF6AC4" w:rsidRDefault="00980B52">
      <w:pPr>
        <w:rPr>
          <w:rFonts w:cs="Arial"/>
          <w:b/>
          <w:sz w:val="24"/>
          <w:szCs w:val="24"/>
        </w:rPr>
      </w:pPr>
      <w:r w:rsidRPr="00FF6AC4">
        <w:rPr>
          <w:rFonts w:cs="Arial"/>
          <w:noProof/>
        </w:rPr>
        <w:drawing>
          <wp:anchor distT="0" distB="0" distL="114300" distR="114300" simplePos="0" relativeHeight="251673600" behindDoc="0" locked="0" layoutInCell="1" hidden="0" allowOverlap="1" wp14:anchorId="0CE71727" wp14:editId="186FDE2E">
            <wp:simplePos x="0" y="0"/>
            <wp:positionH relativeFrom="column">
              <wp:posOffset>1</wp:posOffset>
            </wp:positionH>
            <wp:positionV relativeFrom="paragraph">
              <wp:posOffset>170815</wp:posOffset>
            </wp:positionV>
            <wp:extent cx="5612130" cy="5094605"/>
            <wp:effectExtent l="0" t="0" r="0" b="0"/>
            <wp:wrapTopAndBottom distT="0" distB="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9"/>
                    <a:srcRect/>
                    <a:stretch>
                      <a:fillRect/>
                    </a:stretch>
                  </pic:blipFill>
                  <pic:spPr>
                    <a:xfrm>
                      <a:off x="0" y="0"/>
                      <a:ext cx="5612130" cy="5094605"/>
                    </a:xfrm>
                    <a:prstGeom prst="rect">
                      <a:avLst/>
                    </a:prstGeom>
                    <a:ln/>
                  </pic:spPr>
                </pic:pic>
              </a:graphicData>
            </a:graphic>
          </wp:anchor>
        </w:drawing>
      </w:r>
    </w:p>
    <w:p w14:paraId="66CECA72" w14:textId="77777777" w:rsidR="00C12931" w:rsidRPr="00FF6AC4" w:rsidRDefault="00980B52">
      <w:pPr>
        <w:rPr>
          <w:rFonts w:cs="Arial"/>
          <w:b/>
          <w:sz w:val="24"/>
          <w:szCs w:val="24"/>
        </w:rPr>
      </w:pPr>
      <w:r w:rsidRPr="00FF6AC4">
        <w:rPr>
          <w:rFonts w:cs="Arial"/>
          <w:b/>
          <w:sz w:val="24"/>
          <w:szCs w:val="24"/>
        </w:rPr>
        <w:t>Informações críticas da interface</w:t>
      </w:r>
    </w:p>
    <w:p w14:paraId="26396D34" w14:textId="77777777" w:rsidR="00C12931" w:rsidRPr="00FF6AC4" w:rsidRDefault="00980B52">
      <w:pPr>
        <w:spacing w:before="60" w:after="60"/>
        <w:jc w:val="both"/>
        <w:rPr>
          <w:rFonts w:cs="Arial"/>
          <w:szCs w:val="22"/>
        </w:rPr>
      </w:pPr>
      <w:r w:rsidRPr="00FF6AC4">
        <w:rPr>
          <w:rFonts w:cs="Arial"/>
          <w:szCs w:val="22"/>
        </w:rPr>
        <w:t>Nesta tela deverão constar:</w:t>
      </w:r>
    </w:p>
    <w:p w14:paraId="041F2C0D" w14:textId="77777777" w:rsidR="00C12931" w:rsidRPr="00FF6AC4" w:rsidRDefault="00980B52">
      <w:pPr>
        <w:numPr>
          <w:ilvl w:val="0"/>
          <w:numId w:val="7"/>
        </w:numPr>
        <w:spacing w:before="60" w:after="60"/>
        <w:jc w:val="both"/>
        <w:rPr>
          <w:rFonts w:cs="Arial"/>
        </w:rPr>
      </w:pPr>
      <w:r w:rsidRPr="00FF6AC4">
        <w:rPr>
          <w:rFonts w:cs="Arial"/>
          <w:szCs w:val="22"/>
        </w:rPr>
        <w:t>Informações do pet a ser adotado;</w:t>
      </w:r>
    </w:p>
    <w:p w14:paraId="3AE99F21" w14:textId="77777777" w:rsidR="00C12931" w:rsidRPr="00FF6AC4" w:rsidRDefault="00980B52">
      <w:pPr>
        <w:numPr>
          <w:ilvl w:val="0"/>
          <w:numId w:val="7"/>
        </w:numPr>
        <w:spacing w:before="60" w:after="60"/>
        <w:jc w:val="both"/>
        <w:rPr>
          <w:rFonts w:cs="Arial"/>
        </w:rPr>
      </w:pPr>
      <w:r w:rsidRPr="00FF6AC4">
        <w:rPr>
          <w:rFonts w:cs="Arial"/>
          <w:szCs w:val="22"/>
        </w:rPr>
        <w:t>Informações do doador;</w:t>
      </w:r>
    </w:p>
    <w:p w14:paraId="2F8A7581" w14:textId="77777777" w:rsidR="00C12931" w:rsidRPr="00FF6AC4" w:rsidRDefault="00980B52">
      <w:pPr>
        <w:numPr>
          <w:ilvl w:val="0"/>
          <w:numId w:val="7"/>
        </w:numPr>
        <w:spacing w:before="60" w:after="60"/>
        <w:jc w:val="both"/>
        <w:rPr>
          <w:rFonts w:cs="Arial"/>
        </w:rPr>
      </w:pPr>
      <w:r w:rsidRPr="00FF6AC4">
        <w:rPr>
          <w:rFonts w:cs="Arial"/>
          <w:szCs w:val="22"/>
        </w:rPr>
        <w:t>As regras de adoção;</w:t>
      </w:r>
    </w:p>
    <w:p w14:paraId="6DCA9866" w14:textId="77777777" w:rsidR="00C12931" w:rsidRPr="00FF6AC4" w:rsidRDefault="00980B52">
      <w:pPr>
        <w:numPr>
          <w:ilvl w:val="0"/>
          <w:numId w:val="7"/>
        </w:numPr>
        <w:spacing w:before="60" w:after="60"/>
        <w:jc w:val="both"/>
        <w:rPr>
          <w:rFonts w:cs="Arial"/>
        </w:rPr>
      </w:pPr>
      <w:r w:rsidRPr="00FF6AC4">
        <w:rPr>
          <w:rFonts w:cs="Arial"/>
          <w:szCs w:val="22"/>
        </w:rPr>
        <w:t>O termo de responsabilidade, o qual deverá ser aceito pelo doador;</w:t>
      </w:r>
    </w:p>
    <w:p w14:paraId="10456649" w14:textId="77777777" w:rsidR="00C12931" w:rsidRPr="00FF6AC4" w:rsidRDefault="00980B52">
      <w:pPr>
        <w:numPr>
          <w:ilvl w:val="0"/>
          <w:numId w:val="7"/>
        </w:numPr>
        <w:spacing w:before="60" w:after="60"/>
        <w:jc w:val="both"/>
        <w:rPr>
          <w:rFonts w:cs="Arial"/>
        </w:rPr>
      </w:pPr>
      <w:r w:rsidRPr="00FF6AC4">
        <w:rPr>
          <w:rFonts w:cs="Arial"/>
          <w:szCs w:val="22"/>
        </w:rPr>
        <w:t>Os dados de contato do doador;</w:t>
      </w:r>
    </w:p>
    <w:p w14:paraId="5171C148" w14:textId="77777777" w:rsidR="00C12931" w:rsidRPr="00FF6AC4" w:rsidRDefault="00980B52">
      <w:pPr>
        <w:numPr>
          <w:ilvl w:val="0"/>
          <w:numId w:val="7"/>
        </w:numPr>
        <w:spacing w:before="60" w:after="60"/>
        <w:jc w:val="both"/>
        <w:rPr>
          <w:rFonts w:cs="Arial"/>
        </w:rPr>
      </w:pPr>
      <w:r w:rsidRPr="00FF6AC4">
        <w:rPr>
          <w:rFonts w:cs="Arial"/>
          <w:szCs w:val="22"/>
        </w:rPr>
        <w:t>Dicas de cuidados com o pet;</w:t>
      </w:r>
    </w:p>
    <w:p w14:paraId="1410BAEE" w14:textId="77777777" w:rsidR="00C12931" w:rsidRPr="00FF6AC4" w:rsidRDefault="00980B52">
      <w:pPr>
        <w:numPr>
          <w:ilvl w:val="0"/>
          <w:numId w:val="7"/>
        </w:numPr>
        <w:spacing w:before="60" w:after="60"/>
        <w:jc w:val="both"/>
        <w:rPr>
          <w:rFonts w:cs="Arial"/>
        </w:rPr>
      </w:pPr>
      <w:r w:rsidRPr="00FF6AC4">
        <w:rPr>
          <w:rFonts w:cs="Arial"/>
          <w:szCs w:val="22"/>
        </w:rPr>
        <w:t>Botão para confirmar o desejo de adoção.</w:t>
      </w:r>
    </w:p>
    <w:p w14:paraId="60DFF2C8" w14:textId="77777777" w:rsidR="00C12931" w:rsidRPr="00FF6AC4" w:rsidRDefault="00980B52">
      <w:pPr>
        <w:rPr>
          <w:rFonts w:cs="Arial"/>
        </w:rPr>
      </w:pPr>
      <w:r w:rsidRPr="00FF6AC4">
        <w:rPr>
          <w:rFonts w:cs="Arial"/>
        </w:rPr>
        <w:br w:type="page"/>
      </w:r>
    </w:p>
    <w:p w14:paraId="0A71D6F3" w14:textId="77777777" w:rsidR="00C12931" w:rsidRPr="00FF6AC4" w:rsidRDefault="00980B52">
      <w:pPr>
        <w:pStyle w:val="Ttulo2"/>
        <w:keepLines w:val="0"/>
        <w:numPr>
          <w:ilvl w:val="1"/>
          <w:numId w:val="5"/>
        </w:numPr>
        <w:shd w:val="clear" w:color="auto" w:fill="CCCCCC"/>
        <w:spacing w:after="120"/>
        <w:jc w:val="left"/>
        <w:rPr>
          <w:sz w:val="28"/>
          <w:szCs w:val="28"/>
        </w:rPr>
      </w:pPr>
      <w:bookmarkStart w:id="124" w:name="_Toc47637900"/>
      <w:r w:rsidRPr="00FF6AC4">
        <w:rPr>
          <w:sz w:val="28"/>
          <w:szCs w:val="28"/>
        </w:rPr>
        <w:lastRenderedPageBreak/>
        <w:t xml:space="preserve">Confirmar interesse em adotar </w:t>
      </w:r>
      <w:r w:rsidRPr="00FF6AC4">
        <w:rPr>
          <w:color w:val="808080"/>
          <w:sz w:val="28"/>
          <w:szCs w:val="28"/>
        </w:rPr>
        <w:t>&lt;confirmar_interesse&gt;</w:t>
      </w:r>
      <w:bookmarkEnd w:id="124"/>
    </w:p>
    <w:p w14:paraId="4C4FD828" w14:textId="77777777" w:rsidR="00C12931" w:rsidRPr="00FF6AC4" w:rsidRDefault="00980B52">
      <w:pPr>
        <w:rPr>
          <w:rFonts w:cs="Arial"/>
          <w:szCs w:val="22"/>
        </w:rPr>
      </w:pPr>
      <w:r w:rsidRPr="00FF6AC4">
        <w:rPr>
          <w:rFonts w:cs="Arial"/>
          <w:noProof/>
        </w:rPr>
        <w:drawing>
          <wp:anchor distT="0" distB="0" distL="114300" distR="114300" simplePos="0" relativeHeight="251674624" behindDoc="0" locked="0" layoutInCell="1" hidden="0" allowOverlap="1" wp14:anchorId="16AB483B" wp14:editId="43FEB7C8">
            <wp:simplePos x="0" y="0"/>
            <wp:positionH relativeFrom="column">
              <wp:posOffset>3</wp:posOffset>
            </wp:positionH>
            <wp:positionV relativeFrom="paragraph">
              <wp:posOffset>161290</wp:posOffset>
            </wp:positionV>
            <wp:extent cx="5731510" cy="5202555"/>
            <wp:effectExtent l="0" t="0" r="0" b="0"/>
            <wp:wrapTopAndBottom distT="0" distB="0"/>
            <wp:docPr id="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0"/>
                    <a:srcRect/>
                    <a:stretch>
                      <a:fillRect/>
                    </a:stretch>
                  </pic:blipFill>
                  <pic:spPr>
                    <a:xfrm>
                      <a:off x="0" y="0"/>
                      <a:ext cx="5731510" cy="5202555"/>
                    </a:xfrm>
                    <a:prstGeom prst="rect">
                      <a:avLst/>
                    </a:prstGeom>
                    <a:ln/>
                  </pic:spPr>
                </pic:pic>
              </a:graphicData>
            </a:graphic>
          </wp:anchor>
        </w:drawing>
      </w:r>
    </w:p>
    <w:p w14:paraId="2E2452FF" w14:textId="77777777" w:rsidR="00C12931" w:rsidRPr="00FF6AC4" w:rsidRDefault="00C12931">
      <w:pPr>
        <w:rPr>
          <w:rFonts w:cs="Arial"/>
          <w:szCs w:val="22"/>
        </w:rPr>
      </w:pPr>
    </w:p>
    <w:p w14:paraId="4290B9A8" w14:textId="77777777" w:rsidR="00C12931" w:rsidRPr="00FF6AC4" w:rsidRDefault="00980B52">
      <w:pPr>
        <w:rPr>
          <w:rFonts w:cs="Arial"/>
          <w:b/>
          <w:sz w:val="24"/>
          <w:szCs w:val="24"/>
        </w:rPr>
      </w:pPr>
      <w:r w:rsidRPr="00FF6AC4">
        <w:rPr>
          <w:rFonts w:cs="Arial"/>
          <w:b/>
          <w:sz w:val="24"/>
          <w:szCs w:val="24"/>
        </w:rPr>
        <w:t>Informações críticas da interface</w:t>
      </w:r>
    </w:p>
    <w:p w14:paraId="452F44A3" w14:textId="77777777" w:rsidR="00C12931" w:rsidRPr="00FF6AC4" w:rsidRDefault="00980B52">
      <w:pPr>
        <w:spacing w:before="60" w:after="60"/>
        <w:jc w:val="both"/>
        <w:rPr>
          <w:rFonts w:cs="Arial"/>
          <w:szCs w:val="22"/>
        </w:rPr>
      </w:pPr>
      <w:r w:rsidRPr="00FF6AC4">
        <w:rPr>
          <w:rFonts w:cs="Arial"/>
          <w:szCs w:val="22"/>
        </w:rPr>
        <w:t>Nesta tela deverão constar:</w:t>
      </w:r>
    </w:p>
    <w:p w14:paraId="4168FC8D" w14:textId="77777777" w:rsidR="00C12931" w:rsidRPr="00FF6AC4" w:rsidRDefault="00980B52">
      <w:pPr>
        <w:numPr>
          <w:ilvl w:val="0"/>
          <w:numId w:val="7"/>
        </w:numPr>
        <w:spacing w:before="60" w:after="60"/>
        <w:jc w:val="both"/>
        <w:rPr>
          <w:rFonts w:cs="Arial"/>
        </w:rPr>
      </w:pPr>
      <w:r w:rsidRPr="00FF6AC4">
        <w:rPr>
          <w:rFonts w:cs="Arial"/>
          <w:szCs w:val="22"/>
        </w:rPr>
        <w:t>Mensagem em destaque de ação executado com sucesso;</w:t>
      </w:r>
    </w:p>
    <w:p w14:paraId="73AD972B" w14:textId="77777777" w:rsidR="00C12931" w:rsidRPr="00FF6AC4" w:rsidRDefault="00980B52">
      <w:pPr>
        <w:numPr>
          <w:ilvl w:val="0"/>
          <w:numId w:val="7"/>
        </w:numPr>
        <w:spacing w:before="60" w:after="60"/>
        <w:jc w:val="both"/>
        <w:rPr>
          <w:rFonts w:cs="Arial"/>
        </w:rPr>
      </w:pPr>
      <w:r w:rsidRPr="00FF6AC4">
        <w:rPr>
          <w:rFonts w:cs="Arial"/>
          <w:szCs w:val="22"/>
        </w:rPr>
        <w:t>Informação sobre os procedimentos;</w:t>
      </w:r>
    </w:p>
    <w:p w14:paraId="658D46AD" w14:textId="77777777" w:rsidR="00C12931" w:rsidRPr="00FF6AC4" w:rsidRDefault="00980B52">
      <w:pPr>
        <w:numPr>
          <w:ilvl w:val="0"/>
          <w:numId w:val="7"/>
        </w:numPr>
        <w:spacing w:before="60" w:after="60"/>
        <w:jc w:val="both"/>
        <w:rPr>
          <w:rFonts w:cs="Arial"/>
        </w:rPr>
      </w:pPr>
      <w:r w:rsidRPr="00FF6AC4">
        <w:rPr>
          <w:rFonts w:cs="Arial"/>
          <w:szCs w:val="22"/>
        </w:rPr>
        <w:t>Botão para acesso aos dados do doador.</w:t>
      </w:r>
    </w:p>
    <w:p w14:paraId="77DD5700" w14:textId="77777777" w:rsidR="00C12931" w:rsidRPr="00FF6AC4" w:rsidRDefault="00C12931">
      <w:pPr>
        <w:rPr>
          <w:rFonts w:cs="Arial"/>
          <w:szCs w:val="22"/>
        </w:rPr>
      </w:pPr>
    </w:p>
    <w:p w14:paraId="015F9A62" w14:textId="77777777" w:rsidR="00C12931" w:rsidRPr="00FF6AC4" w:rsidRDefault="00980B52">
      <w:pPr>
        <w:pStyle w:val="Ttulo2"/>
        <w:keepLines w:val="0"/>
        <w:numPr>
          <w:ilvl w:val="1"/>
          <w:numId w:val="5"/>
        </w:numPr>
        <w:shd w:val="clear" w:color="auto" w:fill="CCCCCC"/>
        <w:spacing w:after="120"/>
        <w:jc w:val="left"/>
        <w:rPr>
          <w:color w:val="808080"/>
          <w:sz w:val="28"/>
          <w:szCs w:val="28"/>
        </w:rPr>
      </w:pPr>
      <w:bookmarkStart w:id="125" w:name="_Toc47637901"/>
      <w:r w:rsidRPr="00FF6AC4">
        <w:rPr>
          <w:sz w:val="28"/>
          <w:szCs w:val="28"/>
        </w:rPr>
        <w:lastRenderedPageBreak/>
        <w:t xml:space="preserve">Apadrinhar </w:t>
      </w:r>
      <w:r w:rsidRPr="00FF6AC4">
        <w:rPr>
          <w:color w:val="808080"/>
          <w:sz w:val="28"/>
          <w:szCs w:val="28"/>
        </w:rPr>
        <w:t>&lt;apadrinhar&gt;</w:t>
      </w:r>
      <w:r w:rsidRPr="00FF6AC4">
        <w:rPr>
          <w:noProof/>
        </w:rPr>
        <w:drawing>
          <wp:anchor distT="0" distB="0" distL="114300" distR="114300" simplePos="0" relativeHeight="251675648" behindDoc="0" locked="0" layoutInCell="1" hidden="0" allowOverlap="1" wp14:anchorId="1DDD3DEA" wp14:editId="4B9CEDB5">
            <wp:simplePos x="0" y="0"/>
            <wp:positionH relativeFrom="column">
              <wp:posOffset>3</wp:posOffset>
            </wp:positionH>
            <wp:positionV relativeFrom="paragraph">
              <wp:posOffset>370840</wp:posOffset>
            </wp:positionV>
            <wp:extent cx="5731510" cy="5202555"/>
            <wp:effectExtent l="0" t="0" r="0" b="0"/>
            <wp:wrapTopAndBottom distT="0" distB="0"/>
            <wp:docPr id="1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1"/>
                    <a:srcRect/>
                    <a:stretch>
                      <a:fillRect/>
                    </a:stretch>
                  </pic:blipFill>
                  <pic:spPr>
                    <a:xfrm>
                      <a:off x="0" y="0"/>
                      <a:ext cx="5731510" cy="5202555"/>
                    </a:xfrm>
                    <a:prstGeom prst="rect">
                      <a:avLst/>
                    </a:prstGeom>
                    <a:ln/>
                  </pic:spPr>
                </pic:pic>
              </a:graphicData>
            </a:graphic>
          </wp:anchor>
        </w:drawing>
      </w:r>
      <w:bookmarkEnd w:id="125"/>
    </w:p>
    <w:p w14:paraId="4BB24CFC" w14:textId="77777777" w:rsidR="00C12931" w:rsidRPr="00FF6AC4" w:rsidRDefault="00C12931">
      <w:pPr>
        <w:rPr>
          <w:rFonts w:cs="Arial"/>
          <w:b/>
          <w:sz w:val="24"/>
          <w:szCs w:val="24"/>
        </w:rPr>
      </w:pPr>
    </w:p>
    <w:p w14:paraId="12403FE9" w14:textId="77777777" w:rsidR="00C12931" w:rsidRPr="00FF6AC4" w:rsidRDefault="00980B52">
      <w:pPr>
        <w:rPr>
          <w:rFonts w:cs="Arial"/>
          <w:b/>
          <w:sz w:val="24"/>
          <w:szCs w:val="24"/>
        </w:rPr>
      </w:pPr>
      <w:r w:rsidRPr="00FF6AC4">
        <w:rPr>
          <w:rFonts w:cs="Arial"/>
          <w:b/>
          <w:sz w:val="24"/>
          <w:szCs w:val="24"/>
        </w:rPr>
        <w:t>Informações críticas da interface</w:t>
      </w:r>
    </w:p>
    <w:p w14:paraId="45E07CD9" w14:textId="77777777" w:rsidR="00C12931" w:rsidRPr="00FF6AC4" w:rsidRDefault="00980B52">
      <w:pPr>
        <w:spacing w:before="60" w:after="60"/>
        <w:jc w:val="both"/>
        <w:rPr>
          <w:rFonts w:cs="Arial"/>
          <w:szCs w:val="22"/>
        </w:rPr>
      </w:pPr>
      <w:r w:rsidRPr="00FF6AC4">
        <w:rPr>
          <w:rFonts w:cs="Arial"/>
          <w:szCs w:val="22"/>
        </w:rPr>
        <w:t>Nesta tela deverão constar:</w:t>
      </w:r>
    </w:p>
    <w:p w14:paraId="50227B4E" w14:textId="77777777" w:rsidR="00C12931" w:rsidRPr="00FF6AC4" w:rsidRDefault="00980B52">
      <w:pPr>
        <w:numPr>
          <w:ilvl w:val="0"/>
          <w:numId w:val="7"/>
        </w:numPr>
        <w:spacing w:before="60" w:after="60"/>
        <w:jc w:val="both"/>
        <w:rPr>
          <w:rFonts w:cs="Arial"/>
        </w:rPr>
      </w:pPr>
      <w:r w:rsidRPr="00FF6AC4">
        <w:rPr>
          <w:rFonts w:cs="Arial"/>
          <w:szCs w:val="22"/>
        </w:rPr>
        <w:t>Foto do pet a ser apadrinhado;</w:t>
      </w:r>
    </w:p>
    <w:p w14:paraId="55E13D72" w14:textId="77777777" w:rsidR="00C12931" w:rsidRPr="00FF6AC4" w:rsidRDefault="00980B52">
      <w:pPr>
        <w:numPr>
          <w:ilvl w:val="0"/>
          <w:numId w:val="7"/>
        </w:numPr>
        <w:spacing w:before="60" w:after="60"/>
        <w:jc w:val="both"/>
        <w:rPr>
          <w:rFonts w:cs="Arial"/>
        </w:rPr>
      </w:pPr>
      <w:r w:rsidRPr="00FF6AC4">
        <w:rPr>
          <w:rFonts w:cs="Arial"/>
          <w:szCs w:val="22"/>
        </w:rPr>
        <w:t>Informações gerais do pet a ser apadrinhado;</w:t>
      </w:r>
    </w:p>
    <w:p w14:paraId="3CFF1DA6" w14:textId="77777777" w:rsidR="00C12931" w:rsidRPr="00FF6AC4" w:rsidRDefault="00980B52">
      <w:pPr>
        <w:numPr>
          <w:ilvl w:val="0"/>
          <w:numId w:val="7"/>
        </w:numPr>
        <w:spacing w:before="60" w:after="60"/>
        <w:jc w:val="both"/>
        <w:rPr>
          <w:rFonts w:cs="Arial"/>
        </w:rPr>
      </w:pPr>
      <w:r w:rsidRPr="00FF6AC4">
        <w:rPr>
          <w:rFonts w:cs="Arial"/>
          <w:szCs w:val="22"/>
        </w:rPr>
        <w:t>As regras de apadrinhamento;</w:t>
      </w:r>
    </w:p>
    <w:p w14:paraId="22213DFA" w14:textId="77777777" w:rsidR="00C12931" w:rsidRPr="00FF6AC4" w:rsidRDefault="00980B52">
      <w:pPr>
        <w:numPr>
          <w:ilvl w:val="0"/>
          <w:numId w:val="7"/>
        </w:numPr>
        <w:spacing w:before="60" w:after="60"/>
        <w:jc w:val="both"/>
        <w:rPr>
          <w:rFonts w:cs="Arial"/>
        </w:rPr>
      </w:pPr>
      <w:r w:rsidRPr="00FF6AC4">
        <w:rPr>
          <w:rFonts w:cs="Arial"/>
          <w:szCs w:val="22"/>
        </w:rPr>
        <w:t>O termo de responsabilidade, o qual deverá ser aceito pelo padrinho;</w:t>
      </w:r>
    </w:p>
    <w:p w14:paraId="70535D09" w14:textId="77777777" w:rsidR="00C12931" w:rsidRPr="00FF6AC4" w:rsidRDefault="00980B52">
      <w:pPr>
        <w:numPr>
          <w:ilvl w:val="0"/>
          <w:numId w:val="7"/>
        </w:numPr>
        <w:spacing w:before="60" w:after="60"/>
        <w:jc w:val="both"/>
        <w:rPr>
          <w:rFonts w:cs="Arial"/>
        </w:rPr>
      </w:pPr>
      <w:r w:rsidRPr="00FF6AC4">
        <w:rPr>
          <w:rFonts w:cs="Arial"/>
          <w:szCs w:val="22"/>
        </w:rPr>
        <w:t>Os dados de contato da ONG ou abrigo;</w:t>
      </w:r>
    </w:p>
    <w:p w14:paraId="49250B78" w14:textId="77777777" w:rsidR="00C12931" w:rsidRPr="00FF6AC4" w:rsidRDefault="00980B52">
      <w:pPr>
        <w:numPr>
          <w:ilvl w:val="0"/>
          <w:numId w:val="7"/>
        </w:numPr>
        <w:spacing w:before="60" w:after="60"/>
        <w:jc w:val="both"/>
        <w:rPr>
          <w:rFonts w:cs="Arial"/>
        </w:rPr>
      </w:pPr>
      <w:r w:rsidRPr="00FF6AC4">
        <w:rPr>
          <w:rFonts w:cs="Arial"/>
          <w:szCs w:val="22"/>
        </w:rPr>
        <w:t>Dicas de cuidados com o pet;</w:t>
      </w:r>
    </w:p>
    <w:p w14:paraId="2D35D555" w14:textId="77777777" w:rsidR="00C12931" w:rsidRPr="00FF6AC4" w:rsidRDefault="00980B52">
      <w:pPr>
        <w:numPr>
          <w:ilvl w:val="0"/>
          <w:numId w:val="7"/>
        </w:numPr>
        <w:spacing w:before="60" w:after="60"/>
        <w:jc w:val="both"/>
        <w:rPr>
          <w:rFonts w:cs="Arial"/>
        </w:rPr>
      </w:pPr>
      <w:r w:rsidRPr="00FF6AC4">
        <w:rPr>
          <w:rFonts w:cs="Arial"/>
          <w:szCs w:val="22"/>
        </w:rPr>
        <w:t>Botão para confirmar o desejo de apadrinhamento.</w:t>
      </w:r>
    </w:p>
    <w:p w14:paraId="0545F673" w14:textId="77777777" w:rsidR="00C12931" w:rsidRPr="00FF6AC4" w:rsidRDefault="00C12931">
      <w:pPr>
        <w:rPr>
          <w:rFonts w:cs="Arial"/>
          <w:szCs w:val="22"/>
        </w:rPr>
      </w:pPr>
    </w:p>
    <w:p w14:paraId="680C41B6" w14:textId="77777777" w:rsidR="00C12931" w:rsidRPr="00FF6AC4" w:rsidRDefault="00980B52">
      <w:pPr>
        <w:pStyle w:val="Ttulo2"/>
        <w:keepLines w:val="0"/>
        <w:numPr>
          <w:ilvl w:val="1"/>
          <w:numId w:val="5"/>
        </w:numPr>
        <w:shd w:val="clear" w:color="auto" w:fill="CCCCCC"/>
        <w:spacing w:after="120"/>
        <w:jc w:val="left"/>
        <w:rPr>
          <w:sz w:val="28"/>
          <w:szCs w:val="28"/>
        </w:rPr>
      </w:pPr>
      <w:bookmarkStart w:id="126" w:name="_Toc47637902"/>
      <w:r w:rsidRPr="00FF6AC4">
        <w:rPr>
          <w:sz w:val="28"/>
          <w:szCs w:val="28"/>
        </w:rPr>
        <w:lastRenderedPageBreak/>
        <w:t xml:space="preserve">ONGs e Abrigos </w:t>
      </w:r>
      <w:r w:rsidRPr="00FF6AC4">
        <w:rPr>
          <w:color w:val="808080"/>
          <w:sz w:val="28"/>
          <w:szCs w:val="28"/>
        </w:rPr>
        <w:t>&lt;ongs_e_abrigos&gt;</w:t>
      </w:r>
      <w:r w:rsidRPr="00FF6AC4">
        <w:rPr>
          <w:noProof/>
        </w:rPr>
        <w:drawing>
          <wp:anchor distT="0" distB="0" distL="114300" distR="114300" simplePos="0" relativeHeight="251676672" behindDoc="0" locked="0" layoutInCell="1" hidden="0" allowOverlap="1" wp14:anchorId="5E581F54" wp14:editId="75B6CCE7">
            <wp:simplePos x="0" y="0"/>
            <wp:positionH relativeFrom="column">
              <wp:posOffset>3</wp:posOffset>
            </wp:positionH>
            <wp:positionV relativeFrom="paragraph">
              <wp:posOffset>370840</wp:posOffset>
            </wp:positionV>
            <wp:extent cx="5731510" cy="5202555"/>
            <wp:effectExtent l="0" t="0" r="0" b="0"/>
            <wp:wrapTopAndBottom distT="0" distB="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2"/>
                    <a:srcRect/>
                    <a:stretch>
                      <a:fillRect/>
                    </a:stretch>
                  </pic:blipFill>
                  <pic:spPr>
                    <a:xfrm>
                      <a:off x="0" y="0"/>
                      <a:ext cx="5731510" cy="5202555"/>
                    </a:xfrm>
                    <a:prstGeom prst="rect">
                      <a:avLst/>
                    </a:prstGeom>
                    <a:ln/>
                  </pic:spPr>
                </pic:pic>
              </a:graphicData>
            </a:graphic>
          </wp:anchor>
        </w:drawing>
      </w:r>
      <w:bookmarkEnd w:id="126"/>
    </w:p>
    <w:p w14:paraId="3941DC34" w14:textId="77777777" w:rsidR="00C12931" w:rsidRPr="00FF6AC4" w:rsidRDefault="00C12931">
      <w:pPr>
        <w:rPr>
          <w:rFonts w:cs="Arial"/>
          <w:b/>
          <w:sz w:val="24"/>
          <w:szCs w:val="24"/>
        </w:rPr>
      </w:pPr>
    </w:p>
    <w:p w14:paraId="2EA97EC0" w14:textId="77777777" w:rsidR="00C12931" w:rsidRPr="00FF6AC4" w:rsidRDefault="00980B52">
      <w:pPr>
        <w:rPr>
          <w:rFonts w:cs="Arial"/>
          <w:b/>
          <w:sz w:val="24"/>
          <w:szCs w:val="24"/>
        </w:rPr>
      </w:pPr>
      <w:r w:rsidRPr="00FF6AC4">
        <w:rPr>
          <w:rFonts w:cs="Arial"/>
          <w:b/>
          <w:sz w:val="24"/>
          <w:szCs w:val="24"/>
        </w:rPr>
        <w:t>Informações críticas da interface</w:t>
      </w:r>
    </w:p>
    <w:p w14:paraId="377046A5" w14:textId="77777777" w:rsidR="00C12931" w:rsidRPr="00FF6AC4" w:rsidRDefault="00980B52">
      <w:pPr>
        <w:numPr>
          <w:ilvl w:val="0"/>
          <w:numId w:val="1"/>
        </w:numPr>
        <w:spacing w:before="60" w:after="60"/>
        <w:jc w:val="both"/>
        <w:rPr>
          <w:rFonts w:cs="Arial"/>
        </w:rPr>
      </w:pPr>
      <w:r w:rsidRPr="00FF6AC4">
        <w:rPr>
          <w:rFonts w:cs="Arial"/>
          <w:szCs w:val="22"/>
        </w:rPr>
        <w:t>Nesta tela deverão ser exibida relação de todas as ONGs e abrigos cadastrados no sistema;</w:t>
      </w:r>
    </w:p>
    <w:p w14:paraId="6952F8F0" w14:textId="77777777" w:rsidR="00C12931" w:rsidRPr="00FF6AC4" w:rsidRDefault="00980B52">
      <w:pPr>
        <w:numPr>
          <w:ilvl w:val="0"/>
          <w:numId w:val="1"/>
        </w:numPr>
        <w:spacing w:before="60" w:after="60"/>
        <w:jc w:val="both"/>
        <w:rPr>
          <w:rFonts w:cs="Arial"/>
        </w:rPr>
      </w:pPr>
      <w:r w:rsidRPr="00FF6AC4">
        <w:rPr>
          <w:rFonts w:cs="Arial"/>
          <w:szCs w:val="22"/>
        </w:rPr>
        <w:t>Botão para acesso aos dados, de forma mais detalhada, da ONG ou abrigo;</w:t>
      </w:r>
    </w:p>
    <w:p w14:paraId="2F24F697" w14:textId="77777777" w:rsidR="00C12931" w:rsidRPr="00FF6AC4" w:rsidRDefault="00980B52">
      <w:pPr>
        <w:numPr>
          <w:ilvl w:val="0"/>
          <w:numId w:val="1"/>
        </w:numPr>
        <w:spacing w:before="60" w:after="60"/>
        <w:jc w:val="both"/>
        <w:rPr>
          <w:rFonts w:cs="Arial"/>
        </w:rPr>
      </w:pPr>
      <w:r w:rsidRPr="00FF6AC4">
        <w:rPr>
          <w:rFonts w:cs="Arial"/>
          <w:szCs w:val="22"/>
        </w:rPr>
        <w:t xml:space="preserve">Botão para cadastro de uma nova entidade </w:t>
      </w:r>
      <w:r w:rsidRPr="00FF6AC4">
        <w:rPr>
          <w:rFonts w:cs="Arial"/>
          <w:i/>
          <w:szCs w:val="22"/>
        </w:rPr>
        <w:t>(ONG ou abrigo).</w:t>
      </w:r>
    </w:p>
    <w:p w14:paraId="3814CBCF" w14:textId="77777777" w:rsidR="00C12931" w:rsidRPr="00FF6AC4" w:rsidRDefault="00980B52">
      <w:pPr>
        <w:rPr>
          <w:rFonts w:cs="Arial"/>
          <w:szCs w:val="22"/>
        </w:rPr>
      </w:pPr>
      <w:r w:rsidRPr="00FF6AC4">
        <w:rPr>
          <w:rFonts w:cs="Arial"/>
        </w:rPr>
        <w:br w:type="page"/>
      </w:r>
    </w:p>
    <w:p w14:paraId="10DB8C95" w14:textId="77777777" w:rsidR="00C12931" w:rsidRPr="00FF6AC4" w:rsidRDefault="00980B52">
      <w:pPr>
        <w:pStyle w:val="Ttulo2"/>
        <w:keepLines w:val="0"/>
        <w:numPr>
          <w:ilvl w:val="1"/>
          <w:numId w:val="5"/>
        </w:numPr>
        <w:shd w:val="clear" w:color="auto" w:fill="CCCCCC"/>
        <w:spacing w:after="120"/>
        <w:jc w:val="left"/>
        <w:rPr>
          <w:sz w:val="28"/>
          <w:szCs w:val="28"/>
        </w:rPr>
      </w:pPr>
      <w:bookmarkStart w:id="127" w:name="_Toc47637903"/>
      <w:r w:rsidRPr="00FF6AC4">
        <w:rPr>
          <w:sz w:val="28"/>
          <w:szCs w:val="28"/>
        </w:rPr>
        <w:lastRenderedPageBreak/>
        <w:t xml:space="preserve">Parceiros </w:t>
      </w:r>
      <w:r w:rsidRPr="00FF6AC4">
        <w:rPr>
          <w:color w:val="808080"/>
          <w:sz w:val="28"/>
          <w:szCs w:val="28"/>
        </w:rPr>
        <w:t>&lt;parceiros&gt;</w:t>
      </w:r>
      <w:r w:rsidRPr="00FF6AC4">
        <w:rPr>
          <w:noProof/>
        </w:rPr>
        <w:drawing>
          <wp:anchor distT="0" distB="0" distL="114300" distR="114300" simplePos="0" relativeHeight="251677696" behindDoc="0" locked="0" layoutInCell="1" hidden="0" allowOverlap="1" wp14:anchorId="00DFAFA2" wp14:editId="20619B1E">
            <wp:simplePos x="0" y="0"/>
            <wp:positionH relativeFrom="column">
              <wp:posOffset>3</wp:posOffset>
            </wp:positionH>
            <wp:positionV relativeFrom="paragraph">
              <wp:posOffset>370840</wp:posOffset>
            </wp:positionV>
            <wp:extent cx="5731510" cy="5202555"/>
            <wp:effectExtent l="0" t="0" r="0" b="0"/>
            <wp:wrapTopAndBottom distT="0" distB="0"/>
            <wp:docPr id="2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3"/>
                    <a:srcRect/>
                    <a:stretch>
                      <a:fillRect/>
                    </a:stretch>
                  </pic:blipFill>
                  <pic:spPr>
                    <a:xfrm>
                      <a:off x="0" y="0"/>
                      <a:ext cx="5731510" cy="5202555"/>
                    </a:xfrm>
                    <a:prstGeom prst="rect">
                      <a:avLst/>
                    </a:prstGeom>
                    <a:ln/>
                  </pic:spPr>
                </pic:pic>
              </a:graphicData>
            </a:graphic>
          </wp:anchor>
        </w:drawing>
      </w:r>
      <w:bookmarkEnd w:id="127"/>
    </w:p>
    <w:p w14:paraId="51ACF570" w14:textId="77777777" w:rsidR="00C12931" w:rsidRPr="00FF6AC4" w:rsidRDefault="00C12931">
      <w:pPr>
        <w:rPr>
          <w:rFonts w:cs="Arial"/>
          <w:b/>
          <w:sz w:val="24"/>
          <w:szCs w:val="24"/>
        </w:rPr>
      </w:pPr>
    </w:p>
    <w:p w14:paraId="7350A433" w14:textId="77777777" w:rsidR="00C12931" w:rsidRPr="00FF6AC4" w:rsidRDefault="00980B52">
      <w:pPr>
        <w:rPr>
          <w:rFonts w:cs="Arial"/>
          <w:b/>
          <w:sz w:val="24"/>
          <w:szCs w:val="24"/>
        </w:rPr>
      </w:pPr>
      <w:r w:rsidRPr="00FF6AC4">
        <w:rPr>
          <w:rFonts w:cs="Arial"/>
          <w:b/>
          <w:sz w:val="24"/>
          <w:szCs w:val="24"/>
        </w:rPr>
        <w:t>Informações críticas da interface</w:t>
      </w:r>
    </w:p>
    <w:p w14:paraId="77B8228C" w14:textId="77777777" w:rsidR="00C12931" w:rsidRPr="00FF6AC4" w:rsidRDefault="00980B52">
      <w:pPr>
        <w:spacing w:before="60" w:after="60"/>
        <w:jc w:val="both"/>
        <w:rPr>
          <w:rFonts w:cs="Arial"/>
          <w:szCs w:val="22"/>
        </w:rPr>
      </w:pPr>
      <w:r w:rsidRPr="00FF6AC4">
        <w:rPr>
          <w:rFonts w:cs="Arial"/>
          <w:szCs w:val="22"/>
        </w:rPr>
        <w:t xml:space="preserve">Nesta página constarão informações sobre as diferentes formas de se tornar colaborador de uma e/ou mais instituições cadastradas </w:t>
      </w:r>
      <w:r w:rsidRPr="00FF6AC4">
        <w:rPr>
          <w:rFonts w:cs="Arial"/>
          <w:i/>
          <w:szCs w:val="22"/>
        </w:rPr>
        <w:t>(ONGs e abrigos)</w:t>
      </w:r>
      <w:r w:rsidRPr="00FF6AC4">
        <w:rPr>
          <w:rFonts w:cs="Arial"/>
          <w:szCs w:val="22"/>
        </w:rPr>
        <w:t>. Sendo elas:</w:t>
      </w:r>
    </w:p>
    <w:p w14:paraId="6E1255F5" w14:textId="77777777" w:rsidR="00C12931" w:rsidRPr="00FF6AC4" w:rsidRDefault="00980B52">
      <w:pPr>
        <w:numPr>
          <w:ilvl w:val="0"/>
          <w:numId w:val="2"/>
        </w:numPr>
        <w:spacing w:before="60" w:after="60"/>
        <w:jc w:val="both"/>
        <w:rPr>
          <w:rFonts w:cs="Arial"/>
        </w:rPr>
      </w:pPr>
      <w:r w:rsidRPr="00FF6AC4">
        <w:rPr>
          <w:rFonts w:cs="Arial"/>
          <w:szCs w:val="22"/>
        </w:rPr>
        <w:t>Adotar um pet;</w:t>
      </w:r>
    </w:p>
    <w:p w14:paraId="50789702" w14:textId="77777777" w:rsidR="00C12931" w:rsidRPr="00FF6AC4" w:rsidRDefault="00980B52">
      <w:pPr>
        <w:numPr>
          <w:ilvl w:val="0"/>
          <w:numId w:val="2"/>
        </w:numPr>
        <w:spacing w:before="60" w:after="60"/>
        <w:jc w:val="both"/>
        <w:rPr>
          <w:rFonts w:cs="Arial"/>
        </w:rPr>
      </w:pPr>
      <w:r w:rsidRPr="00FF6AC4">
        <w:rPr>
          <w:rFonts w:cs="Arial"/>
          <w:szCs w:val="22"/>
        </w:rPr>
        <w:t>Efetuar doções em dinheiro;</w:t>
      </w:r>
    </w:p>
    <w:p w14:paraId="3D45FD12" w14:textId="77777777" w:rsidR="00C12931" w:rsidRPr="00FF6AC4" w:rsidRDefault="00980B52">
      <w:pPr>
        <w:numPr>
          <w:ilvl w:val="0"/>
          <w:numId w:val="2"/>
        </w:numPr>
        <w:spacing w:before="60" w:after="60"/>
        <w:jc w:val="both"/>
        <w:rPr>
          <w:rFonts w:cs="Arial"/>
        </w:rPr>
      </w:pPr>
      <w:r w:rsidRPr="00FF6AC4">
        <w:rPr>
          <w:rFonts w:cs="Arial"/>
          <w:szCs w:val="22"/>
        </w:rPr>
        <w:t>Apadrinhar um pet;</w:t>
      </w:r>
    </w:p>
    <w:p w14:paraId="410A711C" w14:textId="77777777" w:rsidR="00C12931" w:rsidRPr="00FF6AC4" w:rsidRDefault="00980B52">
      <w:pPr>
        <w:numPr>
          <w:ilvl w:val="0"/>
          <w:numId w:val="2"/>
        </w:numPr>
        <w:spacing w:before="60" w:after="60"/>
        <w:jc w:val="both"/>
        <w:rPr>
          <w:rFonts w:cs="Arial"/>
        </w:rPr>
      </w:pPr>
      <w:r w:rsidRPr="00FF6AC4">
        <w:rPr>
          <w:rFonts w:cs="Arial"/>
          <w:szCs w:val="22"/>
        </w:rPr>
        <w:t xml:space="preserve">Voluntariar-se à uma das entidades cadastradas </w:t>
      </w:r>
      <w:r w:rsidRPr="00FF6AC4">
        <w:rPr>
          <w:rFonts w:cs="Arial"/>
          <w:i/>
          <w:szCs w:val="22"/>
        </w:rPr>
        <w:t>(ONG ou abrigo).</w:t>
      </w:r>
    </w:p>
    <w:p w14:paraId="48A20348" w14:textId="77777777" w:rsidR="00C12931" w:rsidRPr="00FF6AC4" w:rsidRDefault="00C12931">
      <w:pPr>
        <w:spacing w:before="60" w:after="60"/>
        <w:jc w:val="both"/>
        <w:rPr>
          <w:rFonts w:cs="Arial"/>
          <w:szCs w:val="22"/>
        </w:rPr>
      </w:pPr>
    </w:p>
    <w:p w14:paraId="0A64BF45" w14:textId="77777777" w:rsidR="00C12931" w:rsidRPr="00FF6AC4" w:rsidRDefault="00980B52">
      <w:pPr>
        <w:rPr>
          <w:rFonts w:cs="Arial"/>
          <w:szCs w:val="22"/>
        </w:rPr>
      </w:pPr>
      <w:r w:rsidRPr="00FF6AC4">
        <w:rPr>
          <w:rFonts w:cs="Arial"/>
        </w:rPr>
        <w:br w:type="page"/>
      </w:r>
    </w:p>
    <w:p w14:paraId="560A72F0" w14:textId="5D5CF8C4" w:rsidR="00C12931" w:rsidRPr="00FF6AC4" w:rsidRDefault="00FB0427">
      <w:pPr>
        <w:pStyle w:val="Ttulo2"/>
        <w:keepLines w:val="0"/>
        <w:numPr>
          <w:ilvl w:val="1"/>
          <w:numId w:val="5"/>
        </w:numPr>
        <w:shd w:val="clear" w:color="auto" w:fill="CCCCCC"/>
        <w:spacing w:after="120"/>
        <w:jc w:val="left"/>
        <w:rPr>
          <w:sz w:val="28"/>
          <w:szCs w:val="28"/>
        </w:rPr>
      </w:pPr>
      <w:bookmarkStart w:id="128" w:name="_Toc47637904"/>
      <w:r>
        <w:rPr>
          <w:sz w:val="28"/>
          <w:szCs w:val="28"/>
        </w:rPr>
        <w:lastRenderedPageBreak/>
        <w:t>Cadastrar pet</w:t>
      </w:r>
      <w:r w:rsidR="00980B52" w:rsidRPr="00FF6AC4">
        <w:rPr>
          <w:sz w:val="28"/>
          <w:szCs w:val="28"/>
        </w:rPr>
        <w:t xml:space="preserve"> </w:t>
      </w:r>
      <w:r w:rsidR="00980B52" w:rsidRPr="00FF6AC4">
        <w:rPr>
          <w:color w:val="808080"/>
          <w:sz w:val="28"/>
          <w:szCs w:val="28"/>
        </w:rPr>
        <w:t>&lt;</w:t>
      </w:r>
      <w:proofErr w:type="spellStart"/>
      <w:r>
        <w:rPr>
          <w:color w:val="808080"/>
          <w:sz w:val="28"/>
          <w:szCs w:val="28"/>
        </w:rPr>
        <w:t>cadastrar_pet</w:t>
      </w:r>
      <w:proofErr w:type="spellEnd"/>
      <w:r w:rsidR="00980B52" w:rsidRPr="00FF6AC4">
        <w:rPr>
          <w:color w:val="808080"/>
          <w:sz w:val="28"/>
          <w:szCs w:val="28"/>
        </w:rPr>
        <w:t>&gt;</w:t>
      </w:r>
      <w:bookmarkEnd w:id="128"/>
    </w:p>
    <w:p w14:paraId="69E835DB" w14:textId="77777777" w:rsidR="00C12931" w:rsidRPr="00FF6AC4" w:rsidRDefault="00980B52">
      <w:pPr>
        <w:spacing w:before="60" w:after="60"/>
        <w:jc w:val="both"/>
        <w:rPr>
          <w:rFonts w:cs="Arial"/>
          <w:szCs w:val="22"/>
        </w:rPr>
      </w:pPr>
      <w:r w:rsidRPr="00FF6AC4">
        <w:rPr>
          <w:rFonts w:cs="Arial"/>
          <w:noProof/>
        </w:rPr>
        <w:drawing>
          <wp:anchor distT="0" distB="0" distL="114300" distR="114300" simplePos="0" relativeHeight="251678720" behindDoc="0" locked="0" layoutInCell="1" hidden="0" allowOverlap="1" wp14:anchorId="5B888964" wp14:editId="200BAF36">
            <wp:simplePos x="0" y="0"/>
            <wp:positionH relativeFrom="column">
              <wp:posOffset>3</wp:posOffset>
            </wp:positionH>
            <wp:positionV relativeFrom="paragraph">
              <wp:posOffset>233680</wp:posOffset>
            </wp:positionV>
            <wp:extent cx="5731510" cy="5019675"/>
            <wp:effectExtent l="0" t="0" r="0" b="0"/>
            <wp:wrapTopAndBottom distT="0" distB="0"/>
            <wp:docPr id="1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4"/>
                    <a:srcRect/>
                    <a:stretch>
                      <a:fillRect/>
                    </a:stretch>
                  </pic:blipFill>
                  <pic:spPr>
                    <a:xfrm>
                      <a:off x="0" y="0"/>
                      <a:ext cx="5731510" cy="5019675"/>
                    </a:xfrm>
                    <a:prstGeom prst="rect">
                      <a:avLst/>
                    </a:prstGeom>
                    <a:ln/>
                  </pic:spPr>
                </pic:pic>
              </a:graphicData>
            </a:graphic>
          </wp:anchor>
        </w:drawing>
      </w:r>
    </w:p>
    <w:p w14:paraId="0C66F624" w14:textId="77777777" w:rsidR="00C12931" w:rsidRPr="00FF6AC4" w:rsidRDefault="00C12931">
      <w:pPr>
        <w:rPr>
          <w:rFonts w:cs="Arial"/>
          <w:b/>
          <w:sz w:val="24"/>
          <w:szCs w:val="24"/>
        </w:rPr>
      </w:pPr>
    </w:p>
    <w:p w14:paraId="64FD85EA" w14:textId="77777777" w:rsidR="00C12931" w:rsidRPr="00FF6AC4" w:rsidRDefault="00980B52">
      <w:pPr>
        <w:rPr>
          <w:rFonts w:cs="Arial"/>
          <w:b/>
          <w:sz w:val="24"/>
          <w:szCs w:val="24"/>
        </w:rPr>
      </w:pPr>
      <w:r w:rsidRPr="00FF6AC4">
        <w:rPr>
          <w:rFonts w:cs="Arial"/>
          <w:b/>
          <w:sz w:val="24"/>
          <w:szCs w:val="24"/>
        </w:rPr>
        <w:t>Informações críticas da interface</w:t>
      </w:r>
    </w:p>
    <w:p w14:paraId="6D073CBE" w14:textId="77777777" w:rsidR="00C12931" w:rsidRPr="00FF6AC4" w:rsidRDefault="00980B52">
      <w:pPr>
        <w:spacing w:before="60" w:after="60"/>
        <w:jc w:val="both"/>
        <w:rPr>
          <w:rFonts w:cs="Arial"/>
          <w:szCs w:val="22"/>
        </w:rPr>
      </w:pPr>
      <w:r w:rsidRPr="00FF6AC4">
        <w:rPr>
          <w:rFonts w:cs="Arial"/>
          <w:szCs w:val="22"/>
        </w:rPr>
        <w:t>Nesta página constarão os dados referentes ao animal os quais serão necessários para cadastro do pet para adoção. A inclusão dos dados é obrigatória, salvo quando constar a mensagem de opcional.</w:t>
      </w:r>
    </w:p>
    <w:p w14:paraId="49B243F4" w14:textId="77777777" w:rsidR="00C12931" w:rsidRPr="00FF6AC4" w:rsidRDefault="00980B52">
      <w:pPr>
        <w:numPr>
          <w:ilvl w:val="0"/>
          <w:numId w:val="10"/>
        </w:numPr>
        <w:pBdr>
          <w:top w:val="nil"/>
          <w:left w:val="nil"/>
          <w:bottom w:val="nil"/>
          <w:right w:val="nil"/>
          <w:between w:val="nil"/>
        </w:pBdr>
        <w:spacing w:before="60"/>
        <w:jc w:val="both"/>
        <w:rPr>
          <w:rFonts w:cs="Arial"/>
          <w:color w:val="000000"/>
          <w:szCs w:val="22"/>
        </w:rPr>
      </w:pPr>
      <w:r w:rsidRPr="00FF6AC4">
        <w:rPr>
          <w:rFonts w:cs="Arial"/>
          <w:color w:val="000000"/>
          <w:szCs w:val="22"/>
        </w:rPr>
        <w:t xml:space="preserve">Fotos </w:t>
      </w:r>
      <w:r w:rsidRPr="00FF6AC4">
        <w:rPr>
          <w:rFonts w:cs="Arial"/>
          <w:i/>
          <w:color w:val="000000"/>
          <w:szCs w:val="22"/>
        </w:rPr>
        <w:t>(máximo de 6 fotos)</w:t>
      </w:r>
      <w:r w:rsidRPr="00FF6AC4">
        <w:rPr>
          <w:rFonts w:cs="Arial"/>
          <w:color w:val="000000"/>
          <w:szCs w:val="22"/>
        </w:rPr>
        <w:t>;</w:t>
      </w:r>
    </w:p>
    <w:p w14:paraId="56E5B617" w14:textId="77777777" w:rsidR="00C12931" w:rsidRPr="00FF6AC4" w:rsidRDefault="00980B52">
      <w:pPr>
        <w:numPr>
          <w:ilvl w:val="0"/>
          <w:numId w:val="10"/>
        </w:numPr>
        <w:pBdr>
          <w:top w:val="nil"/>
          <w:left w:val="nil"/>
          <w:bottom w:val="nil"/>
          <w:right w:val="nil"/>
          <w:between w:val="nil"/>
        </w:pBdr>
        <w:jc w:val="both"/>
        <w:rPr>
          <w:rFonts w:cs="Arial"/>
          <w:color w:val="000000"/>
          <w:szCs w:val="22"/>
        </w:rPr>
      </w:pPr>
      <w:r w:rsidRPr="00FF6AC4">
        <w:rPr>
          <w:rFonts w:cs="Arial"/>
          <w:color w:val="000000"/>
          <w:szCs w:val="22"/>
        </w:rPr>
        <w:t xml:space="preserve">Link de vídeo </w:t>
      </w:r>
      <w:r w:rsidRPr="00FF6AC4">
        <w:rPr>
          <w:rFonts w:cs="Arial"/>
          <w:i/>
          <w:color w:val="000000"/>
          <w:szCs w:val="22"/>
        </w:rPr>
        <w:t>(opcional)</w:t>
      </w:r>
      <w:r w:rsidRPr="00FF6AC4">
        <w:rPr>
          <w:rFonts w:cs="Arial"/>
          <w:color w:val="000000"/>
          <w:szCs w:val="22"/>
        </w:rPr>
        <w:t>;</w:t>
      </w:r>
    </w:p>
    <w:p w14:paraId="45877103" w14:textId="77777777" w:rsidR="00C12931" w:rsidRPr="00FF6AC4" w:rsidRDefault="00980B52">
      <w:pPr>
        <w:numPr>
          <w:ilvl w:val="0"/>
          <w:numId w:val="10"/>
        </w:numPr>
        <w:pBdr>
          <w:top w:val="nil"/>
          <w:left w:val="nil"/>
          <w:bottom w:val="nil"/>
          <w:right w:val="nil"/>
          <w:between w:val="nil"/>
        </w:pBdr>
        <w:jc w:val="both"/>
        <w:rPr>
          <w:rFonts w:cs="Arial"/>
          <w:color w:val="000000"/>
          <w:szCs w:val="22"/>
        </w:rPr>
      </w:pPr>
      <w:r w:rsidRPr="00FF6AC4">
        <w:rPr>
          <w:rFonts w:cs="Arial"/>
          <w:color w:val="000000"/>
          <w:szCs w:val="22"/>
        </w:rPr>
        <w:t>Breve descrição do histórico;</w:t>
      </w:r>
    </w:p>
    <w:p w14:paraId="78076610" w14:textId="77777777" w:rsidR="00C12931" w:rsidRPr="00FF6AC4" w:rsidRDefault="00980B52">
      <w:pPr>
        <w:numPr>
          <w:ilvl w:val="0"/>
          <w:numId w:val="10"/>
        </w:numPr>
        <w:pBdr>
          <w:top w:val="nil"/>
          <w:left w:val="nil"/>
          <w:bottom w:val="nil"/>
          <w:right w:val="nil"/>
          <w:between w:val="nil"/>
        </w:pBdr>
        <w:jc w:val="both"/>
        <w:rPr>
          <w:rFonts w:cs="Arial"/>
          <w:color w:val="000000"/>
          <w:szCs w:val="22"/>
        </w:rPr>
      </w:pPr>
      <w:r w:rsidRPr="00FF6AC4">
        <w:rPr>
          <w:rFonts w:cs="Arial"/>
          <w:color w:val="000000"/>
          <w:szCs w:val="22"/>
        </w:rPr>
        <w:t>Nome;</w:t>
      </w:r>
    </w:p>
    <w:p w14:paraId="4EE37C2E" w14:textId="77777777" w:rsidR="00C12931" w:rsidRPr="00FF6AC4" w:rsidRDefault="00980B52">
      <w:pPr>
        <w:numPr>
          <w:ilvl w:val="0"/>
          <w:numId w:val="10"/>
        </w:numPr>
        <w:pBdr>
          <w:top w:val="nil"/>
          <w:left w:val="nil"/>
          <w:bottom w:val="nil"/>
          <w:right w:val="nil"/>
          <w:between w:val="nil"/>
        </w:pBdr>
        <w:jc w:val="both"/>
        <w:rPr>
          <w:rFonts w:cs="Arial"/>
          <w:color w:val="000000"/>
          <w:szCs w:val="22"/>
        </w:rPr>
      </w:pPr>
      <w:r w:rsidRPr="00FF6AC4">
        <w:rPr>
          <w:rFonts w:cs="Arial"/>
          <w:color w:val="000000"/>
          <w:szCs w:val="22"/>
        </w:rPr>
        <w:t>Sexo;</w:t>
      </w:r>
    </w:p>
    <w:p w14:paraId="081FE108" w14:textId="77777777" w:rsidR="00C12931" w:rsidRPr="00FF6AC4" w:rsidRDefault="00980B52">
      <w:pPr>
        <w:numPr>
          <w:ilvl w:val="0"/>
          <w:numId w:val="10"/>
        </w:numPr>
        <w:pBdr>
          <w:top w:val="nil"/>
          <w:left w:val="nil"/>
          <w:bottom w:val="nil"/>
          <w:right w:val="nil"/>
          <w:between w:val="nil"/>
        </w:pBdr>
        <w:jc w:val="both"/>
        <w:rPr>
          <w:rFonts w:cs="Arial"/>
          <w:color w:val="000000"/>
          <w:szCs w:val="22"/>
        </w:rPr>
      </w:pPr>
      <w:r w:rsidRPr="00FF6AC4">
        <w:rPr>
          <w:rFonts w:cs="Arial"/>
          <w:color w:val="000000"/>
          <w:szCs w:val="22"/>
        </w:rPr>
        <w:t>Raça;</w:t>
      </w:r>
    </w:p>
    <w:p w14:paraId="4A08AE19" w14:textId="77777777" w:rsidR="00C12931" w:rsidRPr="00FF6AC4" w:rsidRDefault="00980B52">
      <w:pPr>
        <w:numPr>
          <w:ilvl w:val="0"/>
          <w:numId w:val="10"/>
        </w:numPr>
        <w:pBdr>
          <w:top w:val="nil"/>
          <w:left w:val="nil"/>
          <w:bottom w:val="nil"/>
          <w:right w:val="nil"/>
          <w:between w:val="nil"/>
        </w:pBdr>
        <w:jc w:val="both"/>
        <w:rPr>
          <w:rFonts w:cs="Arial"/>
          <w:color w:val="000000"/>
          <w:szCs w:val="22"/>
        </w:rPr>
      </w:pPr>
      <w:r w:rsidRPr="00FF6AC4">
        <w:rPr>
          <w:rFonts w:cs="Arial"/>
          <w:color w:val="000000"/>
          <w:szCs w:val="22"/>
        </w:rPr>
        <w:t>Porte;</w:t>
      </w:r>
    </w:p>
    <w:p w14:paraId="4A0BC5C8" w14:textId="77777777" w:rsidR="00C12931" w:rsidRPr="00FF6AC4" w:rsidRDefault="00980B52">
      <w:pPr>
        <w:numPr>
          <w:ilvl w:val="0"/>
          <w:numId w:val="10"/>
        </w:numPr>
        <w:pBdr>
          <w:top w:val="nil"/>
          <w:left w:val="nil"/>
          <w:bottom w:val="nil"/>
          <w:right w:val="nil"/>
          <w:between w:val="nil"/>
        </w:pBdr>
        <w:jc w:val="both"/>
        <w:rPr>
          <w:rFonts w:cs="Arial"/>
          <w:color w:val="000000"/>
          <w:szCs w:val="22"/>
        </w:rPr>
      </w:pPr>
      <w:r w:rsidRPr="00FF6AC4">
        <w:rPr>
          <w:rFonts w:cs="Arial"/>
          <w:color w:val="000000"/>
          <w:szCs w:val="22"/>
        </w:rPr>
        <w:t xml:space="preserve">Idade </w:t>
      </w:r>
      <w:r w:rsidRPr="00FF6AC4">
        <w:rPr>
          <w:rFonts w:cs="Arial"/>
          <w:i/>
          <w:color w:val="000000"/>
          <w:szCs w:val="22"/>
        </w:rPr>
        <w:t>(filhote, adulto, etc.)</w:t>
      </w:r>
      <w:r w:rsidRPr="00FF6AC4">
        <w:rPr>
          <w:rFonts w:cs="Arial"/>
          <w:color w:val="000000"/>
          <w:szCs w:val="22"/>
        </w:rPr>
        <w:t>;</w:t>
      </w:r>
    </w:p>
    <w:p w14:paraId="40AF552F" w14:textId="77777777" w:rsidR="00C12931" w:rsidRPr="00FF6AC4" w:rsidRDefault="00980B52">
      <w:pPr>
        <w:numPr>
          <w:ilvl w:val="0"/>
          <w:numId w:val="10"/>
        </w:numPr>
        <w:pBdr>
          <w:top w:val="nil"/>
          <w:left w:val="nil"/>
          <w:bottom w:val="nil"/>
          <w:right w:val="nil"/>
          <w:between w:val="nil"/>
        </w:pBdr>
        <w:jc w:val="both"/>
        <w:rPr>
          <w:rFonts w:cs="Arial"/>
          <w:color w:val="000000"/>
          <w:szCs w:val="22"/>
        </w:rPr>
      </w:pPr>
      <w:r w:rsidRPr="00FF6AC4">
        <w:rPr>
          <w:rFonts w:cs="Arial"/>
          <w:color w:val="000000"/>
          <w:szCs w:val="22"/>
        </w:rPr>
        <w:t xml:space="preserve">Data de Nascimento </w:t>
      </w:r>
      <w:r w:rsidRPr="00FF6AC4">
        <w:rPr>
          <w:rFonts w:cs="Arial"/>
          <w:i/>
          <w:color w:val="000000"/>
          <w:szCs w:val="22"/>
        </w:rPr>
        <w:t>(opcional);</w:t>
      </w:r>
    </w:p>
    <w:p w14:paraId="2163C983" w14:textId="77777777" w:rsidR="00C12931" w:rsidRPr="00FF6AC4" w:rsidRDefault="00980B52">
      <w:pPr>
        <w:numPr>
          <w:ilvl w:val="0"/>
          <w:numId w:val="10"/>
        </w:numPr>
        <w:pBdr>
          <w:top w:val="nil"/>
          <w:left w:val="nil"/>
          <w:bottom w:val="nil"/>
          <w:right w:val="nil"/>
          <w:between w:val="nil"/>
        </w:pBdr>
        <w:jc w:val="both"/>
        <w:rPr>
          <w:rFonts w:cs="Arial"/>
          <w:color w:val="000000"/>
          <w:szCs w:val="22"/>
        </w:rPr>
      </w:pPr>
      <w:r w:rsidRPr="00FF6AC4">
        <w:rPr>
          <w:rFonts w:cs="Arial"/>
          <w:color w:val="000000"/>
          <w:szCs w:val="22"/>
        </w:rPr>
        <w:t>Temperamento;</w:t>
      </w:r>
    </w:p>
    <w:p w14:paraId="0C366D7A" w14:textId="77777777" w:rsidR="00C12931" w:rsidRPr="00FF6AC4" w:rsidRDefault="00980B52">
      <w:pPr>
        <w:numPr>
          <w:ilvl w:val="0"/>
          <w:numId w:val="10"/>
        </w:numPr>
        <w:pBdr>
          <w:top w:val="nil"/>
          <w:left w:val="nil"/>
          <w:bottom w:val="nil"/>
          <w:right w:val="nil"/>
          <w:between w:val="nil"/>
        </w:pBdr>
        <w:jc w:val="both"/>
        <w:rPr>
          <w:rFonts w:cs="Arial"/>
          <w:color w:val="000000"/>
          <w:szCs w:val="22"/>
        </w:rPr>
      </w:pPr>
      <w:r w:rsidRPr="00FF6AC4">
        <w:rPr>
          <w:rFonts w:cs="Arial"/>
          <w:color w:val="000000"/>
          <w:szCs w:val="22"/>
        </w:rPr>
        <w:t>Sociável com;</w:t>
      </w:r>
    </w:p>
    <w:p w14:paraId="1F128E5B" w14:textId="77777777" w:rsidR="00C12931" w:rsidRPr="00FF6AC4" w:rsidRDefault="00980B52">
      <w:pPr>
        <w:numPr>
          <w:ilvl w:val="0"/>
          <w:numId w:val="10"/>
        </w:numPr>
        <w:pBdr>
          <w:top w:val="nil"/>
          <w:left w:val="nil"/>
          <w:bottom w:val="nil"/>
          <w:right w:val="nil"/>
          <w:between w:val="nil"/>
        </w:pBdr>
        <w:jc w:val="both"/>
        <w:rPr>
          <w:rFonts w:cs="Arial"/>
          <w:color w:val="000000"/>
          <w:szCs w:val="22"/>
        </w:rPr>
      </w:pPr>
      <w:r w:rsidRPr="00FF6AC4">
        <w:rPr>
          <w:rFonts w:cs="Arial"/>
          <w:color w:val="000000"/>
          <w:szCs w:val="22"/>
        </w:rPr>
        <w:t>Vive bem em;</w:t>
      </w:r>
    </w:p>
    <w:p w14:paraId="25EBF2E8" w14:textId="77777777" w:rsidR="00C12931" w:rsidRPr="00FF6AC4" w:rsidRDefault="00980B52">
      <w:pPr>
        <w:numPr>
          <w:ilvl w:val="0"/>
          <w:numId w:val="10"/>
        </w:numPr>
        <w:pBdr>
          <w:top w:val="nil"/>
          <w:left w:val="nil"/>
          <w:bottom w:val="nil"/>
          <w:right w:val="nil"/>
          <w:between w:val="nil"/>
        </w:pBdr>
        <w:jc w:val="both"/>
        <w:rPr>
          <w:rFonts w:cs="Arial"/>
          <w:color w:val="000000"/>
          <w:szCs w:val="22"/>
        </w:rPr>
      </w:pPr>
      <w:r w:rsidRPr="00FF6AC4">
        <w:rPr>
          <w:rFonts w:cs="Arial"/>
          <w:color w:val="000000"/>
          <w:szCs w:val="22"/>
        </w:rPr>
        <w:t>Saúde;</w:t>
      </w:r>
    </w:p>
    <w:p w14:paraId="67D26A72" w14:textId="77777777" w:rsidR="00C12931" w:rsidRPr="00FF6AC4" w:rsidRDefault="00980B52">
      <w:pPr>
        <w:numPr>
          <w:ilvl w:val="0"/>
          <w:numId w:val="10"/>
        </w:numPr>
        <w:pBdr>
          <w:top w:val="nil"/>
          <w:left w:val="nil"/>
          <w:bottom w:val="nil"/>
          <w:right w:val="nil"/>
          <w:between w:val="nil"/>
        </w:pBdr>
        <w:jc w:val="both"/>
        <w:rPr>
          <w:rFonts w:cs="Arial"/>
          <w:color w:val="000000"/>
          <w:szCs w:val="22"/>
        </w:rPr>
      </w:pPr>
      <w:r w:rsidRPr="00FF6AC4">
        <w:rPr>
          <w:rFonts w:cs="Arial"/>
          <w:color w:val="000000"/>
          <w:szCs w:val="22"/>
        </w:rPr>
        <w:t xml:space="preserve">Deficiência </w:t>
      </w:r>
      <w:r w:rsidRPr="00FF6AC4">
        <w:rPr>
          <w:rFonts w:cs="Arial"/>
          <w:i/>
          <w:color w:val="000000"/>
          <w:szCs w:val="22"/>
        </w:rPr>
        <w:t>(sim ou não)</w:t>
      </w:r>
      <w:r w:rsidRPr="00FF6AC4">
        <w:rPr>
          <w:rFonts w:cs="Arial"/>
          <w:color w:val="000000"/>
          <w:szCs w:val="22"/>
        </w:rPr>
        <w:t>;</w:t>
      </w:r>
    </w:p>
    <w:p w14:paraId="0E4A9226" w14:textId="77777777" w:rsidR="00C12931" w:rsidRPr="00FF6AC4" w:rsidRDefault="00980B52">
      <w:pPr>
        <w:numPr>
          <w:ilvl w:val="0"/>
          <w:numId w:val="10"/>
        </w:numPr>
        <w:pBdr>
          <w:top w:val="nil"/>
          <w:left w:val="nil"/>
          <w:bottom w:val="nil"/>
          <w:right w:val="nil"/>
          <w:between w:val="nil"/>
        </w:pBdr>
        <w:jc w:val="both"/>
        <w:rPr>
          <w:rFonts w:cs="Arial"/>
          <w:color w:val="000000"/>
          <w:szCs w:val="22"/>
        </w:rPr>
      </w:pPr>
      <w:r w:rsidRPr="00FF6AC4">
        <w:rPr>
          <w:rFonts w:cs="Arial"/>
          <w:color w:val="000000"/>
          <w:szCs w:val="22"/>
        </w:rPr>
        <w:lastRenderedPageBreak/>
        <w:t xml:space="preserve">Deficiências </w:t>
      </w:r>
      <w:r w:rsidRPr="00FF6AC4">
        <w:rPr>
          <w:rFonts w:cs="Arial"/>
          <w:i/>
          <w:color w:val="000000"/>
          <w:szCs w:val="22"/>
        </w:rPr>
        <w:t>(opcional)</w:t>
      </w:r>
      <w:r w:rsidRPr="00FF6AC4">
        <w:rPr>
          <w:rFonts w:cs="Arial"/>
          <w:color w:val="000000"/>
          <w:szCs w:val="22"/>
        </w:rPr>
        <w:t>;</w:t>
      </w:r>
    </w:p>
    <w:p w14:paraId="5DD58382" w14:textId="77777777" w:rsidR="00C12931" w:rsidRPr="00FF6AC4" w:rsidRDefault="00980B52">
      <w:pPr>
        <w:numPr>
          <w:ilvl w:val="0"/>
          <w:numId w:val="10"/>
        </w:numPr>
        <w:pBdr>
          <w:top w:val="nil"/>
          <w:left w:val="nil"/>
          <w:bottom w:val="nil"/>
          <w:right w:val="nil"/>
          <w:between w:val="nil"/>
        </w:pBdr>
        <w:jc w:val="both"/>
        <w:rPr>
          <w:rFonts w:cs="Arial"/>
          <w:color w:val="000000"/>
          <w:szCs w:val="22"/>
        </w:rPr>
      </w:pPr>
      <w:r w:rsidRPr="00FF6AC4">
        <w:rPr>
          <w:rFonts w:cs="Arial"/>
          <w:color w:val="000000"/>
          <w:szCs w:val="22"/>
        </w:rPr>
        <w:t>Estado;</w:t>
      </w:r>
    </w:p>
    <w:p w14:paraId="63230BE9" w14:textId="77777777" w:rsidR="00C12931" w:rsidRPr="00FF6AC4" w:rsidRDefault="00980B52">
      <w:pPr>
        <w:numPr>
          <w:ilvl w:val="0"/>
          <w:numId w:val="10"/>
        </w:numPr>
        <w:pBdr>
          <w:top w:val="nil"/>
          <w:left w:val="nil"/>
          <w:bottom w:val="nil"/>
          <w:right w:val="nil"/>
          <w:between w:val="nil"/>
        </w:pBdr>
        <w:jc w:val="both"/>
        <w:rPr>
          <w:rFonts w:cs="Arial"/>
          <w:color w:val="000000"/>
          <w:szCs w:val="22"/>
        </w:rPr>
      </w:pPr>
      <w:r w:rsidRPr="00FF6AC4">
        <w:rPr>
          <w:rFonts w:cs="Arial"/>
          <w:color w:val="000000"/>
          <w:szCs w:val="22"/>
        </w:rPr>
        <w:t>Cidade;</w:t>
      </w:r>
    </w:p>
    <w:p w14:paraId="528CC2E2" w14:textId="77777777" w:rsidR="00C12931" w:rsidRPr="00FF6AC4" w:rsidRDefault="00980B52">
      <w:pPr>
        <w:numPr>
          <w:ilvl w:val="0"/>
          <w:numId w:val="10"/>
        </w:numPr>
        <w:pBdr>
          <w:top w:val="nil"/>
          <w:left w:val="nil"/>
          <w:bottom w:val="nil"/>
          <w:right w:val="nil"/>
          <w:between w:val="nil"/>
        </w:pBdr>
        <w:spacing w:after="60"/>
        <w:jc w:val="both"/>
        <w:rPr>
          <w:rFonts w:cs="Arial"/>
          <w:color w:val="000000"/>
          <w:szCs w:val="22"/>
        </w:rPr>
      </w:pPr>
      <w:r w:rsidRPr="00FF6AC4">
        <w:rPr>
          <w:rFonts w:cs="Arial"/>
          <w:color w:val="000000"/>
          <w:szCs w:val="22"/>
        </w:rPr>
        <w:t>Botão enviar.</w:t>
      </w:r>
    </w:p>
    <w:p w14:paraId="7D1D3EC0" w14:textId="77777777" w:rsidR="00C12931" w:rsidRPr="00FF6AC4" w:rsidRDefault="00980B52">
      <w:pPr>
        <w:pStyle w:val="Ttulo2"/>
        <w:keepLines w:val="0"/>
        <w:numPr>
          <w:ilvl w:val="1"/>
          <w:numId w:val="5"/>
        </w:numPr>
        <w:shd w:val="clear" w:color="auto" w:fill="CCCCCC"/>
        <w:spacing w:after="120"/>
        <w:jc w:val="left"/>
        <w:rPr>
          <w:sz w:val="28"/>
          <w:szCs w:val="28"/>
        </w:rPr>
      </w:pPr>
      <w:bookmarkStart w:id="129" w:name="_Toc47637905"/>
      <w:r w:rsidRPr="00FF6AC4">
        <w:rPr>
          <w:sz w:val="28"/>
          <w:szCs w:val="28"/>
        </w:rPr>
        <w:t xml:space="preserve">Entrar em contato com os gestores </w:t>
      </w:r>
      <w:r w:rsidRPr="00FF6AC4">
        <w:rPr>
          <w:color w:val="808080"/>
          <w:sz w:val="28"/>
          <w:szCs w:val="28"/>
        </w:rPr>
        <w:t>&lt;contactar_gestor&gt;</w:t>
      </w:r>
      <w:bookmarkEnd w:id="129"/>
    </w:p>
    <w:p w14:paraId="65FD461B" w14:textId="77777777" w:rsidR="00C12931" w:rsidRPr="00FF6AC4" w:rsidRDefault="00980B52">
      <w:pPr>
        <w:spacing w:before="60" w:after="60"/>
        <w:jc w:val="both"/>
        <w:rPr>
          <w:rFonts w:cs="Arial"/>
          <w:szCs w:val="22"/>
        </w:rPr>
      </w:pPr>
      <w:r w:rsidRPr="00FF6AC4">
        <w:rPr>
          <w:rFonts w:cs="Arial"/>
          <w:noProof/>
        </w:rPr>
        <w:drawing>
          <wp:anchor distT="0" distB="0" distL="114300" distR="114300" simplePos="0" relativeHeight="251679744" behindDoc="0" locked="0" layoutInCell="1" hidden="0" allowOverlap="1" wp14:anchorId="7B4D7FBC" wp14:editId="672A3652">
            <wp:simplePos x="0" y="0"/>
            <wp:positionH relativeFrom="column">
              <wp:posOffset>3</wp:posOffset>
            </wp:positionH>
            <wp:positionV relativeFrom="paragraph">
              <wp:posOffset>237490</wp:posOffset>
            </wp:positionV>
            <wp:extent cx="5731510" cy="5202555"/>
            <wp:effectExtent l="0" t="0" r="0" b="0"/>
            <wp:wrapTopAndBottom distT="0" distB="0"/>
            <wp:docPr id="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5"/>
                    <a:srcRect/>
                    <a:stretch>
                      <a:fillRect/>
                    </a:stretch>
                  </pic:blipFill>
                  <pic:spPr>
                    <a:xfrm>
                      <a:off x="0" y="0"/>
                      <a:ext cx="5731510" cy="5202555"/>
                    </a:xfrm>
                    <a:prstGeom prst="rect">
                      <a:avLst/>
                    </a:prstGeom>
                    <a:ln/>
                  </pic:spPr>
                </pic:pic>
              </a:graphicData>
            </a:graphic>
          </wp:anchor>
        </w:drawing>
      </w:r>
    </w:p>
    <w:p w14:paraId="40776B7A" w14:textId="77777777" w:rsidR="00C12931" w:rsidRPr="00FF6AC4" w:rsidRDefault="00C12931">
      <w:pPr>
        <w:rPr>
          <w:rFonts w:cs="Arial"/>
          <w:b/>
          <w:sz w:val="24"/>
          <w:szCs w:val="24"/>
        </w:rPr>
      </w:pPr>
    </w:p>
    <w:p w14:paraId="4062EFDA" w14:textId="77777777" w:rsidR="00C12931" w:rsidRPr="00FF6AC4" w:rsidRDefault="00980B52">
      <w:pPr>
        <w:rPr>
          <w:rFonts w:cs="Arial"/>
          <w:b/>
          <w:sz w:val="24"/>
          <w:szCs w:val="24"/>
        </w:rPr>
      </w:pPr>
      <w:r w:rsidRPr="00FF6AC4">
        <w:rPr>
          <w:rFonts w:cs="Arial"/>
          <w:b/>
          <w:sz w:val="24"/>
          <w:szCs w:val="24"/>
        </w:rPr>
        <w:t>Informações críticas da interface</w:t>
      </w:r>
    </w:p>
    <w:p w14:paraId="2E985171" w14:textId="77777777" w:rsidR="00C12931" w:rsidRPr="00FF6AC4" w:rsidRDefault="00980B52">
      <w:pPr>
        <w:spacing w:before="60" w:after="60"/>
        <w:jc w:val="both"/>
        <w:rPr>
          <w:rFonts w:cs="Arial"/>
          <w:szCs w:val="22"/>
        </w:rPr>
      </w:pPr>
      <w:r w:rsidRPr="00FF6AC4">
        <w:rPr>
          <w:rFonts w:cs="Arial"/>
          <w:szCs w:val="22"/>
        </w:rPr>
        <w:t>Nesta página o usuário o poderá se comunicar com os gestores do sistema. E para isso são disponibilizados os seguintes campos:</w:t>
      </w:r>
    </w:p>
    <w:p w14:paraId="24792E53" w14:textId="57794D15" w:rsidR="00C12931" w:rsidRPr="00FF6AC4" w:rsidRDefault="00980B52">
      <w:pPr>
        <w:numPr>
          <w:ilvl w:val="0"/>
          <w:numId w:val="8"/>
        </w:numPr>
        <w:spacing w:before="60" w:after="60"/>
        <w:jc w:val="both"/>
        <w:rPr>
          <w:rFonts w:cs="Arial"/>
        </w:rPr>
      </w:pPr>
      <w:r w:rsidRPr="00FF6AC4">
        <w:rPr>
          <w:rFonts w:cs="Arial"/>
          <w:szCs w:val="22"/>
        </w:rPr>
        <w:t>Informações do</w:t>
      </w:r>
      <w:r w:rsidR="000C1CA3">
        <w:rPr>
          <w:rFonts w:cs="Arial"/>
          <w:szCs w:val="22"/>
        </w:rPr>
        <w:t>s</w:t>
      </w:r>
      <w:r w:rsidRPr="00FF6AC4">
        <w:rPr>
          <w:rFonts w:cs="Arial"/>
          <w:szCs w:val="22"/>
        </w:rPr>
        <w:t xml:space="preserve"> desenvolvedores com nome e e-mail;</w:t>
      </w:r>
    </w:p>
    <w:p w14:paraId="57F2EA90" w14:textId="77777777" w:rsidR="00C12931" w:rsidRPr="00FF6AC4" w:rsidRDefault="00980B52">
      <w:pPr>
        <w:numPr>
          <w:ilvl w:val="0"/>
          <w:numId w:val="8"/>
        </w:numPr>
        <w:spacing w:before="60" w:after="60"/>
        <w:jc w:val="both"/>
        <w:rPr>
          <w:rFonts w:cs="Arial"/>
        </w:rPr>
      </w:pPr>
      <w:r w:rsidRPr="00FF6AC4">
        <w:rPr>
          <w:rFonts w:cs="Arial"/>
          <w:szCs w:val="22"/>
        </w:rPr>
        <w:t>Campo para inserção da mensagem a ser enviada;</w:t>
      </w:r>
    </w:p>
    <w:p w14:paraId="1D1D69EF" w14:textId="77777777" w:rsidR="00C12931" w:rsidRPr="00FF6AC4" w:rsidRDefault="00980B52">
      <w:pPr>
        <w:numPr>
          <w:ilvl w:val="0"/>
          <w:numId w:val="8"/>
        </w:numPr>
        <w:spacing w:before="60" w:after="60"/>
        <w:jc w:val="both"/>
        <w:rPr>
          <w:rFonts w:cs="Arial"/>
        </w:rPr>
      </w:pPr>
      <w:r w:rsidRPr="00FF6AC4">
        <w:rPr>
          <w:rFonts w:cs="Arial"/>
          <w:szCs w:val="22"/>
        </w:rPr>
        <w:t>Botão enviar.</w:t>
      </w:r>
    </w:p>
    <w:p w14:paraId="0C75C494" w14:textId="77777777" w:rsidR="00C12931" w:rsidRPr="00FF6AC4" w:rsidRDefault="00C12931">
      <w:pPr>
        <w:pBdr>
          <w:top w:val="nil"/>
          <w:left w:val="nil"/>
          <w:bottom w:val="nil"/>
          <w:right w:val="nil"/>
          <w:between w:val="nil"/>
        </w:pBdr>
        <w:spacing w:before="60" w:after="60"/>
        <w:ind w:left="578"/>
        <w:jc w:val="both"/>
        <w:rPr>
          <w:rFonts w:cs="Arial"/>
          <w:color w:val="000000"/>
          <w:szCs w:val="22"/>
        </w:rPr>
      </w:pPr>
    </w:p>
    <w:sectPr w:rsidR="00C12931" w:rsidRPr="00FF6AC4">
      <w:headerReference w:type="default" r:id="rId36"/>
      <w:pgSz w:w="11909" w:h="16834"/>
      <w:pgMar w:top="1440" w:right="1440" w:bottom="1440" w:left="1440" w:header="720" w:footer="720" w:gutter="0"/>
      <w:pgNumType w:start="1"/>
      <w:cols w:space="720" w:equalWidth="0">
        <w:col w:w="8838"/>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936DF8B" w14:textId="77777777" w:rsidR="005B1B80" w:rsidRDefault="005B1B80">
      <w:r>
        <w:separator/>
      </w:r>
    </w:p>
  </w:endnote>
  <w:endnote w:type="continuationSeparator" w:id="0">
    <w:p w14:paraId="459FE4E3" w14:textId="77777777" w:rsidR="005B1B80" w:rsidRDefault="005B1B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Emoji">
    <w:panose1 w:val="020B0502040204020203"/>
    <w:charset w:val="00"/>
    <w:family w:val="swiss"/>
    <w:pitch w:val="variable"/>
    <w:sig w:usb0="00000003" w:usb1="02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ADA4F3" w14:textId="77777777" w:rsidR="008017D4" w:rsidRDefault="008017D4">
    <w:pPr>
      <w:widowControl w:val="0"/>
      <w:pBdr>
        <w:top w:val="nil"/>
        <w:left w:val="nil"/>
        <w:bottom w:val="nil"/>
        <w:right w:val="nil"/>
        <w:between w:val="nil"/>
      </w:pBdr>
      <w:spacing w:line="276" w:lineRule="auto"/>
      <w:rPr>
        <w:rFonts w:eastAsia="Arial" w:cs="Arial"/>
        <w:color w:val="000000"/>
        <w:sz w:val="16"/>
        <w:szCs w:val="16"/>
      </w:rPr>
    </w:pPr>
  </w:p>
  <w:tbl>
    <w:tblPr>
      <w:tblStyle w:val="af5"/>
      <w:tblW w:w="9286" w:type="dxa"/>
      <w:tblInd w:w="0" w:type="dxa"/>
      <w:tblBorders>
        <w:top w:val="single" w:sz="4" w:space="0" w:color="000000"/>
        <w:left w:val="nil"/>
        <w:bottom w:val="nil"/>
        <w:right w:val="nil"/>
        <w:insideH w:val="nil"/>
        <w:insideV w:val="nil"/>
      </w:tblBorders>
      <w:tblLayout w:type="fixed"/>
      <w:tblLook w:val="0000" w:firstRow="0" w:lastRow="0" w:firstColumn="0" w:lastColumn="0" w:noHBand="0" w:noVBand="0"/>
    </w:tblPr>
    <w:tblGrid>
      <w:gridCol w:w="6487"/>
      <w:gridCol w:w="2799"/>
    </w:tblGrid>
    <w:tr w:rsidR="008017D4" w14:paraId="1CF71244" w14:textId="77777777">
      <w:tc>
        <w:tcPr>
          <w:tcW w:w="6487" w:type="dxa"/>
        </w:tcPr>
        <w:p w14:paraId="6F9DC934" w14:textId="77777777" w:rsidR="008017D4" w:rsidRDefault="008017D4">
          <w:pPr>
            <w:pBdr>
              <w:top w:val="nil"/>
              <w:left w:val="nil"/>
              <w:bottom w:val="nil"/>
              <w:right w:val="nil"/>
              <w:between w:val="nil"/>
            </w:pBdr>
            <w:tabs>
              <w:tab w:val="center" w:pos="4320"/>
              <w:tab w:val="right" w:pos="8640"/>
            </w:tabs>
            <w:rPr>
              <w:rFonts w:eastAsia="Arial" w:cs="Arial"/>
              <w:color w:val="000000"/>
              <w:sz w:val="16"/>
              <w:szCs w:val="16"/>
            </w:rPr>
          </w:pPr>
          <w:bookmarkStart w:id="3" w:name="_3oy7u29" w:colFirst="0" w:colLast="0"/>
          <w:bookmarkEnd w:id="3"/>
          <w:r>
            <w:rPr>
              <w:rFonts w:eastAsia="Arial" w:cs="Arial"/>
              <w:color w:val="000000"/>
              <w:sz w:val="16"/>
              <w:szCs w:val="16"/>
            </w:rPr>
            <w:t xml:space="preserve">Versão </w:t>
          </w:r>
          <w:r>
            <w:rPr>
              <w:rFonts w:eastAsia="Arial" w:cs="Arial"/>
              <w:sz w:val="16"/>
              <w:szCs w:val="16"/>
            </w:rPr>
            <w:t>2.0</w:t>
          </w:r>
          <w:r>
            <w:rPr>
              <w:rFonts w:eastAsia="Arial" w:cs="Arial"/>
              <w:color w:val="000000"/>
              <w:sz w:val="16"/>
              <w:szCs w:val="16"/>
            </w:rPr>
            <w:t xml:space="preserve"> </w:t>
          </w:r>
        </w:p>
      </w:tc>
      <w:tc>
        <w:tcPr>
          <w:tcW w:w="2799" w:type="dxa"/>
        </w:tcPr>
        <w:p w14:paraId="133CC24F" w14:textId="77777777" w:rsidR="008017D4" w:rsidRDefault="008017D4">
          <w:pPr>
            <w:pBdr>
              <w:top w:val="nil"/>
              <w:left w:val="nil"/>
              <w:bottom w:val="nil"/>
              <w:right w:val="nil"/>
              <w:between w:val="nil"/>
            </w:pBdr>
            <w:tabs>
              <w:tab w:val="center" w:pos="4320"/>
              <w:tab w:val="right" w:pos="8640"/>
            </w:tabs>
            <w:jc w:val="right"/>
            <w:rPr>
              <w:rFonts w:eastAsia="Arial" w:cs="Arial"/>
              <w:color w:val="000000"/>
              <w:sz w:val="16"/>
              <w:szCs w:val="16"/>
            </w:rPr>
          </w:pPr>
          <w:r>
            <w:rPr>
              <w:rFonts w:eastAsia="Arial" w:cs="Arial"/>
              <w:sz w:val="16"/>
              <w:szCs w:val="16"/>
            </w:rPr>
            <w:t>julho</w:t>
          </w:r>
          <w:r>
            <w:rPr>
              <w:rFonts w:eastAsia="Arial" w:cs="Arial"/>
              <w:color w:val="000000"/>
              <w:sz w:val="16"/>
              <w:szCs w:val="16"/>
            </w:rPr>
            <w:t xml:space="preserve"> / </w:t>
          </w:r>
          <w:r>
            <w:rPr>
              <w:rFonts w:eastAsia="Arial" w:cs="Arial"/>
              <w:sz w:val="16"/>
              <w:szCs w:val="16"/>
            </w:rPr>
            <w:t>2020</w:t>
          </w:r>
        </w:p>
      </w:tc>
    </w:tr>
  </w:tbl>
  <w:p w14:paraId="4D846BB5" w14:textId="77777777" w:rsidR="008017D4" w:rsidRDefault="008017D4">
    <w:pPr>
      <w:pBdr>
        <w:top w:val="nil"/>
        <w:left w:val="nil"/>
        <w:bottom w:val="nil"/>
        <w:right w:val="nil"/>
        <w:between w:val="nil"/>
      </w:pBdr>
      <w:tabs>
        <w:tab w:val="center" w:pos="4320"/>
        <w:tab w:val="right" w:pos="8640"/>
      </w:tabs>
      <w:rPr>
        <w:rFonts w:eastAsia="Arial" w:cs="Arial"/>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70C1E09" w14:textId="77777777" w:rsidR="005B1B80" w:rsidRDefault="005B1B80">
      <w:r>
        <w:separator/>
      </w:r>
    </w:p>
  </w:footnote>
  <w:footnote w:type="continuationSeparator" w:id="0">
    <w:p w14:paraId="0361A7CB" w14:textId="77777777" w:rsidR="005B1B80" w:rsidRDefault="005B1B8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E88005" w14:textId="77777777" w:rsidR="008017D4" w:rsidRDefault="008017D4">
    <w:pPr>
      <w:pBdr>
        <w:top w:val="nil"/>
        <w:left w:val="nil"/>
        <w:bottom w:val="nil"/>
        <w:right w:val="nil"/>
        <w:between w:val="nil"/>
      </w:pBdr>
      <w:tabs>
        <w:tab w:val="center" w:pos="4320"/>
        <w:tab w:val="right" w:pos="8640"/>
      </w:tabs>
      <w:jc w:val="right"/>
      <w:rPr>
        <w:rFonts w:eastAsia="Arial" w:cs="Arial"/>
        <w:color w:val="000000"/>
        <w:sz w:val="16"/>
        <w:szCs w:val="16"/>
      </w:rPr>
    </w:pPr>
  </w:p>
  <w:p w14:paraId="4184013B" w14:textId="77777777" w:rsidR="008017D4" w:rsidRDefault="008017D4">
    <w:pPr>
      <w:pBdr>
        <w:top w:val="nil"/>
        <w:left w:val="nil"/>
        <w:bottom w:val="nil"/>
        <w:right w:val="nil"/>
        <w:between w:val="nil"/>
      </w:pBdr>
      <w:tabs>
        <w:tab w:val="center" w:pos="4320"/>
        <w:tab w:val="right" w:pos="8640"/>
      </w:tabs>
      <w:ind w:right="360"/>
      <w:rPr>
        <w:rFonts w:eastAsia="Arial" w:cs="Arial"/>
        <w:color w:val="000000"/>
        <w:sz w:val="16"/>
        <w:szCs w:val="16"/>
      </w:rPr>
    </w:pPr>
    <w:r>
      <w:rPr>
        <w:rFonts w:eastAsia="Arial" w:cs="Arial"/>
        <w:color w:val="000000"/>
        <w:sz w:val="16"/>
        <w:szCs w:val="16"/>
      </w:rPr>
      <w:fldChar w:fldCharType="begin"/>
    </w:r>
    <w:r>
      <w:rPr>
        <w:rFonts w:eastAsia="Arial" w:cs="Arial"/>
        <w:color w:val="000000"/>
        <w:sz w:val="16"/>
        <w:szCs w:val="16"/>
      </w:rPr>
      <w:instrText>PAGE</w:instrText>
    </w:r>
    <w:r>
      <w:rPr>
        <w:rFonts w:eastAsia="Arial" w:cs="Arial"/>
        <w:color w:val="000000"/>
        <w:sz w:val="16"/>
        <w:szCs w:val="16"/>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2AE16C" w14:textId="77777777" w:rsidR="008017D4" w:rsidRDefault="008017D4">
    <w:pPr>
      <w:pBdr>
        <w:top w:val="nil"/>
        <w:left w:val="nil"/>
        <w:bottom w:val="nil"/>
        <w:right w:val="nil"/>
        <w:between w:val="nil"/>
      </w:pBdr>
      <w:tabs>
        <w:tab w:val="center" w:pos="4320"/>
        <w:tab w:val="right" w:pos="8640"/>
      </w:tabs>
      <w:rPr>
        <w:rFonts w:eastAsia="Arial" w:cs="Arial"/>
        <w:color w:val="000000"/>
        <w:sz w:val="16"/>
        <w:szCs w:val="16"/>
      </w:rPr>
    </w:pPr>
    <w:r>
      <w:rPr>
        <w:rFonts w:eastAsia="Arial" w:cs="Arial"/>
        <w:color w:val="000000"/>
        <w:sz w:val="16"/>
        <w:szCs w:val="16"/>
      </w:rPr>
      <w:t>Documento de Requisitos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655E99" w14:textId="77777777" w:rsidR="008017D4" w:rsidRDefault="008017D4"/>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CB0114" w14:textId="77777777" w:rsidR="008017D4" w:rsidRDefault="008017D4">
    <w:pPr>
      <w:widowControl w:val="0"/>
      <w:pBdr>
        <w:top w:val="nil"/>
        <w:left w:val="nil"/>
        <w:bottom w:val="nil"/>
        <w:right w:val="nil"/>
        <w:between w:val="nil"/>
      </w:pBdr>
      <w:spacing w:line="276" w:lineRule="auto"/>
      <w:rPr>
        <w:rFonts w:eastAsia="Arial" w:cs="Arial"/>
        <w:color w:val="000000"/>
        <w:sz w:val="16"/>
        <w:szCs w:val="16"/>
      </w:rPr>
    </w:pPr>
  </w:p>
  <w:tbl>
    <w:tblPr>
      <w:tblStyle w:val="af2"/>
      <w:tblW w:w="9242" w:type="dxa"/>
      <w:tblInd w:w="0" w:type="dxa"/>
      <w:tblLayout w:type="fixed"/>
      <w:tblLook w:val="0000" w:firstRow="0" w:lastRow="0" w:firstColumn="0" w:lastColumn="0" w:noHBand="0" w:noVBand="0"/>
    </w:tblPr>
    <w:tblGrid>
      <w:gridCol w:w="4621"/>
      <w:gridCol w:w="4621"/>
    </w:tblGrid>
    <w:tr w:rsidR="008017D4" w14:paraId="5BC81EB7" w14:textId="77777777">
      <w:tc>
        <w:tcPr>
          <w:tcW w:w="4621" w:type="dxa"/>
        </w:tcPr>
        <w:p w14:paraId="1DF51DAE" w14:textId="77777777" w:rsidR="008017D4" w:rsidRDefault="008017D4">
          <w:pPr>
            <w:pBdr>
              <w:top w:val="nil"/>
              <w:left w:val="nil"/>
              <w:bottom w:val="nil"/>
              <w:right w:val="nil"/>
              <w:between w:val="nil"/>
            </w:pBdr>
            <w:tabs>
              <w:tab w:val="center" w:pos="4320"/>
              <w:tab w:val="right" w:pos="8640"/>
            </w:tabs>
            <w:rPr>
              <w:rFonts w:eastAsia="Arial" w:cs="Arial"/>
              <w:color w:val="000000"/>
              <w:sz w:val="16"/>
              <w:szCs w:val="16"/>
            </w:rPr>
          </w:pPr>
          <w:r>
            <w:rPr>
              <w:rFonts w:eastAsia="Arial" w:cs="Arial"/>
              <w:color w:val="000000"/>
              <w:sz w:val="16"/>
              <w:szCs w:val="16"/>
            </w:rPr>
            <w:t>Documento de Requisitos</w:t>
          </w:r>
        </w:p>
      </w:tc>
      <w:tc>
        <w:tcPr>
          <w:tcW w:w="4621" w:type="dxa"/>
        </w:tcPr>
        <w:p w14:paraId="5F8065A4" w14:textId="77777777" w:rsidR="008017D4" w:rsidRDefault="008017D4">
          <w:pPr>
            <w:pBdr>
              <w:top w:val="nil"/>
              <w:left w:val="nil"/>
              <w:bottom w:val="nil"/>
              <w:right w:val="nil"/>
              <w:between w:val="nil"/>
            </w:pBdr>
            <w:tabs>
              <w:tab w:val="center" w:pos="4320"/>
              <w:tab w:val="right" w:pos="8640"/>
            </w:tabs>
            <w:jc w:val="right"/>
            <w:rPr>
              <w:rFonts w:eastAsia="Arial" w:cs="Arial"/>
              <w:color w:val="000000"/>
              <w:sz w:val="16"/>
              <w:szCs w:val="16"/>
            </w:rPr>
          </w:pPr>
          <w:r>
            <w:rPr>
              <w:rFonts w:eastAsia="Arial" w:cs="Arial"/>
              <w:color w:val="000000"/>
              <w:sz w:val="16"/>
              <w:szCs w:val="16"/>
            </w:rPr>
            <w:t>Introdução – P</w:t>
          </w:r>
          <w:r>
            <w:rPr>
              <w:rFonts w:eastAsia="Arial" w:cs="Arial"/>
              <w:color w:val="000000"/>
              <w:sz w:val="16"/>
              <w:szCs w:val="16"/>
            </w:rPr>
            <w:fldChar w:fldCharType="begin"/>
          </w:r>
          <w:r>
            <w:rPr>
              <w:rFonts w:eastAsia="Arial" w:cs="Arial"/>
              <w:color w:val="000000"/>
              <w:sz w:val="16"/>
              <w:szCs w:val="16"/>
            </w:rPr>
            <w:instrText>PAGE</w:instrText>
          </w:r>
          <w:r>
            <w:rPr>
              <w:rFonts w:eastAsia="Arial" w:cs="Arial"/>
              <w:color w:val="000000"/>
              <w:sz w:val="16"/>
              <w:szCs w:val="16"/>
            </w:rPr>
            <w:fldChar w:fldCharType="separate"/>
          </w:r>
          <w:r>
            <w:rPr>
              <w:rFonts w:eastAsia="Arial" w:cs="Arial"/>
              <w:noProof/>
              <w:color w:val="000000"/>
              <w:sz w:val="16"/>
              <w:szCs w:val="16"/>
            </w:rPr>
            <w:t>1</w:t>
          </w:r>
          <w:r>
            <w:rPr>
              <w:rFonts w:eastAsia="Arial" w:cs="Arial"/>
              <w:color w:val="000000"/>
              <w:sz w:val="16"/>
              <w:szCs w:val="16"/>
            </w:rPr>
            <w:fldChar w:fldCharType="end"/>
          </w:r>
          <w:r>
            <w:rPr>
              <w:rFonts w:eastAsia="Arial" w:cs="Arial"/>
              <w:color w:val="000000"/>
              <w:sz w:val="16"/>
              <w:szCs w:val="16"/>
            </w:rPr>
            <w:t xml:space="preserve"> / </w:t>
          </w:r>
          <w:r>
            <w:rPr>
              <w:rFonts w:eastAsia="Arial" w:cs="Arial"/>
              <w:color w:val="000000"/>
              <w:sz w:val="16"/>
              <w:szCs w:val="16"/>
            </w:rPr>
            <w:fldChar w:fldCharType="begin"/>
          </w:r>
          <w:r>
            <w:rPr>
              <w:rFonts w:eastAsia="Arial" w:cs="Arial"/>
              <w:color w:val="000000"/>
              <w:sz w:val="16"/>
              <w:szCs w:val="16"/>
            </w:rPr>
            <w:instrText>PAGE</w:instrText>
          </w:r>
          <w:r>
            <w:rPr>
              <w:rFonts w:eastAsia="Arial" w:cs="Arial"/>
              <w:color w:val="000000"/>
              <w:sz w:val="16"/>
              <w:szCs w:val="16"/>
            </w:rPr>
            <w:fldChar w:fldCharType="separate"/>
          </w:r>
          <w:r>
            <w:rPr>
              <w:rFonts w:eastAsia="Arial" w:cs="Arial"/>
              <w:noProof/>
              <w:color w:val="000000"/>
              <w:sz w:val="16"/>
              <w:szCs w:val="16"/>
            </w:rPr>
            <w:t>1</w:t>
          </w:r>
          <w:r>
            <w:rPr>
              <w:rFonts w:eastAsia="Arial" w:cs="Arial"/>
              <w:color w:val="000000"/>
              <w:sz w:val="16"/>
              <w:szCs w:val="16"/>
            </w:rPr>
            <w:fldChar w:fldCharType="end"/>
          </w:r>
        </w:p>
      </w:tc>
    </w:tr>
  </w:tbl>
  <w:p w14:paraId="274F4007" w14:textId="77777777" w:rsidR="008017D4" w:rsidRDefault="008017D4">
    <w:pPr>
      <w:pBdr>
        <w:top w:val="nil"/>
        <w:left w:val="nil"/>
        <w:bottom w:val="nil"/>
        <w:right w:val="nil"/>
        <w:between w:val="nil"/>
      </w:pBdr>
      <w:tabs>
        <w:tab w:val="center" w:pos="4320"/>
        <w:tab w:val="right" w:pos="8640"/>
      </w:tabs>
      <w:rPr>
        <w:rFonts w:eastAsia="Arial" w:cs="Arial"/>
        <w:color w:val="000000"/>
        <w:sz w:val="16"/>
        <w:szCs w:val="16"/>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3BAC81" w14:textId="77777777" w:rsidR="008017D4" w:rsidRDefault="008017D4">
    <w:pPr>
      <w:widowControl w:val="0"/>
      <w:pBdr>
        <w:top w:val="nil"/>
        <w:left w:val="nil"/>
        <w:bottom w:val="nil"/>
        <w:right w:val="nil"/>
        <w:between w:val="nil"/>
      </w:pBdr>
      <w:spacing w:line="276" w:lineRule="auto"/>
      <w:rPr>
        <w:rFonts w:eastAsia="Arial" w:cs="Arial"/>
        <w:color w:val="000000"/>
        <w:sz w:val="16"/>
        <w:szCs w:val="16"/>
      </w:rPr>
    </w:pPr>
  </w:p>
  <w:tbl>
    <w:tblPr>
      <w:tblStyle w:val="af1"/>
      <w:tblW w:w="9242" w:type="dxa"/>
      <w:tblInd w:w="0" w:type="dxa"/>
      <w:tblLayout w:type="fixed"/>
      <w:tblLook w:val="0000" w:firstRow="0" w:lastRow="0" w:firstColumn="0" w:lastColumn="0" w:noHBand="0" w:noVBand="0"/>
    </w:tblPr>
    <w:tblGrid>
      <w:gridCol w:w="4621"/>
      <w:gridCol w:w="4621"/>
    </w:tblGrid>
    <w:tr w:rsidR="008017D4" w14:paraId="38FEF150" w14:textId="77777777">
      <w:tc>
        <w:tcPr>
          <w:tcW w:w="4621" w:type="dxa"/>
        </w:tcPr>
        <w:p w14:paraId="38558E88" w14:textId="77777777" w:rsidR="008017D4" w:rsidRDefault="008017D4">
          <w:pPr>
            <w:pBdr>
              <w:top w:val="nil"/>
              <w:left w:val="nil"/>
              <w:bottom w:val="nil"/>
              <w:right w:val="nil"/>
              <w:between w:val="nil"/>
            </w:pBdr>
            <w:tabs>
              <w:tab w:val="center" w:pos="4320"/>
              <w:tab w:val="right" w:pos="8640"/>
            </w:tabs>
            <w:rPr>
              <w:rFonts w:eastAsia="Arial" w:cs="Arial"/>
              <w:color w:val="000000"/>
              <w:sz w:val="16"/>
              <w:szCs w:val="16"/>
            </w:rPr>
          </w:pPr>
          <w:r>
            <w:rPr>
              <w:rFonts w:eastAsia="Arial" w:cs="Arial"/>
              <w:color w:val="000000"/>
              <w:sz w:val="16"/>
              <w:szCs w:val="16"/>
            </w:rPr>
            <w:t>Documento de Requisitos</w:t>
          </w:r>
        </w:p>
      </w:tc>
      <w:tc>
        <w:tcPr>
          <w:tcW w:w="4621" w:type="dxa"/>
        </w:tcPr>
        <w:p w14:paraId="4549BDB0" w14:textId="77777777" w:rsidR="008017D4" w:rsidRDefault="008017D4">
          <w:pPr>
            <w:pBdr>
              <w:top w:val="nil"/>
              <w:left w:val="nil"/>
              <w:bottom w:val="nil"/>
              <w:right w:val="nil"/>
              <w:between w:val="nil"/>
            </w:pBdr>
            <w:tabs>
              <w:tab w:val="center" w:pos="4320"/>
              <w:tab w:val="right" w:pos="8640"/>
            </w:tabs>
            <w:jc w:val="right"/>
            <w:rPr>
              <w:rFonts w:eastAsia="Arial" w:cs="Arial"/>
              <w:color w:val="000000"/>
              <w:sz w:val="16"/>
              <w:szCs w:val="16"/>
            </w:rPr>
          </w:pPr>
          <w:r>
            <w:rPr>
              <w:rFonts w:eastAsia="Arial" w:cs="Arial"/>
              <w:color w:val="000000"/>
              <w:sz w:val="16"/>
              <w:szCs w:val="16"/>
            </w:rPr>
            <w:t>Requisitos funcionais – C2. P</w:t>
          </w:r>
          <w:r>
            <w:rPr>
              <w:rFonts w:eastAsia="Arial" w:cs="Arial"/>
              <w:color w:val="000000"/>
              <w:sz w:val="16"/>
              <w:szCs w:val="16"/>
            </w:rPr>
            <w:fldChar w:fldCharType="begin"/>
          </w:r>
          <w:r>
            <w:rPr>
              <w:rFonts w:eastAsia="Arial" w:cs="Arial"/>
              <w:color w:val="000000"/>
              <w:sz w:val="16"/>
              <w:szCs w:val="16"/>
            </w:rPr>
            <w:instrText>PAGE</w:instrText>
          </w:r>
          <w:r>
            <w:rPr>
              <w:rFonts w:eastAsia="Arial" w:cs="Arial"/>
              <w:color w:val="000000"/>
              <w:sz w:val="16"/>
              <w:szCs w:val="16"/>
            </w:rPr>
            <w:fldChar w:fldCharType="separate"/>
          </w:r>
          <w:r>
            <w:rPr>
              <w:rFonts w:eastAsia="Arial" w:cs="Arial"/>
              <w:noProof/>
              <w:color w:val="000000"/>
              <w:sz w:val="16"/>
              <w:szCs w:val="16"/>
            </w:rPr>
            <w:t>1</w:t>
          </w:r>
          <w:r>
            <w:rPr>
              <w:rFonts w:eastAsia="Arial" w:cs="Arial"/>
              <w:color w:val="000000"/>
              <w:sz w:val="16"/>
              <w:szCs w:val="16"/>
            </w:rPr>
            <w:fldChar w:fldCharType="end"/>
          </w:r>
          <w:r>
            <w:rPr>
              <w:rFonts w:eastAsia="Arial" w:cs="Arial"/>
              <w:color w:val="000000"/>
              <w:sz w:val="16"/>
              <w:szCs w:val="16"/>
            </w:rPr>
            <w:t xml:space="preserve"> / </w:t>
          </w:r>
          <w:r>
            <w:rPr>
              <w:rFonts w:eastAsia="Arial" w:cs="Arial"/>
              <w:color w:val="000000"/>
              <w:sz w:val="16"/>
              <w:szCs w:val="16"/>
            </w:rPr>
            <w:fldChar w:fldCharType="begin"/>
          </w:r>
          <w:r>
            <w:rPr>
              <w:rFonts w:eastAsia="Arial" w:cs="Arial"/>
              <w:color w:val="000000"/>
              <w:sz w:val="16"/>
              <w:szCs w:val="16"/>
            </w:rPr>
            <w:instrText>PAGE</w:instrText>
          </w:r>
          <w:r>
            <w:rPr>
              <w:rFonts w:eastAsia="Arial" w:cs="Arial"/>
              <w:color w:val="000000"/>
              <w:sz w:val="16"/>
              <w:szCs w:val="16"/>
            </w:rPr>
            <w:fldChar w:fldCharType="separate"/>
          </w:r>
          <w:r>
            <w:rPr>
              <w:rFonts w:eastAsia="Arial" w:cs="Arial"/>
              <w:noProof/>
              <w:color w:val="000000"/>
              <w:sz w:val="16"/>
              <w:szCs w:val="16"/>
            </w:rPr>
            <w:t>1</w:t>
          </w:r>
          <w:r>
            <w:rPr>
              <w:rFonts w:eastAsia="Arial" w:cs="Arial"/>
              <w:color w:val="000000"/>
              <w:sz w:val="16"/>
              <w:szCs w:val="16"/>
            </w:rPr>
            <w:fldChar w:fldCharType="end"/>
          </w:r>
        </w:p>
      </w:tc>
    </w:tr>
  </w:tbl>
  <w:p w14:paraId="277C64E1" w14:textId="77777777" w:rsidR="008017D4" w:rsidRDefault="008017D4">
    <w:pPr>
      <w:pBdr>
        <w:top w:val="nil"/>
        <w:left w:val="nil"/>
        <w:bottom w:val="nil"/>
        <w:right w:val="nil"/>
        <w:between w:val="nil"/>
      </w:pBdr>
      <w:tabs>
        <w:tab w:val="center" w:pos="4320"/>
        <w:tab w:val="right" w:pos="8640"/>
      </w:tabs>
      <w:rPr>
        <w:rFonts w:eastAsia="Arial" w:cs="Arial"/>
        <w:color w:val="000000"/>
        <w:sz w:val="16"/>
        <w:szCs w:val="16"/>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2CE8D3" w14:textId="77777777" w:rsidR="008017D4" w:rsidRDefault="008017D4">
    <w:pPr>
      <w:widowControl w:val="0"/>
      <w:pBdr>
        <w:top w:val="nil"/>
        <w:left w:val="nil"/>
        <w:bottom w:val="nil"/>
        <w:right w:val="nil"/>
        <w:between w:val="nil"/>
      </w:pBdr>
      <w:spacing w:line="276" w:lineRule="auto"/>
      <w:rPr>
        <w:rFonts w:eastAsia="Arial" w:cs="Arial"/>
        <w:color w:val="000000"/>
        <w:sz w:val="16"/>
        <w:szCs w:val="16"/>
      </w:rPr>
    </w:pPr>
  </w:p>
  <w:tbl>
    <w:tblPr>
      <w:tblStyle w:val="af4"/>
      <w:tblW w:w="9242" w:type="dxa"/>
      <w:tblInd w:w="0" w:type="dxa"/>
      <w:tblLayout w:type="fixed"/>
      <w:tblLook w:val="0000" w:firstRow="0" w:lastRow="0" w:firstColumn="0" w:lastColumn="0" w:noHBand="0" w:noVBand="0"/>
    </w:tblPr>
    <w:tblGrid>
      <w:gridCol w:w="4621"/>
      <w:gridCol w:w="4621"/>
    </w:tblGrid>
    <w:tr w:rsidR="008017D4" w14:paraId="00157BA6" w14:textId="77777777">
      <w:tc>
        <w:tcPr>
          <w:tcW w:w="4621" w:type="dxa"/>
        </w:tcPr>
        <w:p w14:paraId="1FECB9C0" w14:textId="77777777" w:rsidR="008017D4" w:rsidRDefault="008017D4">
          <w:pPr>
            <w:pBdr>
              <w:top w:val="nil"/>
              <w:left w:val="nil"/>
              <w:bottom w:val="nil"/>
              <w:right w:val="nil"/>
              <w:between w:val="nil"/>
            </w:pBdr>
            <w:tabs>
              <w:tab w:val="center" w:pos="4320"/>
              <w:tab w:val="right" w:pos="8640"/>
            </w:tabs>
            <w:rPr>
              <w:rFonts w:eastAsia="Arial" w:cs="Arial"/>
              <w:color w:val="000000"/>
              <w:sz w:val="16"/>
              <w:szCs w:val="16"/>
            </w:rPr>
          </w:pPr>
          <w:r>
            <w:rPr>
              <w:rFonts w:eastAsia="Arial" w:cs="Arial"/>
              <w:color w:val="000000"/>
              <w:sz w:val="16"/>
              <w:szCs w:val="16"/>
            </w:rPr>
            <w:t>Documento de Requisitos</w:t>
          </w:r>
        </w:p>
      </w:tc>
      <w:tc>
        <w:tcPr>
          <w:tcW w:w="4621" w:type="dxa"/>
        </w:tcPr>
        <w:p w14:paraId="579EBF15" w14:textId="77777777" w:rsidR="008017D4" w:rsidRDefault="008017D4">
          <w:pPr>
            <w:pBdr>
              <w:top w:val="nil"/>
              <w:left w:val="nil"/>
              <w:bottom w:val="nil"/>
              <w:right w:val="nil"/>
              <w:between w:val="nil"/>
            </w:pBdr>
            <w:tabs>
              <w:tab w:val="center" w:pos="4320"/>
              <w:tab w:val="right" w:pos="8640"/>
            </w:tabs>
            <w:jc w:val="right"/>
            <w:rPr>
              <w:rFonts w:eastAsia="Arial" w:cs="Arial"/>
              <w:color w:val="000000"/>
              <w:sz w:val="16"/>
              <w:szCs w:val="16"/>
            </w:rPr>
          </w:pPr>
          <w:r>
            <w:rPr>
              <w:rFonts w:eastAsia="Arial" w:cs="Arial"/>
              <w:color w:val="000000"/>
              <w:sz w:val="16"/>
              <w:szCs w:val="16"/>
            </w:rPr>
            <w:t>Requisitos não funcionais – C3. P</w:t>
          </w:r>
          <w:r>
            <w:rPr>
              <w:rFonts w:eastAsia="Arial" w:cs="Arial"/>
              <w:color w:val="000000"/>
              <w:sz w:val="16"/>
              <w:szCs w:val="16"/>
            </w:rPr>
            <w:fldChar w:fldCharType="begin"/>
          </w:r>
          <w:r>
            <w:rPr>
              <w:rFonts w:eastAsia="Arial" w:cs="Arial"/>
              <w:color w:val="000000"/>
              <w:sz w:val="16"/>
              <w:szCs w:val="16"/>
            </w:rPr>
            <w:instrText>PAGE</w:instrText>
          </w:r>
          <w:r>
            <w:rPr>
              <w:rFonts w:eastAsia="Arial" w:cs="Arial"/>
              <w:color w:val="000000"/>
              <w:sz w:val="16"/>
              <w:szCs w:val="16"/>
            </w:rPr>
            <w:fldChar w:fldCharType="separate"/>
          </w:r>
          <w:r>
            <w:rPr>
              <w:rFonts w:eastAsia="Arial" w:cs="Arial"/>
              <w:noProof/>
              <w:color w:val="000000"/>
              <w:sz w:val="16"/>
              <w:szCs w:val="16"/>
            </w:rPr>
            <w:t>1</w:t>
          </w:r>
          <w:r>
            <w:rPr>
              <w:rFonts w:eastAsia="Arial" w:cs="Arial"/>
              <w:color w:val="000000"/>
              <w:sz w:val="16"/>
              <w:szCs w:val="16"/>
            </w:rPr>
            <w:fldChar w:fldCharType="end"/>
          </w:r>
          <w:r>
            <w:rPr>
              <w:rFonts w:eastAsia="Arial" w:cs="Arial"/>
              <w:color w:val="000000"/>
              <w:sz w:val="16"/>
              <w:szCs w:val="16"/>
            </w:rPr>
            <w:t xml:space="preserve"> / </w:t>
          </w:r>
          <w:r>
            <w:rPr>
              <w:rFonts w:eastAsia="Arial" w:cs="Arial"/>
              <w:color w:val="000000"/>
              <w:sz w:val="16"/>
              <w:szCs w:val="16"/>
            </w:rPr>
            <w:fldChar w:fldCharType="begin"/>
          </w:r>
          <w:r>
            <w:rPr>
              <w:rFonts w:eastAsia="Arial" w:cs="Arial"/>
              <w:color w:val="000000"/>
              <w:sz w:val="16"/>
              <w:szCs w:val="16"/>
            </w:rPr>
            <w:instrText>PAGE</w:instrText>
          </w:r>
          <w:r>
            <w:rPr>
              <w:rFonts w:eastAsia="Arial" w:cs="Arial"/>
              <w:color w:val="000000"/>
              <w:sz w:val="16"/>
              <w:szCs w:val="16"/>
            </w:rPr>
            <w:fldChar w:fldCharType="separate"/>
          </w:r>
          <w:r>
            <w:rPr>
              <w:rFonts w:eastAsia="Arial" w:cs="Arial"/>
              <w:noProof/>
              <w:color w:val="000000"/>
              <w:sz w:val="16"/>
              <w:szCs w:val="16"/>
            </w:rPr>
            <w:t>1</w:t>
          </w:r>
          <w:r>
            <w:rPr>
              <w:rFonts w:eastAsia="Arial" w:cs="Arial"/>
              <w:color w:val="000000"/>
              <w:sz w:val="16"/>
              <w:szCs w:val="16"/>
            </w:rPr>
            <w:fldChar w:fldCharType="end"/>
          </w:r>
        </w:p>
      </w:tc>
    </w:tr>
  </w:tbl>
  <w:p w14:paraId="53353BD0" w14:textId="77777777" w:rsidR="008017D4" w:rsidRDefault="008017D4">
    <w:pPr>
      <w:pBdr>
        <w:top w:val="nil"/>
        <w:left w:val="nil"/>
        <w:bottom w:val="nil"/>
        <w:right w:val="nil"/>
        <w:between w:val="nil"/>
      </w:pBdr>
      <w:tabs>
        <w:tab w:val="center" w:pos="4320"/>
        <w:tab w:val="right" w:pos="8640"/>
      </w:tabs>
      <w:rPr>
        <w:rFonts w:eastAsia="Arial" w:cs="Arial"/>
        <w:color w:val="000000"/>
        <w:sz w:val="16"/>
        <w:szCs w:val="16"/>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9739B6" w14:textId="77777777" w:rsidR="008017D4" w:rsidRDefault="008017D4">
    <w:pPr>
      <w:widowControl w:val="0"/>
      <w:pBdr>
        <w:top w:val="nil"/>
        <w:left w:val="nil"/>
        <w:bottom w:val="nil"/>
        <w:right w:val="nil"/>
        <w:between w:val="nil"/>
      </w:pBdr>
      <w:spacing w:line="276" w:lineRule="auto"/>
      <w:rPr>
        <w:rFonts w:eastAsia="Arial" w:cs="Arial"/>
        <w:color w:val="000000"/>
        <w:sz w:val="16"/>
        <w:szCs w:val="16"/>
      </w:rPr>
    </w:pPr>
  </w:p>
  <w:tbl>
    <w:tblPr>
      <w:tblStyle w:val="af3"/>
      <w:tblW w:w="9242" w:type="dxa"/>
      <w:tblInd w:w="0" w:type="dxa"/>
      <w:tblLayout w:type="fixed"/>
      <w:tblLook w:val="0000" w:firstRow="0" w:lastRow="0" w:firstColumn="0" w:lastColumn="0" w:noHBand="0" w:noVBand="0"/>
    </w:tblPr>
    <w:tblGrid>
      <w:gridCol w:w="4621"/>
      <w:gridCol w:w="4621"/>
    </w:tblGrid>
    <w:tr w:rsidR="008017D4" w14:paraId="39C05EC4" w14:textId="77777777">
      <w:tc>
        <w:tcPr>
          <w:tcW w:w="4621" w:type="dxa"/>
        </w:tcPr>
        <w:p w14:paraId="4C8DCF1D" w14:textId="77777777" w:rsidR="008017D4" w:rsidRDefault="008017D4">
          <w:pPr>
            <w:pBdr>
              <w:top w:val="nil"/>
              <w:left w:val="nil"/>
              <w:bottom w:val="nil"/>
              <w:right w:val="nil"/>
              <w:between w:val="nil"/>
            </w:pBdr>
            <w:tabs>
              <w:tab w:val="center" w:pos="4320"/>
              <w:tab w:val="right" w:pos="8640"/>
            </w:tabs>
            <w:rPr>
              <w:rFonts w:eastAsia="Arial" w:cs="Arial"/>
              <w:color w:val="000000"/>
              <w:sz w:val="16"/>
              <w:szCs w:val="16"/>
            </w:rPr>
          </w:pPr>
          <w:r>
            <w:rPr>
              <w:rFonts w:eastAsia="Arial" w:cs="Arial"/>
              <w:color w:val="000000"/>
              <w:sz w:val="16"/>
              <w:szCs w:val="16"/>
            </w:rPr>
            <w:t>Documento de Requisitos</w:t>
          </w:r>
        </w:p>
      </w:tc>
      <w:tc>
        <w:tcPr>
          <w:tcW w:w="4621" w:type="dxa"/>
        </w:tcPr>
        <w:p w14:paraId="774F56C3" w14:textId="77777777" w:rsidR="008017D4" w:rsidRDefault="008017D4">
          <w:pPr>
            <w:pBdr>
              <w:top w:val="nil"/>
              <w:left w:val="nil"/>
              <w:bottom w:val="nil"/>
              <w:right w:val="nil"/>
              <w:between w:val="nil"/>
            </w:pBdr>
            <w:tabs>
              <w:tab w:val="center" w:pos="4320"/>
              <w:tab w:val="right" w:pos="8640"/>
            </w:tabs>
            <w:jc w:val="right"/>
            <w:rPr>
              <w:rFonts w:eastAsia="Arial" w:cs="Arial"/>
              <w:color w:val="000000"/>
              <w:sz w:val="16"/>
              <w:szCs w:val="16"/>
            </w:rPr>
          </w:pPr>
          <w:r>
            <w:rPr>
              <w:rFonts w:eastAsia="Arial" w:cs="Arial"/>
              <w:color w:val="000000"/>
              <w:sz w:val="16"/>
              <w:szCs w:val="16"/>
            </w:rPr>
            <w:t>Descrição da interface com o usuário – C4. P</w:t>
          </w:r>
          <w:r>
            <w:rPr>
              <w:rFonts w:eastAsia="Arial" w:cs="Arial"/>
              <w:color w:val="000000"/>
              <w:sz w:val="16"/>
              <w:szCs w:val="16"/>
            </w:rPr>
            <w:fldChar w:fldCharType="begin"/>
          </w:r>
          <w:r>
            <w:rPr>
              <w:rFonts w:eastAsia="Arial" w:cs="Arial"/>
              <w:color w:val="000000"/>
              <w:sz w:val="16"/>
              <w:szCs w:val="16"/>
            </w:rPr>
            <w:instrText>PAGE</w:instrText>
          </w:r>
          <w:r>
            <w:rPr>
              <w:rFonts w:eastAsia="Arial" w:cs="Arial"/>
              <w:color w:val="000000"/>
              <w:sz w:val="16"/>
              <w:szCs w:val="16"/>
            </w:rPr>
            <w:fldChar w:fldCharType="separate"/>
          </w:r>
          <w:r>
            <w:rPr>
              <w:rFonts w:eastAsia="Arial" w:cs="Arial"/>
              <w:noProof/>
              <w:color w:val="000000"/>
              <w:sz w:val="16"/>
              <w:szCs w:val="16"/>
            </w:rPr>
            <w:t>1</w:t>
          </w:r>
          <w:r>
            <w:rPr>
              <w:rFonts w:eastAsia="Arial" w:cs="Arial"/>
              <w:color w:val="000000"/>
              <w:sz w:val="16"/>
              <w:szCs w:val="16"/>
            </w:rPr>
            <w:fldChar w:fldCharType="end"/>
          </w:r>
          <w:r>
            <w:rPr>
              <w:rFonts w:eastAsia="Arial" w:cs="Arial"/>
              <w:color w:val="000000"/>
              <w:sz w:val="16"/>
              <w:szCs w:val="16"/>
            </w:rPr>
            <w:t xml:space="preserve"> / </w:t>
          </w:r>
          <w:r>
            <w:rPr>
              <w:rFonts w:eastAsia="Arial" w:cs="Arial"/>
              <w:color w:val="000000"/>
              <w:sz w:val="16"/>
              <w:szCs w:val="16"/>
            </w:rPr>
            <w:fldChar w:fldCharType="begin"/>
          </w:r>
          <w:r>
            <w:rPr>
              <w:rFonts w:eastAsia="Arial" w:cs="Arial"/>
              <w:color w:val="000000"/>
              <w:sz w:val="16"/>
              <w:szCs w:val="16"/>
            </w:rPr>
            <w:instrText>PAGE</w:instrText>
          </w:r>
          <w:r>
            <w:rPr>
              <w:rFonts w:eastAsia="Arial" w:cs="Arial"/>
              <w:color w:val="000000"/>
              <w:sz w:val="16"/>
              <w:szCs w:val="16"/>
            </w:rPr>
            <w:fldChar w:fldCharType="separate"/>
          </w:r>
          <w:r>
            <w:rPr>
              <w:rFonts w:eastAsia="Arial" w:cs="Arial"/>
              <w:noProof/>
              <w:color w:val="000000"/>
              <w:sz w:val="16"/>
              <w:szCs w:val="16"/>
            </w:rPr>
            <w:t>1</w:t>
          </w:r>
          <w:r>
            <w:rPr>
              <w:rFonts w:eastAsia="Arial" w:cs="Arial"/>
              <w:color w:val="000000"/>
              <w:sz w:val="16"/>
              <w:szCs w:val="16"/>
            </w:rPr>
            <w:fldChar w:fldCharType="end"/>
          </w:r>
        </w:p>
      </w:tc>
    </w:tr>
  </w:tbl>
  <w:p w14:paraId="24005CA5" w14:textId="77777777" w:rsidR="008017D4" w:rsidRDefault="008017D4">
    <w:pPr>
      <w:pBdr>
        <w:top w:val="nil"/>
        <w:left w:val="nil"/>
        <w:bottom w:val="nil"/>
        <w:right w:val="nil"/>
        <w:between w:val="nil"/>
      </w:pBdr>
      <w:tabs>
        <w:tab w:val="center" w:pos="4320"/>
        <w:tab w:val="right" w:pos="8640"/>
      </w:tabs>
      <w:rPr>
        <w:rFonts w:eastAsia="Arial" w:cs="Arial"/>
        <w:color w:val="000000"/>
        <w:sz w:val="16"/>
        <w:szCs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CF1E3A"/>
    <w:multiLevelType w:val="hybridMultilevel"/>
    <w:tmpl w:val="A58C9832"/>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 w15:restartNumberingAfterBreak="0">
    <w:nsid w:val="04DB7BF3"/>
    <w:multiLevelType w:val="hybridMultilevel"/>
    <w:tmpl w:val="F2426F92"/>
    <w:lvl w:ilvl="0" w:tplc="04160001">
      <w:start w:val="1"/>
      <w:numFmt w:val="bullet"/>
      <w:lvlText w:val=""/>
      <w:lvlJc w:val="left"/>
      <w:pPr>
        <w:ind w:left="1004" w:hanging="360"/>
      </w:pPr>
      <w:rPr>
        <w:rFonts w:ascii="Symbol" w:hAnsi="Symbol" w:hint="default"/>
      </w:rPr>
    </w:lvl>
    <w:lvl w:ilvl="1" w:tplc="04160003" w:tentative="1">
      <w:start w:val="1"/>
      <w:numFmt w:val="bullet"/>
      <w:lvlText w:val="o"/>
      <w:lvlJc w:val="left"/>
      <w:pPr>
        <w:ind w:left="1724" w:hanging="360"/>
      </w:pPr>
      <w:rPr>
        <w:rFonts w:ascii="Courier New" w:hAnsi="Courier New" w:cs="Courier New" w:hint="default"/>
      </w:rPr>
    </w:lvl>
    <w:lvl w:ilvl="2" w:tplc="04160005" w:tentative="1">
      <w:start w:val="1"/>
      <w:numFmt w:val="bullet"/>
      <w:lvlText w:val=""/>
      <w:lvlJc w:val="left"/>
      <w:pPr>
        <w:ind w:left="2444" w:hanging="360"/>
      </w:pPr>
      <w:rPr>
        <w:rFonts w:ascii="Wingdings" w:hAnsi="Wingdings" w:hint="default"/>
      </w:rPr>
    </w:lvl>
    <w:lvl w:ilvl="3" w:tplc="04160001" w:tentative="1">
      <w:start w:val="1"/>
      <w:numFmt w:val="bullet"/>
      <w:lvlText w:val=""/>
      <w:lvlJc w:val="left"/>
      <w:pPr>
        <w:ind w:left="3164" w:hanging="360"/>
      </w:pPr>
      <w:rPr>
        <w:rFonts w:ascii="Symbol" w:hAnsi="Symbol" w:hint="default"/>
      </w:rPr>
    </w:lvl>
    <w:lvl w:ilvl="4" w:tplc="04160003" w:tentative="1">
      <w:start w:val="1"/>
      <w:numFmt w:val="bullet"/>
      <w:lvlText w:val="o"/>
      <w:lvlJc w:val="left"/>
      <w:pPr>
        <w:ind w:left="3884" w:hanging="360"/>
      </w:pPr>
      <w:rPr>
        <w:rFonts w:ascii="Courier New" w:hAnsi="Courier New" w:cs="Courier New" w:hint="default"/>
      </w:rPr>
    </w:lvl>
    <w:lvl w:ilvl="5" w:tplc="04160005" w:tentative="1">
      <w:start w:val="1"/>
      <w:numFmt w:val="bullet"/>
      <w:lvlText w:val=""/>
      <w:lvlJc w:val="left"/>
      <w:pPr>
        <w:ind w:left="4604" w:hanging="360"/>
      </w:pPr>
      <w:rPr>
        <w:rFonts w:ascii="Wingdings" w:hAnsi="Wingdings" w:hint="default"/>
      </w:rPr>
    </w:lvl>
    <w:lvl w:ilvl="6" w:tplc="04160001" w:tentative="1">
      <w:start w:val="1"/>
      <w:numFmt w:val="bullet"/>
      <w:lvlText w:val=""/>
      <w:lvlJc w:val="left"/>
      <w:pPr>
        <w:ind w:left="5324" w:hanging="360"/>
      </w:pPr>
      <w:rPr>
        <w:rFonts w:ascii="Symbol" w:hAnsi="Symbol" w:hint="default"/>
      </w:rPr>
    </w:lvl>
    <w:lvl w:ilvl="7" w:tplc="04160003" w:tentative="1">
      <w:start w:val="1"/>
      <w:numFmt w:val="bullet"/>
      <w:lvlText w:val="o"/>
      <w:lvlJc w:val="left"/>
      <w:pPr>
        <w:ind w:left="6044" w:hanging="360"/>
      </w:pPr>
      <w:rPr>
        <w:rFonts w:ascii="Courier New" w:hAnsi="Courier New" w:cs="Courier New" w:hint="default"/>
      </w:rPr>
    </w:lvl>
    <w:lvl w:ilvl="8" w:tplc="04160005" w:tentative="1">
      <w:start w:val="1"/>
      <w:numFmt w:val="bullet"/>
      <w:lvlText w:val=""/>
      <w:lvlJc w:val="left"/>
      <w:pPr>
        <w:ind w:left="6764" w:hanging="360"/>
      </w:pPr>
      <w:rPr>
        <w:rFonts w:ascii="Wingdings" w:hAnsi="Wingdings" w:hint="default"/>
      </w:rPr>
    </w:lvl>
  </w:abstractNum>
  <w:abstractNum w:abstractNumId="2" w15:restartNumberingAfterBreak="0">
    <w:nsid w:val="06935E7C"/>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0FF8485D"/>
    <w:multiLevelType w:val="hybridMultilevel"/>
    <w:tmpl w:val="B1DCD66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113374E9"/>
    <w:multiLevelType w:val="hybridMultilevel"/>
    <w:tmpl w:val="9E3CE71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13B42325"/>
    <w:multiLevelType w:val="hybridMultilevel"/>
    <w:tmpl w:val="ED183BC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25252DCE"/>
    <w:multiLevelType w:val="multilevel"/>
    <w:tmpl w:val="FFFFFFFF"/>
    <w:lvl w:ilvl="0">
      <w:start w:val="1"/>
      <w:numFmt w:val="decimal"/>
      <w:lvlText w:val="%1."/>
      <w:lvlJc w:val="left"/>
      <w:pPr>
        <w:ind w:left="360" w:hanging="360"/>
      </w:pPr>
      <w:rPr>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7" w15:restartNumberingAfterBreak="0">
    <w:nsid w:val="29137FC6"/>
    <w:multiLevelType w:val="hybridMultilevel"/>
    <w:tmpl w:val="581A492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2D0E3283"/>
    <w:multiLevelType w:val="hybridMultilevel"/>
    <w:tmpl w:val="089A669A"/>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315E19B5"/>
    <w:multiLevelType w:val="hybridMultilevel"/>
    <w:tmpl w:val="C792DF2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32D550FA"/>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3936184F"/>
    <w:multiLevelType w:val="hybridMultilevel"/>
    <w:tmpl w:val="9700677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406761D4"/>
    <w:multiLevelType w:val="multilevel"/>
    <w:tmpl w:val="FFFFFFFF"/>
    <w:lvl w:ilvl="0">
      <w:start w:val="1"/>
      <w:numFmt w:val="decimal"/>
      <w:lvlText w:val=""/>
      <w:lvlJc w:val="left"/>
      <w:pPr>
        <w:ind w:left="0" w:firstLine="0"/>
      </w:pPr>
      <w:rPr>
        <w:vertAlign w:val="baseline"/>
      </w:rPr>
    </w:lvl>
    <w:lvl w:ilvl="1">
      <w:start w:val="1"/>
      <w:numFmt w:val="decimal"/>
      <w:lvlText w:val=""/>
      <w:lvlJc w:val="left"/>
      <w:pPr>
        <w:ind w:left="0" w:firstLine="0"/>
      </w:pPr>
      <w:rPr>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decimal"/>
      <w:lvlText w:val="●.%4."/>
      <w:lvlJc w:val="left"/>
      <w:pPr>
        <w:ind w:left="0" w:firstLine="0"/>
      </w:pPr>
      <w:rPr>
        <w:vertAlign w:val="baseline"/>
      </w:rPr>
    </w:lvl>
    <w:lvl w:ilvl="4">
      <w:start w:val="1"/>
      <w:numFmt w:val="decimal"/>
      <w:lvlText w:val="●.%4..%5"/>
      <w:lvlJc w:val="left"/>
      <w:pPr>
        <w:ind w:left="0" w:firstLine="0"/>
      </w:pPr>
      <w:rPr>
        <w:vertAlign w:val="baseline"/>
      </w:rPr>
    </w:lvl>
    <w:lvl w:ilvl="5">
      <w:start w:val="1"/>
      <w:numFmt w:val="decimal"/>
      <w:lvlText w:val="●.%4..%5.%6"/>
      <w:lvlJc w:val="left"/>
      <w:pPr>
        <w:ind w:left="0" w:firstLine="0"/>
      </w:pPr>
      <w:rPr>
        <w:vertAlign w:val="baseline"/>
      </w:rPr>
    </w:lvl>
    <w:lvl w:ilvl="6">
      <w:start w:val="1"/>
      <w:numFmt w:val="decimal"/>
      <w:lvlText w:val="●.%4..%5.%6.%7"/>
      <w:lvlJc w:val="left"/>
      <w:pPr>
        <w:ind w:left="0" w:firstLine="0"/>
      </w:pPr>
      <w:rPr>
        <w:vertAlign w:val="baseline"/>
      </w:rPr>
    </w:lvl>
    <w:lvl w:ilvl="7">
      <w:start w:val="1"/>
      <w:numFmt w:val="decimal"/>
      <w:lvlText w:val="●.%4..%5.%6.%7.%8"/>
      <w:lvlJc w:val="left"/>
      <w:pPr>
        <w:ind w:left="0" w:firstLine="0"/>
      </w:pPr>
      <w:rPr>
        <w:vertAlign w:val="baseline"/>
      </w:rPr>
    </w:lvl>
    <w:lvl w:ilvl="8">
      <w:start w:val="1"/>
      <w:numFmt w:val="decimal"/>
      <w:lvlText w:val="●.%4..%5.%6.%7.%8.%9"/>
      <w:lvlJc w:val="left"/>
      <w:pPr>
        <w:ind w:left="0" w:firstLine="0"/>
      </w:pPr>
      <w:rPr>
        <w:vertAlign w:val="baseline"/>
      </w:rPr>
    </w:lvl>
  </w:abstractNum>
  <w:abstractNum w:abstractNumId="13" w15:restartNumberingAfterBreak="0">
    <w:nsid w:val="48B45ADE"/>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52570EC7"/>
    <w:multiLevelType w:val="hybridMultilevel"/>
    <w:tmpl w:val="5BC614A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52E86860"/>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58F90D57"/>
    <w:multiLevelType w:val="multilevel"/>
    <w:tmpl w:val="FFFFFFFF"/>
    <w:lvl w:ilvl="0">
      <w:start w:val="1"/>
      <w:numFmt w:val="bullet"/>
      <w:lvlText w:val="●"/>
      <w:lvlJc w:val="left"/>
      <w:pPr>
        <w:ind w:left="360" w:hanging="360"/>
      </w:pPr>
      <w:rPr>
        <w:rFonts w:ascii="Noto Sans Symbols" w:eastAsia="Noto Sans Symbols" w:hAnsi="Noto Sans Symbols" w:cs="Noto Sans Symbols"/>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7" w15:restartNumberingAfterBreak="0">
    <w:nsid w:val="599B62F9"/>
    <w:multiLevelType w:val="multilevel"/>
    <w:tmpl w:val="FFFFFFFF"/>
    <w:lvl w:ilvl="0">
      <w:start w:val="1"/>
      <w:numFmt w:val="bullet"/>
      <w:lvlText w:val="o"/>
      <w:lvlJc w:val="left"/>
      <w:pPr>
        <w:ind w:left="1080" w:hanging="360"/>
      </w:pPr>
      <w:rPr>
        <w:rFonts w:ascii="Courier New" w:eastAsia="Courier New" w:hAnsi="Courier New" w:cs="Courier New"/>
      </w:rPr>
    </w:lvl>
    <w:lvl w:ilvl="1">
      <w:start w:val="1"/>
      <w:numFmt w:val="bullet"/>
      <w:lvlText w:val="▪"/>
      <w:lvlJc w:val="left"/>
      <w:pPr>
        <w:ind w:left="1800" w:hanging="360"/>
      </w:pPr>
      <w:rPr>
        <w:rFonts w:ascii="Noto Sans Symbols" w:eastAsia="Noto Sans Symbols" w:hAnsi="Noto Sans Symbols" w:cs="Noto Sans Symbols"/>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8" w15:restartNumberingAfterBreak="0">
    <w:nsid w:val="68AC4AFF"/>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6A662B99"/>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6C83211F"/>
    <w:multiLevelType w:val="multilevel"/>
    <w:tmpl w:val="FFFFFFFF"/>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21" w15:restartNumberingAfterBreak="0">
    <w:nsid w:val="71C14C63"/>
    <w:multiLevelType w:val="hybridMultilevel"/>
    <w:tmpl w:val="F4840A0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2" w15:restartNumberingAfterBreak="0">
    <w:nsid w:val="754E7BF2"/>
    <w:multiLevelType w:val="multilevel"/>
    <w:tmpl w:val="FFFFFFFF"/>
    <w:lvl w:ilvl="0">
      <w:start w:val="1"/>
      <w:numFmt w:val="decimal"/>
      <w:lvlText w:val=""/>
      <w:lvlJc w:val="left"/>
      <w:pPr>
        <w:ind w:left="0" w:firstLine="0"/>
      </w:pPr>
    </w:lvl>
    <w:lvl w:ilvl="1">
      <w:start w:val="1"/>
      <w:numFmt w:val="decimal"/>
      <w:lvlText w:val=""/>
      <w:lvlJc w:val="left"/>
      <w:pPr>
        <w:ind w:left="0" w:firstLine="0"/>
      </w:pPr>
    </w:lvl>
    <w:lvl w:ilvl="2">
      <w:start w:val="1"/>
      <w:numFmt w:val="bullet"/>
      <w:lvlText w:val="●"/>
      <w:lvlJc w:val="left"/>
      <w:pPr>
        <w:ind w:left="0" w:firstLine="0"/>
      </w:pPr>
      <w:rPr>
        <w:rFonts w:ascii="Noto Sans Symbols" w:eastAsia="Noto Sans Symbols" w:hAnsi="Noto Sans Symbols" w:cs="Noto Sans Symbols"/>
      </w:rPr>
    </w:lvl>
    <w:lvl w:ilvl="3">
      <w:start w:val="1"/>
      <w:numFmt w:val="decimal"/>
      <w:lvlText w:val="●.%4."/>
      <w:lvlJc w:val="left"/>
      <w:pPr>
        <w:ind w:left="0" w:firstLine="0"/>
      </w:pPr>
    </w:lvl>
    <w:lvl w:ilvl="4">
      <w:start w:val="1"/>
      <w:numFmt w:val="decimal"/>
      <w:lvlText w:val="●.%4..%5"/>
      <w:lvlJc w:val="left"/>
      <w:pPr>
        <w:ind w:left="0" w:firstLine="0"/>
      </w:pPr>
    </w:lvl>
    <w:lvl w:ilvl="5">
      <w:start w:val="1"/>
      <w:numFmt w:val="decimal"/>
      <w:lvlText w:val="●.%4..%5.%6"/>
      <w:lvlJc w:val="left"/>
      <w:pPr>
        <w:ind w:left="0" w:firstLine="0"/>
      </w:pPr>
    </w:lvl>
    <w:lvl w:ilvl="6">
      <w:start w:val="1"/>
      <w:numFmt w:val="decimal"/>
      <w:lvlText w:val="●.%4..%5.%6.%7"/>
      <w:lvlJc w:val="left"/>
      <w:pPr>
        <w:ind w:left="0" w:firstLine="0"/>
      </w:pPr>
    </w:lvl>
    <w:lvl w:ilvl="7">
      <w:start w:val="1"/>
      <w:numFmt w:val="decimal"/>
      <w:lvlText w:val="●.%4..%5.%6.%7.%8"/>
      <w:lvlJc w:val="left"/>
      <w:pPr>
        <w:ind w:left="0" w:firstLine="0"/>
      </w:pPr>
    </w:lvl>
    <w:lvl w:ilvl="8">
      <w:start w:val="1"/>
      <w:numFmt w:val="decimal"/>
      <w:lvlText w:val="●.%4..%5.%6.%7.%8.%9"/>
      <w:lvlJc w:val="left"/>
      <w:pPr>
        <w:ind w:left="0" w:firstLine="0"/>
      </w:pPr>
    </w:lvl>
  </w:abstractNum>
  <w:abstractNum w:abstractNumId="23" w15:restartNumberingAfterBreak="0">
    <w:nsid w:val="78011555"/>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4" w15:restartNumberingAfterBreak="0">
    <w:nsid w:val="78C278D1"/>
    <w:multiLevelType w:val="hybridMultilevel"/>
    <w:tmpl w:val="281AEAA0"/>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5" w15:restartNumberingAfterBreak="0">
    <w:nsid w:val="7DE749D3"/>
    <w:multiLevelType w:val="hybridMultilevel"/>
    <w:tmpl w:val="C492A5D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19"/>
  </w:num>
  <w:num w:numId="2">
    <w:abstractNumId w:val="13"/>
  </w:num>
  <w:num w:numId="3">
    <w:abstractNumId w:val="12"/>
  </w:num>
  <w:num w:numId="4">
    <w:abstractNumId w:val="16"/>
  </w:num>
  <w:num w:numId="5">
    <w:abstractNumId w:val="22"/>
  </w:num>
  <w:num w:numId="6">
    <w:abstractNumId w:val="15"/>
  </w:num>
  <w:num w:numId="7">
    <w:abstractNumId w:val="2"/>
  </w:num>
  <w:num w:numId="8">
    <w:abstractNumId w:val="23"/>
  </w:num>
  <w:num w:numId="9">
    <w:abstractNumId w:val="6"/>
  </w:num>
  <w:num w:numId="10">
    <w:abstractNumId w:val="18"/>
  </w:num>
  <w:num w:numId="11">
    <w:abstractNumId w:val="20"/>
  </w:num>
  <w:num w:numId="12">
    <w:abstractNumId w:val="17"/>
  </w:num>
  <w:num w:numId="13">
    <w:abstractNumId w:val="10"/>
  </w:num>
  <w:num w:numId="14">
    <w:abstractNumId w:val="7"/>
  </w:num>
  <w:num w:numId="15">
    <w:abstractNumId w:val="1"/>
  </w:num>
  <w:num w:numId="16">
    <w:abstractNumId w:val="14"/>
  </w:num>
  <w:num w:numId="17">
    <w:abstractNumId w:val="8"/>
  </w:num>
  <w:num w:numId="18">
    <w:abstractNumId w:val="3"/>
  </w:num>
  <w:num w:numId="19">
    <w:abstractNumId w:val="25"/>
  </w:num>
  <w:num w:numId="20">
    <w:abstractNumId w:val="21"/>
  </w:num>
  <w:num w:numId="21">
    <w:abstractNumId w:val="0"/>
  </w:num>
  <w:num w:numId="22">
    <w:abstractNumId w:val="9"/>
  </w:num>
  <w:num w:numId="23">
    <w:abstractNumId w:val="24"/>
  </w:num>
  <w:num w:numId="24">
    <w:abstractNumId w:val="11"/>
  </w:num>
  <w:num w:numId="25">
    <w:abstractNumId w:val="4"/>
  </w:num>
  <w:num w:numId="2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12931"/>
    <w:rsid w:val="000918E0"/>
    <w:rsid w:val="000C1CA3"/>
    <w:rsid w:val="00126148"/>
    <w:rsid w:val="00132D41"/>
    <w:rsid w:val="0019769B"/>
    <w:rsid w:val="002B5494"/>
    <w:rsid w:val="003F7685"/>
    <w:rsid w:val="004760EB"/>
    <w:rsid w:val="004D5034"/>
    <w:rsid w:val="0050445B"/>
    <w:rsid w:val="005B1B80"/>
    <w:rsid w:val="005F07F2"/>
    <w:rsid w:val="006E22B1"/>
    <w:rsid w:val="007359E6"/>
    <w:rsid w:val="00741D35"/>
    <w:rsid w:val="008017D4"/>
    <w:rsid w:val="00834EB0"/>
    <w:rsid w:val="00980B52"/>
    <w:rsid w:val="00985A92"/>
    <w:rsid w:val="00AD33E5"/>
    <w:rsid w:val="00BF601F"/>
    <w:rsid w:val="00C12931"/>
    <w:rsid w:val="00CE6E04"/>
    <w:rsid w:val="00D432CC"/>
    <w:rsid w:val="00D576CA"/>
    <w:rsid w:val="00D85CD2"/>
    <w:rsid w:val="00DC16CE"/>
    <w:rsid w:val="00E427A3"/>
    <w:rsid w:val="00E961C0"/>
    <w:rsid w:val="00FB0427"/>
    <w:rsid w:val="00FD6D1B"/>
    <w:rsid w:val="00FE2077"/>
    <w:rsid w:val="00FF6AC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FAB5D5"/>
  <w15:docId w15:val="{A4821BC8-289D-41BD-A96E-20E6F4A1AE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6AC4"/>
    <w:rPr>
      <w:rFonts w:ascii="Arial" w:hAnsi="Arial"/>
      <w:sz w:val="22"/>
    </w:rPr>
  </w:style>
  <w:style w:type="paragraph" w:styleId="Ttulo1">
    <w:name w:val="heading 1"/>
    <w:basedOn w:val="Normal"/>
    <w:next w:val="Normal"/>
    <w:uiPriority w:val="9"/>
    <w:qFormat/>
    <w:pPr>
      <w:keepNext/>
      <w:keepLines/>
      <w:spacing w:before="480" w:after="120"/>
      <w:outlineLvl w:val="0"/>
    </w:pPr>
    <w:rPr>
      <w:rFonts w:ascii="Times New Roman" w:hAnsi="Times New Roman"/>
      <w:b/>
      <w:sz w:val="48"/>
      <w:szCs w:val="48"/>
    </w:rPr>
  </w:style>
  <w:style w:type="paragraph" w:styleId="Ttulo2">
    <w:name w:val="heading 2"/>
    <w:basedOn w:val="Normal"/>
    <w:next w:val="Normal"/>
    <w:uiPriority w:val="9"/>
    <w:unhideWhenUsed/>
    <w:qFormat/>
    <w:pPr>
      <w:keepNext/>
      <w:keepLines/>
      <w:spacing w:before="360" w:after="480"/>
      <w:jc w:val="right"/>
      <w:outlineLvl w:val="1"/>
    </w:pPr>
    <w:rPr>
      <w:rFonts w:eastAsia="Arial" w:cs="Arial"/>
      <w:b/>
      <w:sz w:val="40"/>
      <w:szCs w:val="40"/>
    </w:rPr>
  </w:style>
  <w:style w:type="paragraph" w:styleId="Ttulo3">
    <w:name w:val="heading 3"/>
    <w:basedOn w:val="Normal"/>
    <w:next w:val="Normal"/>
    <w:uiPriority w:val="9"/>
    <w:unhideWhenUsed/>
    <w:qFormat/>
    <w:rsid w:val="00FF6AC4"/>
    <w:pPr>
      <w:keepNext/>
      <w:keepLines/>
      <w:shd w:val="clear" w:color="auto" w:fill="CCCCCC"/>
      <w:spacing w:before="360" w:after="120"/>
      <w:outlineLvl w:val="2"/>
    </w:pPr>
    <w:rPr>
      <w:rFonts w:ascii="Times New Roman" w:eastAsia="Arial" w:hAnsi="Times New Roman" w:cs="Arial"/>
      <w:b/>
      <w:sz w:val="28"/>
      <w:szCs w:val="28"/>
    </w:rPr>
  </w:style>
  <w:style w:type="paragraph" w:styleId="Ttulo4">
    <w:name w:val="heading 4"/>
    <w:basedOn w:val="Normal"/>
    <w:next w:val="Normal"/>
    <w:uiPriority w:val="9"/>
    <w:unhideWhenUsed/>
    <w:qFormat/>
    <w:rsid w:val="008017D4"/>
    <w:pPr>
      <w:keepNext/>
      <w:keepLines/>
      <w:spacing w:before="60" w:after="60"/>
      <w:ind w:left="578"/>
      <w:jc w:val="both"/>
      <w:outlineLvl w:val="3"/>
    </w:pPr>
    <w:rPr>
      <w:rFonts w:ascii="Times New Roman" w:hAnsi="Times New Roman"/>
      <w:b/>
      <w:sz w:val="28"/>
      <w:szCs w:val="22"/>
    </w:rPr>
  </w:style>
  <w:style w:type="paragraph" w:styleId="Ttulo5">
    <w:name w:val="heading 5"/>
    <w:basedOn w:val="Normal"/>
    <w:next w:val="Normal"/>
    <w:uiPriority w:val="9"/>
    <w:unhideWhenUsed/>
    <w:qFormat/>
    <w:pPr>
      <w:keepNext/>
      <w:keepLines/>
      <w:spacing w:before="240" w:after="60"/>
      <w:outlineLvl w:val="4"/>
    </w:pPr>
    <w:rPr>
      <w:rFonts w:eastAsia="Arial" w:cs="Arial"/>
      <w:b/>
      <w:sz w:val="24"/>
      <w:szCs w:val="24"/>
    </w:rPr>
  </w:style>
  <w:style w:type="paragraph" w:styleId="Ttulo6">
    <w:name w:val="heading 6"/>
    <w:basedOn w:val="Normal"/>
    <w:next w:val="Normal"/>
    <w:uiPriority w:val="9"/>
    <w:semiHidden/>
    <w:unhideWhenUsed/>
    <w:qFormat/>
    <w:pPr>
      <w:keepNext/>
      <w:keepLines/>
      <w:spacing w:before="200" w:after="40"/>
      <w:outlineLvl w:val="5"/>
    </w:pPr>
    <w:rPr>
      <w:rFonts w:ascii="Times New Roman" w:hAnsi="Times New Roman"/>
      <w:b/>
      <w:sz w:val="20"/>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480"/>
      <w:jc w:val="right"/>
    </w:pPr>
    <w:rPr>
      <w:rFonts w:ascii="Times New Roman" w:hAnsi="Times New Roman"/>
      <w:b/>
      <w:sz w:val="60"/>
      <w:szCs w:val="60"/>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08" w:type="dxa"/>
        <w:right w:w="108" w:type="dxa"/>
      </w:tblCellMar>
    </w:tblPr>
  </w:style>
  <w:style w:type="table" w:customStyle="1" w:styleId="a0">
    <w:basedOn w:val="TableNormal"/>
    <w:tblPr>
      <w:tblStyleRowBandSize w:val="1"/>
      <w:tblStyleColBandSize w:val="1"/>
      <w:tblCellMar>
        <w:left w:w="108" w:type="dxa"/>
        <w:right w:w="108" w:type="dxa"/>
      </w:tblCellMar>
    </w:tblPr>
  </w:style>
  <w:style w:type="table" w:customStyle="1" w:styleId="a1">
    <w:basedOn w:val="TableNormal"/>
    <w:tblPr>
      <w:tblStyleRowBandSize w:val="1"/>
      <w:tblStyleColBandSize w:val="1"/>
      <w:tblCellMar>
        <w:left w:w="108" w:type="dxa"/>
        <w:right w:w="108" w:type="dxa"/>
      </w:tblCellMar>
    </w:tblPr>
  </w:style>
  <w:style w:type="table" w:customStyle="1" w:styleId="a2">
    <w:basedOn w:val="TableNormal"/>
    <w:tblPr>
      <w:tblStyleRowBandSize w:val="1"/>
      <w:tblStyleColBandSize w:val="1"/>
      <w:tblCellMar>
        <w:left w:w="108" w:type="dxa"/>
        <w:right w:w="108" w:type="dxa"/>
      </w:tblCellMar>
    </w:tblPr>
  </w:style>
  <w:style w:type="table" w:customStyle="1" w:styleId="a3">
    <w:basedOn w:val="TableNormal"/>
    <w:tblPr>
      <w:tblStyleRowBandSize w:val="1"/>
      <w:tblStyleColBandSize w:val="1"/>
      <w:tblCellMar>
        <w:left w:w="108" w:type="dxa"/>
        <w:right w:w="108" w:type="dxa"/>
      </w:tblCellMar>
    </w:tblPr>
  </w:style>
  <w:style w:type="table" w:customStyle="1" w:styleId="a4">
    <w:basedOn w:val="TableNormal"/>
    <w:tblPr>
      <w:tblStyleRowBandSize w:val="1"/>
      <w:tblStyleColBandSize w:val="1"/>
      <w:tblCellMar>
        <w:left w:w="108" w:type="dxa"/>
        <w:right w:w="108" w:type="dxa"/>
      </w:tblCellMar>
    </w:tblPr>
  </w:style>
  <w:style w:type="table" w:customStyle="1" w:styleId="a5">
    <w:basedOn w:val="TableNormal"/>
    <w:tblPr>
      <w:tblStyleRowBandSize w:val="1"/>
      <w:tblStyleColBandSize w:val="1"/>
      <w:tblCellMar>
        <w:left w:w="108" w:type="dxa"/>
        <w:right w:w="108" w:type="dxa"/>
      </w:tblCellMar>
    </w:tblPr>
  </w:style>
  <w:style w:type="table" w:customStyle="1" w:styleId="a6">
    <w:basedOn w:val="TableNormal"/>
    <w:tblPr>
      <w:tblStyleRowBandSize w:val="1"/>
      <w:tblStyleColBandSize w:val="1"/>
      <w:tblCellMar>
        <w:left w:w="108" w:type="dxa"/>
        <w:right w:w="108" w:type="dxa"/>
      </w:tblCellMar>
    </w:tblPr>
  </w:style>
  <w:style w:type="table" w:customStyle="1" w:styleId="a7">
    <w:basedOn w:val="TableNormal"/>
    <w:tblPr>
      <w:tblStyleRowBandSize w:val="1"/>
      <w:tblStyleColBandSize w:val="1"/>
      <w:tblCellMar>
        <w:left w:w="108" w:type="dxa"/>
        <w:right w:w="108" w:type="dxa"/>
      </w:tblCellMar>
    </w:tblPr>
  </w:style>
  <w:style w:type="table" w:customStyle="1" w:styleId="a8">
    <w:basedOn w:val="TableNormal"/>
    <w:tblPr>
      <w:tblStyleRowBandSize w:val="1"/>
      <w:tblStyleColBandSize w:val="1"/>
      <w:tblCellMar>
        <w:left w:w="108" w:type="dxa"/>
        <w:right w:w="108" w:type="dxa"/>
      </w:tblCellMar>
    </w:tblPr>
  </w:style>
  <w:style w:type="table" w:customStyle="1" w:styleId="a9">
    <w:basedOn w:val="TableNormal"/>
    <w:tblPr>
      <w:tblStyleRowBandSize w:val="1"/>
      <w:tblStyleColBandSize w:val="1"/>
      <w:tblCellMar>
        <w:left w:w="108" w:type="dxa"/>
        <w:right w:w="108" w:type="dxa"/>
      </w:tblCellMar>
    </w:tblPr>
  </w:style>
  <w:style w:type="table" w:customStyle="1" w:styleId="aa">
    <w:basedOn w:val="TableNormal"/>
    <w:tblPr>
      <w:tblStyleRowBandSize w:val="1"/>
      <w:tblStyleColBandSize w:val="1"/>
      <w:tblCellMar>
        <w:left w:w="108" w:type="dxa"/>
        <w:right w:w="108" w:type="dxa"/>
      </w:tblCellMar>
    </w:tblPr>
  </w:style>
  <w:style w:type="table" w:customStyle="1" w:styleId="ab">
    <w:basedOn w:val="TableNormal"/>
    <w:tblPr>
      <w:tblStyleRowBandSize w:val="1"/>
      <w:tblStyleColBandSize w:val="1"/>
      <w:tblCellMar>
        <w:left w:w="108" w:type="dxa"/>
        <w:right w:w="108" w:type="dxa"/>
      </w:tblCellMar>
    </w:tblPr>
  </w:style>
  <w:style w:type="table" w:customStyle="1" w:styleId="ac">
    <w:basedOn w:val="TableNormal"/>
    <w:tblPr>
      <w:tblStyleRowBandSize w:val="1"/>
      <w:tblStyleColBandSize w:val="1"/>
      <w:tblCellMar>
        <w:left w:w="108" w:type="dxa"/>
        <w:right w:w="108" w:type="dxa"/>
      </w:tblCellMar>
    </w:tblPr>
  </w:style>
  <w:style w:type="table" w:customStyle="1" w:styleId="ad">
    <w:basedOn w:val="TableNormal"/>
    <w:tblPr>
      <w:tblStyleRowBandSize w:val="1"/>
      <w:tblStyleColBandSize w:val="1"/>
      <w:tblCellMar>
        <w:left w:w="108" w:type="dxa"/>
        <w:right w:w="108" w:type="dxa"/>
      </w:tblCellMar>
    </w:tblPr>
  </w:style>
  <w:style w:type="table" w:customStyle="1" w:styleId="ae">
    <w:basedOn w:val="TableNormal"/>
    <w:tblPr>
      <w:tblStyleRowBandSize w:val="1"/>
      <w:tblStyleColBandSize w:val="1"/>
      <w:tblCellMar>
        <w:left w:w="108" w:type="dxa"/>
        <w:right w:w="108" w:type="dxa"/>
      </w:tblCellMar>
    </w:tblPr>
  </w:style>
  <w:style w:type="table" w:customStyle="1" w:styleId="af">
    <w:basedOn w:val="TableNormal"/>
    <w:tblPr>
      <w:tblStyleRowBandSize w:val="1"/>
      <w:tblStyleColBandSize w:val="1"/>
      <w:tblCellMar>
        <w:left w:w="108" w:type="dxa"/>
        <w:right w:w="108" w:type="dxa"/>
      </w:tblCellMar>
    </w:tblPr>
  </w:style>
  <w:style w:type="table" w:customStyle="1" w:styleId="af0">
    <w:basedOn w:val="TableNormal"/>
    <w:tblPr>
      <w:tblStyleRowBandSize w:val="1"/>
      <w:tblStyleColBandSize w:val="1"/>
      <w:tblCellMar>
        <w:left w:w="108" w:type="dxa"/>
        <w:right w:w="108" w:type="dxa"/>
      </w:tblCellMar>
    </w:tblPr>
  </w:style>
  <w:style w:type="table" w:customStyle="1" w:styleId="af1">
    <w:basedOn w:val="TableNormal"/>
    <w:tblPr>
      <w:tblStyleRowBandSize w:val="1"/>
      <w:tblStyleColBandSize w:val="1"/>
      <w:tblCellMar>
        <w:left w:w="108" w:type="dxa"/>
        <w:right w:w="108" w:type="dxa"/>
      </w:tblCellMar>
    </w:tblPr>
  </w:style>
  <w:style w:type="table" w:customStyle="1" w:styleId="af2">
    <w:basedOn w:val="TableNormal"/>
    <w:tblPr>
      <w:tblStyleRowBandSize w:val="1"/>
      <w:tblStyleColBandSize w:val="1"/>
      <w:tblCellMar>
        <w:left w:w="108" w:type="dxa"/>
        <w:right w:w="108" w:type="dxa"/>
      </w:tblCellMar>
    </w:tblPr>
  </w:style>
  <w:style w:type="table" w:customStyle="1" w:styleId="af3">
    <w:basedOn w:val="TableNormal"/>
    <w:tblPr>
      <w:tblStyleRowBandSize w:val="1"/>
      <w:tblStyleColBandSize w:val="1"/>
      <w:tblCellMar>
        <w:left w:w="108" w:type="dxa"/>
        <w:right w:w="108" w:type="dxa"/>
      </w:tblCellMar>
    </w:tblPr>
  </w:style>
  <w:style w:type="table" w:customStyle="1" w:styleId="af4">
    <w:basedOn w:val="TableNormal"/>
    <w:tblPr>
      <w:tblStyleRowBandSize w:val="1"/>
      <w:tblStyleColBandSize w:val="1"/>
      <w:tblCellMar>
        <w:left w:w="108" w:type="dxa"/>
        <w:right w:w="108" w:type="dxa"/>
      </w:tblCellMar>
    </w:tblPr>
  </w:style>
  <w:style w:type="table" w:customStyle="1" w:styleId="af5">
    <w:basedOn w:val="TableNormal"/>
    <w:tblPr>
      <w:tblStyleRowBandSize w:val="1"/>
      <w:tblStyleColBandSize w:val="1"/>
      <w:tblCellMar>
        <w:left w:w="108" w:type="dxa"/>
        <w:right w:w="108" w:type="dxa"/>
      </w:tblCellMar>
    </w:tblPr>
  </w:style>
  <w:style w:type="paragraph" w:styleId="Sumrio2">
    <w:name w:val="toc 2"/>
    <w:basedOn w:val="Normal"/>
    <w:next w:val="Normal"/>
    <w:autoRedefine/>
    <w:uiPriority w:val="39"/>
    <w:unhideWhenUsed/>
    <w:rsid w:val="00741D35"/>
    <w:pPr>
      <w:spacing w:after="100"/>
      <w:ind w:left="200"/>
    </w:pPr>
    <w:rPr>
      <w:rFonts w:ascii="Times New Roman" w:hAnsi="Times New Roman"/>
      <w:sz w:val="20"/>
    </w:rPr>
  </w:style>
  <w:style w:type="paragraph" w:styleId="Sumrio3">
    <w:name w:val="toc 3"/>
    <w:basedOn w:val="Normal"/>
    <w:next w:val="Normal"/>
    <w:autoRedefine/>
    <w:uiPriority w:val="39"/>
    <w:unhideWhenUsed/>
    <w:rsid w:val="00741D35"/>
    <w:pPr>
      <w:spacing w:after="100"/>
      <w:ind w:left="400"/>
    </w:pPr>
    <w:rPr>
      <w:rFonts w:ascii="Times New Roman" w:hAnsi="Times New Roman"/>
      <w:sz w:val="20"/>
    </w:rPr>
  </w:style>
  <w:style w:type="paragraph" w:styleId="Sumrio1">
    <w:name w:val="toc 1"/>
    <w:basedOn w:val="Normal"/>
    <w:next w:val="Normal"/>
    <w:autoRedefine/>
    <w:uiPriority w:val="39"/>
    <w:unhideWhenUsed/>
    <w:rsid w:val="00741D35"/>
    <w:pPr>
      <w:spacing w:after="100"/>
    </w:pPr>
    <w:rPr>
      <w:rFonts w:ascii="Times New Roman" w:hAnsi="Times New Roman"/>
      <w:sz w:val="20"/>
    </w:rPr>
  </w:style>
  <w:style w:type="paragraph" w:styleId="Sumrio4">
    <w:name w:val="toc 4"/>
    <w:basedOn w:val="Normal"/>
    <w:next w:val="Normal"/>
    <w:autoRedefine/>
    <w:uiPriority w:val="39"/>
    <w:unhideWhenUsed/>
    <w:rsid w:val="00741D35"/>
    <w:pPr>
      <w:spacing w:after="100"/>
      <w:ind w:left="600"/>
    </w:pPr>
    <w:rPr>
      <w:rFonts w:ascii="Times New Roman" w:hAnsi="Times New Roman"/>
      <w:sz w:val="20"/>
    </w:rPr>
  </w:style>
  <w:style w:type="paragraph" w:styleId="Sumrio5">
    <w:name w:val="toc 5"/>
    <w:basedOn w:val="Normal"/>
    <w:next w:val="Normal"/>
    <w:autoRedefine/>
    <w:uiPriority w:val="39"/>
    <w:unhideWhenUsed/>
    <w:rsid w:val="00741D35"/>
    <w:pPr>
      <w:spacing w:after="100"/>
      <w:ind w:left="800"/>
    </w:pPr>
    <w:rPr>
      <w:rFonts w:ascii="Times New Roman" w:hAnsi="Times New Roman"/>
      <w:sz w:val="20"/>
    </w:rPr>
  </w:style>
  <w:style w:type="character" w:styleId="Hyperlink">
    <w:name w:val="Hyperlink"/>
    <w:basedOn w:val="Fontepargpadro"/>
    <w:uiPriority w:val="99"/>
    <w:unhideWhenUsed/>
    <w:rsid w:val="00741D35"/>
    <w:rPr>
      <w:color w:val="0000FF" w:themeColor="hyperlink"/>
      <w:u w:val="single"/>
    </w:rPr>
  </w:style>
  <w:style w:type="paragraph" w:styleId="PargrafodaLista">
    <w:name w:val="List Paragraph"/>
    <w:basedOn w:val="Normal"/>
    <w:uiPriority w:val="34"/>
    <w:qFormat/>
    <w:rsid w:val="00D432CC"/>
    <w:pPr>
      <w:ind w:left="720"/>
      <w:contextualSpacing/>
    </w:pPr>
    <w:rPr>
      <w:rFonts w:ascii="Times New Roman" w:hAnsi="Times New Roman"/>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g"/><Relationship Id="rId18" Type="http://schemas.openxmlformats.org/officeDocument/2006/relationships/image" Target="media/image4.png"/><Relationship Id="rId26" Type="http://schemas.openxmlformats.org/officeDocument/2006/relationships/image" Target="media/image12.png"/><Relationship Id="rId21" Type="http://schemas.openxmlformats.org/officeDocument/2006/relationships/image" Target="media/image7.png"/><Relationship Id="rId34" Type="http://schemas.openxmlformats.org/officeDocument/2006/relationships/image" Target="media/image20.png"/><Relationship Id="rId7" Type="http://schemas.openxmlformats.org/officeDocument/2006/relationships/endnotes" Target="endnotes.xml"/><Relationship Id="rId12" Type="http://schemas.openxmlformats.org/officeDocument/2006/relationships/header" Target="header4.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2.jp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6.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eader" Target="header7.xml"/><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5.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E2622C-76C4-4DC3-A316-8A3F5995C9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550</TotalTime>
  <Pages>1</Pages>
  <Words>9313</Words>
  <Characters>50291</Characters>
  <Application>Microsoft Office Word</Application>
  <DocSecurity>0</DocSecurity>
  <Lines>419</Lines>
  <Paragraphs>118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59486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Anderson Leal</cp:lastModifiedBy>
  <cp:revision>11</cp:revision>
  <dcterms:created xsi:type="dcterms:W3CDTF">2020-07-23T12:34:00Z</dcterms:created>
  <dcterms:modified xsi:type="dcterms:W3CDTF">2020-08-07T03:36:00Z</dcterms:modified>
</cp:coreProperties>
</file>