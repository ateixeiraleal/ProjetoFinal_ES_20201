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5742940" cy="9245600"/>
                <wp:effectExtent b="0" l="0" r="0" t="0"/>
                <wp:wrapNone/>
                <wp:docPr id="1" name=""/>
                <a:graphic>
                  <a:graphicData uri="http://schemas.microsoft.com/office/word/2010/wordprocessingShape">
                    <wps:wsp>
                      <wps:cNvSpPr/>
                      <wps:cNvPr id="2" name="Shape 2"/>
                      <wps:spPr>
                        <a:xfrm>
                          <a:off x="2479293" y="0"/>
                          <a:ext cx="5733415" cy="7560000"/>
                        </a:xfrm>
                        <a:prstGeom prst="rect">
                          <a:avLst/>
                        </a:prstGeom>
                        <a:noFill/>
                        <a:ln>
                          <a:noFill/>
                        </a:ln>
                      </wps:spPr>
                      <wps:txbx>
                        <w:txbxContent>
                          <w:p w:rsidR="00000000" w:rsidDel="00000000" w:rsidP="00000000" w:rsidRDefault="00000000" w:rsidRPr="00000000">
                            <w:pPr>
                              <w:spacing w:after="6280" w:before="5760" w:line="240"/>
                              <w:ind w:left="0" w:right="0" w:firstLine="0"/>
                              <w:jc w:val="center"/>
                              <w:textDirection w:val="btLr"/>
                            </w:pPr>
                            <w:r w:rsidDel="00000000" w:rsidR="00000000" w:rsidRPr="00000000">
                              <w:rPr>
                                <w:rFonts w:ascii="Arial" w:cs="Arial" w:eastAsia="Arial" w:hAnsi="Arial"/>
                                <w:b w:val="1"/>
                                <w:i w:val="0"/>
                                <w:smallCaps w:val="0"/>
                                <w:strike w:val="0"/>
                                <w:color w:val="0000ff"/>
                                <w:sz w:val="56"/>
                                <w:vertAlign w:val="baseline"/>
                              </w:rPr>
                              <w:t xml:space="preserve">Documento de Requisitos</w:t>
                            </w:r>
                            <w:r w:rsidDel="00000000" w:rsidR="00000000" w:rsidRPr="00000000">
                              <w:rPr>
                                <w:rFonts w:ascii="Arial" w:cs="Arial" w:eastAsia="Arial" w:hAnsi="Arial"/>
                                <w:b w:val="1"/>
                                <w:i w:val="0"/>
                                <w:smallCaps w:val="0"/>
                                <w:strike w:val="0"/>
                                <w:color w:val="0000ff"/>
                                <w:sz w:val="56"/>
                                <w:vertAlign w:val="baseline"/>
                              </w:rPr>
                              <w:br w:type="textWrapping"/>
                            </w:r>
                            <w:r w:rsidDel="00000000" w:rsidR="00000000" w:rsidRPr="00000000">
                              <w:rPr>
                                <w:rFonts w:ascii="Arial" w:cs="Arial" w:eastAsia="Arial" w:hAnsi="Arial"/>
                                <w:b w:val="1"/>
                                <w:i w:val="0"/>
                                <w:smallCaps w:val="0"/>
                                <w:strike w:val="0"/>
                                <w:color w:val="0000ff"/>
                                <w:sz w:val="56"/>
                                <w:vertAlign w:val="baseline"/>
                              </w:rPr>
                              <w:t xml:space="preserve">&lt;Nome do Sistema&gt;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ff"/>
                                <w:sz w:val="56"/>
                                <w:vertAlign w:val="baseline"/>
                              </w:rPr>
                            </w:r>
                            <w:r w:rsidDel="00000000" w:rsidR="00000000" w:rsidRPr="00000000">
                              <w:rPr>
                                <w:rFonts w:ascii="Arial" w:cs="Arial" w:eastAsia="Arial" w:hAnsi="Arial"/>
                                <w:b w:val="0"/>
                                <w:i w:val="0"/>
                                <w:smallCaps w:val="0"/>
                                <w:strike w:val="0"/>
                                <w:color w:val="000000"/>
                                <w:sz w:val="24"/>
                                <w:vertAlign w:val="baseline"/>
                              </w:rPr>
                              <w:t xml:space="preserve">Versão &lt;X.Y&gt; - &lt;mês&gt; de &lt;ano&gt;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5742940" cy="9245600"/>
                <wp:effectExtent b="0" l="0" r="0" t="0"/>
                <wp:wrapNone/>
                <wp:docPr id="1"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5742940" cy="92456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3">
      <w:pPr>
        <w:jc w:val="center"/>
        <w:rPr>
          <w:rFonts w:ascii="Arial" w:cs="Arial" w:eastAsia="Arial" w:hAnsi="Arial"/>
          <w:vertAlign w:val="baseline"/>
        </w:rPr>
        <w:sectPr>
          <w:headerReference r:id="rId7" w:type="even"/>
          <w:pgSz w:h="16834" w:w="11909"/>
          <w:pgMar w:bottom="864" w:top="864" w:left="1440" w:right="1440" w:header="720" w:footer="864"/>
          <w:pgNumType w:start="1"/>
          <w:cols w:equalWidth="0"/>
        </w:sectPr>
      </w:pPr>
      <w:bookmarkStart w:colFirst="0" w:colLast="0" w:name="_gjdgxs" w:id="0"/>
      <w:bookmarkEnd w:id="0"/>
      <w:r w:rsidDel="00000000" w:rsidR="00000000" w:rsidRPr="00000000">
        <w:rPr>
          <w:rtl w:val="0"/>
        </w:rPr>
      </w:r>
    </w:p>
    <w:p w:rsidR="00000000" w:rsidDel="00000000" w:rsidP="00000000" w:rsidRDefault="00000000" w:rsidRPr="00000000" w14:paraId="00000004">
      <w:pPr>
        <w:pStyle w:val="Heading2"/>
        <w:spacing w:after="480" w:lineRule="auto"/>
        <w:jc w:val="right"/>
        <w:rPr>
          <w:vertAlign w:val="baseline"/>
        </w:rPr>
      </w:pPr>
      <w:bookmarkStart w:colFirst="0" w:colLast="0" w:name="_fmhler2ncm36" w:id="1"/>
      <w:bookmarkEnd w:id="1"/>
      <w:r w:rsidDel="00000000" w:rsidR="00000000" w:rsidRPr="00000000">
        <w:rPr>
          <w:vertAlign w:val="baseline"/>
          <w:rtl w:val="0"/>
        </w:rPr>
        <w:t xml:space="preserve">Ficha Técnica</w:t>
      </w:r>
    </w:p>
    <w:p w:rsidR="00000000" w:rsidDel="00000000" w:rsidP="00000000" w:rsidRDefault="00000000" w:rsidRPr="00000000" w14:paraId="00000005">
      <w:pPr>
        <w:keepNext w:val="0"/>
        <w:keepLines w:val="0"/>
        <w:widowControl w:val="1"/>
        <w:pBdr>
          <w:top w:color="000000" w:space="4" w:sz="6" w:val="single"/>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Equipe Responsável pela Elaboração</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pPr>
      <w:r w:rsidDel="00000000" w:rsidR="00000000" w:rsidRPr="00000000">
        <w:rPr>
          <w:rtl w:val="0"/>
        </w:rPr>
        <w:t xml:space="preserve">Anderson Teixeira Leal</w:t>
        <w:tab/>
        <w:tab/>
        <w:t xml:space="preserve">&lt;Desenvolvedor&gt;</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pPr>
      <w:r w:rsidDel="00000000" w:rsidR="00000000" w:rsidRPr="00000000">
        <w:rPr>
          <w:rtl w:val="0"/>
        </w:rPr>
        <w:t xml:space="preserve">Luccas Aparecido Pedroso</w:t>
        <w:tab/>
        <w:tab/>
        <w:t xml:space="preserve">&lt;Desenvolvedor&gt;</w:t>
      </w:r>
      <w:r w:rsidDel="00000000" w:rsidR="00000000" w:rsidRPr="00000000">
        <w:rPr>
          <w:rtl w:val="0"/>
        </w:rPr>
      </w:r>
    </w:p>
    <w:p w:rsidR="00000000" w:rsidDel="00000000" w:rsidP="00000000" w:rsidRDefault="00000000" w:rsidRPr="00000000" w14:paraId="00000008">
      <w:pPr>
        <w:keepNext w:val="0"/>
        <w:keepLines w:val="0"/>
        <w:widowControl w:val="1"/>
        <w:pBdr>
          <w:top w:color="000000" w:space="4" w:sz="6" w:val="single"/>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Público Alvo</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Este manual destina-se ao Prof. Dr. Antônio Maria Pereira Rezende, da Universidade Federal de Lavras e tem a finalidade educacional avaliativa, como parte das exigências da Disciplina de Engenharia de Software, do Curso de Bacharelado em Sistemas de Informação. Destina-se ainda destina-se aos desenvolvedores, os usuários finais e aos demais interessados em conhecer nosso sistema e suas funcionalidades. Por meio deste documento serão especificados os requisitos para o sistema Pet for Friend, assim como as tecnologia envolvidas para elaboração do mesmo.</w:t>
      </w:r>
      <w:r w:rsidDel="00000000" w:rsidR="00000000" w:rsidRPr="00000000">
        <w:rPr>
          <w:rtl w:val="0"/>
        </w:rPr>
      </w:r>
    </w:p>
    <w:p w:rsidR="00000000" w:rsidDel="00000000" w:rsidP="00000000" w:rsidRDefault="00000000" w:rsidRPr="00000000" w14:paraId="0000000A">
      <w:pPr>
        <w:ind w:right="-427"/>
        <w:rPr/>
      </w:pPr>
      <w:r w:rsidDel="00000000" w:rsidR="00000000" w:rsidRPr="00000000">
        <w:rPr>
          <w:rtl w:val="0"/>
        </w:rPr>
      </w:r>
    </w:p>
    <w:p w:rsidR="00000000" w:rsidDel="00000000" w:rsidP="00000000" w:rsidRDefault="00000000" w:rsidRPr="00000000" w14:paraId="0000000B">
      <w:pPr>
        <w:pStyle w:val="Heading2"/>
        <w:ind w:right="-427"/>
        <w:rPr>
          <w:vertAlign w:val="baseline"/>
        </w:rPr>
      </w:pPr>
      <w:bookmarkStart w:colFirst="0" w:colLast="0" w:name="_rspb0fge7y8h" w:id="2"/>
      <w:bookmarkEnd w:id="2"/>
      <w:r w:rsidDel="00000000" w:rsidR="00000000" w:rsidRPr="00000000">
        <w:br w:type="page"/>
      </w:r>
      <w:r w:rsidDel="00000000" w:rsidR="00000000" w:rsidRPr="00000000">
        <w:rP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0C">
          <w:pPr>
            <w:tabs>
              <w:tab w:val="right" w:pos="9070.511811023624"/>
            </w:tabs>
            <w:spacing w:before="8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mhler2ncm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Ficha Técnica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_fmhler2ncm36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spb0fge7y8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_rspb0fge7y8h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wpk0fllvoo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Visão geral deste documento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_lwpk0fllvooh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rumz4645n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Glossário, Siglas e Acrogramas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_qrumz4645nrz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Definições e Atributos de Requisitos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jm0e03o0rv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Formulários coletados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_mjm0e03o0rvj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70.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wknvy4rtr1j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1</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_wknvy4rtr1j9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bj25xeyo9g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geral do sistema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_abj25xeyo9ga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8988wzb9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Abrangência e sistemas relacionados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_1v8988wzb9wv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7o5cmyrldr0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UR01 - O sistema deve permitir que um novo usuário visite algumas páginas até realizar o cadastro;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_7o5cmyrldr0n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yg0yotl2jtk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UR02 - O sistema deve permitir o cadastro de novo usuário;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_yg0yotl2jtkp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4mt1opb280k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UR03- O sistema deve permitir o cadastro de novo animal;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_4mt1opb280k3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4hv00dlwbuc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UR04- O sistema deve permitir o cadastro de um novo colaborador;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_4hv00dlwbucq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f13twm2iyg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UR05- O sistema deve permitir o cadastro de um novo parceiro;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_f13twm2iygvu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tf80qrtc4g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UR06- O sistema deve permitir que animais sejam adotados;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_htf80qrtc4gs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rdhhp4sitlr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UR07- O sistema deve permitir que animais sejam apadrinhados;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_rdhhp4sitlrd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l9f5gyhogb4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UR08- O sistema deve permitir disponibilizar animais para adoção;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_l9f5gyhogb4j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i23hn48dj1a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UR09- O sistema deve permitir visualizar os animais disponíveis;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_i23hn48dj1ad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xpvpd3t8d43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UR10- O sistema deve permitir que usuários entrem em contato entre eles;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_xpvpd3t8d43y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ltp3jww48fh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UR11- O sistema deve cuidar sozinho da autenticação do usuário;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_ltp3jww48fhb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c44ywtcfi7h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UR12- O sistema não deve permitir que um usuário tipo friend exclua um animal;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_c44ywtcfi7h4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zav9eyzb5m3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UR13- O sistema não deve permitir o acesso a algumas funções sem estar logado;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_zav9eyzb5m3w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x07utrqq2b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UR14- O sistema deve ser independente; (será implementado em versões futuras)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_x07utrqq2bfh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1x1fdam8n6q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UR15- O sistema deve ser integrado à um navegador web Google Chrome;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_1x1fdam8n6q8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ovuvqz19cg1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UR16- O sistema integrado deve suportar css;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_ovuvqz19cg1i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yglx6ivo65s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UR17- O sistema deve permitir que o usuário parceiro altere informações do animal;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_yglx6ivo65s7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Caso de Uso – Visão do Usuário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9wpi2lcte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Visão Geral do Sistema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_9wpi2lctem8y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tr2bd3mmcup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Visão do SisAdmin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_tr2bd3mmcupb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fj2wchenki1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Visão do Friend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_fj2wchenki17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tefdkxlr0h5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Visão do Parceiro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_tefdkxlr0h5k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r5y07t3s7ns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Visão do Colaborador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_r5y07t3s7nsj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1u41gv2ff1a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Visão do Pet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_1u41gv2ff1at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0.511811023624"/>
            </w:tabs>
            <w:spacing w:before="60" w:line="240" w:lineRule="auto"/>
            <w:ind w:left="1440" w:firstLine="0"/>
            <w:rPr>
              <w:rFonts w:ascii="Calibri" w:cs="Calibri" w:eastAsia="Calibri" w:hAnsi="Calibri"/>
              <w:sz w:val="22"/>
              <w:szCs w:val="22"/>
            </w:rPr>
          </w:pPr>
          <w:hyperlink w:anchor="_b2z955i75p1g">
            <w:r w:rsidDel="00000000" w:rsidR="00000000" w:rsidRPr="00000000">
              <w:rPr>
                <w:rFonts w:ascii="Calibri" w:cs="Calibri" w:eastAsia="Calibri" w:hAnsi="Calibri"/>
                <w:sz w:val="22"/>
                <w:szCs w:val="22"/>
                <w:rtl w:val="0"/>
              </w:rPr>
              <w:t xml:space="preserve">▪ Caso de Uso 1 –  Cadastrar pet para adoção</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_b2z955i75p1g \h </w:instrText>
            <w:fldChar w:fldCharType="separate"/>
          </w:r>
          <w:r w:rsidDel="00000000" w:rsidR="00000000" w:rsidRPr="00000000">
            <w:rPr>
              <w:rFonts w:ascii="Calibri" w:cs="Calibri" w:eastAsia="Calibri" w:hAnsi="Calibri"/>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0.511811023624"/>
            </w:tabs>
            <w:spacing w:before="60" w:line="240" w:lineRule="auto"/>
            <w:ind w:left="1440" w:firstLine="0"/>
            <w:rPr>
              <w:rFonts w:ascii="Calibri" w:cs="Calibri" w:eastAsia="Calibri" w:hAnsi="Calibri"/>
              <w:sz w:val="22"/>
              <w:szCs w:val="22"/>
            </w:rPr>
          </w:pPr>
          <w:hyperlink w:anchor="_66zhbxoikyll">
            <w:r w:rsidDel="00000000" w:rsidR="00000000" w:rsidRPr="00000000">
              <w:rPr>
                <w:rFonts w:ascii="Calibri" w:cs="Calibri" w:eastAsia="Calibri" w:hAnsi="Calibri"/>
                <w:sz w:val="22"/>
                <w:szCs w:val="22"/>
                <w:rtl w:val="0"/>
              </w:rPr>
              <w:t xml:space="preserve">▪ Caso de Uso 2 –  Consulte informações do pet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_66zhbxoikyll \h </w:instrText>
            <w:fldChar w:fldCharType="separate"/>
          </w:r>
          <w:r w:rsidDel="00000000" w:rsidR="00000000" w:rsidRPr="00000000">
            <w:rPr>
              <w:rFonts w:ascii="Calibri" w:cs="Calibri" w:eastAsia="Calibri" w:hAnsi="Calibri"/>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511811023624"/>
            </w:tabs>
            <w:spacing w:before="60" w:line="240" w:lineRule="auto"/>
            <w:ind w:left="1440" w:firstLine="0"/>
            <w:rPr>
              <w:rFonts w:ascii="Calibri" w:cs="Calibri" w:eastAsia="Calibri" w:hAnsi="Calibri"/>
              <w:sz w:val="22"/>
              <w:szCs w:val="22"/>
            </w:rPr>
          </w:pPr>
          <w:hyperlink w:anchor="_e3cozg5qjyhp">
            <w:r w:rsidDel="00000000" w:rsidR="00000000" w:rsidRPr="00000000">
              <w:rPr>
                <w:rFonts w:ascii="Calibri" w:cs="Calibri" w:eastAsia="Calibri" w:hAnsi="Calibri"/>
                <w:sz w:val="22"/>
                <w:szCs w:val="22"/>
                <w:rtl w:val="0"/>
              </w:rPr>
              <w:t xml:space="preserve">▪ Caso de Uso 3 –  Alterar cadastro do pet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_e3cozg5qjyhp \h </w:instrText>
            <w:fldChar w:fldCharType="separate"/>
          </w:r>
          <w:r w:rsidDel="00000000" w:rsidR="00000000" w:rsidRPr="00000000">
            <w:rPr>
              <w:rFonts w:ascii="Calibri" w:cs="Calibri" w:eastAsia="Calibri" w:hAnsi="Calibri"/>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511811023624"/>
            </w:tabs>
            <w:spacing w:before="60" w:line="240" w:lineRule="auto"/>
            <w:ind w:left="1440" w:firstLine="0"/>
            <w:rPr>
              <w:rFonts w:ascii="Calibri" w:cs="Calibri" w:eastAsia="Calibri" w:hAnsi="Calibri"/>
              <w:sz w:val="22"/>
              <w:szCs w:val="22"/>
            </w:rPr>
          </w:pPr>
          <w:hyperlink w:anchor="_mwideb8ix9xv">
            <w:r w:rsidDel="00000000" w:rsidR="00000000" w:rsidRPr="00000000">
              <w:rPr>
                <w:rFonts w:ascii="Calibri" w:cs="Calibri" w:eastAsia="Calibri" w:hAnsi="Calibri"/>
                <w:sz w:val="22"/>
                <w:szCs w:val="22"/>
                <w:rtl w:val="0"/>
              </w:rPr>
              <w:t xml:space="preserve">▪ Caso de Uso 4 –  Deletar pet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_mwideb8ix9xv \h </w:instrText>
            <w:fldChar w:fldCharType="separate"/>
          </w:r>
          <w:r w:rsidDel="00000000" w:rsidR="00000000" w:rsidRPr="00000000">
            <w:rPr>
              <w:rFonts w:ascii="Calibri" w:cs="Calibri" w:eastAsia="Calibri" w:hAnsi="Calibri"/>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511811023624"/>
            </w:tabs>
            <w:spacing w:before="60" w:line="240" w:lineRule="auto"/>
            <w:ind w:left="1440" w:firstLine="0"/>
            <w:rPr>
              <w:rFonts w:ascii="Calibri" w:cs="Calibri" w:eastAsia="Calibri" w:hAnsi="Calibri"/>
              <w:sz w:val="22"/>
              <w:szCs w:val="22"/>
            </w:rPr>
          </w:pPr>
          <w:hyperlink w:anchor="_mjxed0ogi4m9">
            <w:r w:rsidDel="00000000" w:rsidR="00000000" w:rsidRPr="00000000">
              <w:rPr>
                <w:rFonts w:ascii="Calibri" w:cs="Calibri" w:eastAsia="Calibri" w:hAnsi="Calibri"/>
                <w:sz w:val="22"/>
                <w:szCs w:val="22"/>
                <w:rtl w:val="0"/>
              </w:rPr>
              <w:t xml:space="preserve">▪ Caso de Uso 4 –  Adotar pet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_mjxed0ogi4m9 \h </w:instrText>
            <w:fldChar w:fldCharType="separate"/>
          </w:r>
          <w:r w:rsidDel="00000000" w:rsidR="00000000" w:rsidRPr="00000000">
            <w:rPr>
              <w:rFonts w:ascii="Calibri" w:cs="Calibri" w:eastAsia="Calibri" w:hAnsi="Calibri"/>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511811023624"/>
            </w:tabs>
            <w:spacing w:before="60" w:line="240" w:lineRule="auto"/>
            <w:ind w:left="1440" w:firstLine="0"/>
            <w:rPr>
              <w:rFonts w:ascii="Calibri" w:cs="Calibri" w:eastAsia="Calibri" w:hAnsi="Calibri"/>
              <w:sz w:val="22"/>
              <w:szCs w:val="22"/>
            </w:rPr>
          </w:pPr>
          <w:hyperlink w:anchor="_ytmc44h3wf5h">
            <w:r w:rsidDel="00000000" w:rsidR="00000000" w:rsidRPr="00000000">
              <w:rPr>
                <w:rFonts w:ascii="Calibri" w:cs="Calibri" w:eastAsia="Calibri" w:hAnsi="Calibri"/>
                <w:sz w:val="22"/>
                <w:szCs w:val="22"/>
                <w:rtl w:val="0"/>
              </w:rPr>
              <w:t xml:space="preserve">▪ Caso de Uso 5 –  Aprovar adoção</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_ytmc44h3wf5h \h </w:instrText>
            <w:fldChar w:fldCharType="separate"/>
          </w:r>
          <w:r w:rsidDel="00000000" w:rsidR="00000000" w:rsidRPr="00000000">
            <w:rPr>
              <w:rFonts w:ascii="Calibri" w:cs="Calibri" w:eastAsia="Calibri" w:hAnsi="Calibri"/>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511811023624"/>
            </w:tabs>
            <w:spacing w:before="60" w:line="240" w:lineRule="auto"/>
            <w:ind w:left="1440" w:firstLine="0"/>
            <w:rPr>
              <w:rFonts w:ascii="Calibri" w:cs="Calibri" w:eastAsia="Calibri" w:hAnsi="Calibri"/>
              <w:sz w:val="22"/>
              <w:szCs w:val="22"/>
            </w:rPr>
          </w:pPr>
          <w:hyperlink w:anchor="_vww3c2kqx3n3">
            <w:r w:rsidDel="00000000" w:rsidR="00000000" w:rsidRPr="00000000">
              <w:rPr>
                <w:rFonts w:ascii="Calibri" w:cs="Calibri" w:eastAsia="Calibri" w:hAnsi="Calibri"/>
                <w:sz w:val="22"/>
                <w:szCs w:val="22"/>
                <w:rtl w:val="0"/>
              </w:rPr>
              <w:t xml:space="preserve">▪ Caso de Uso 6 –</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_vww3c2kqx3n3 \h </w:instrText>
            <w:fldChar w:fldCharType="separate"/>
          </w:r>
          <w:r w:rsidDel="00000000" w:rsidR="00000000" w:rsidRPr="00000000">
            <w:rPr>
              <w:rFonts w:ascii="Calibri" w:cs="Calibri" w:eastAsia="Calibri" w:hAnsi="Calibri"/>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511811023624"/>
            </w:tabs>
            <w:spacing w:before="60" w:line="240" w:lineRule="auto"/>
            <w:ind w:left="1440" w:firstLine="0"/>
            <w:rPr>
              <w:rFonts w:ascii="Calibri" w:cs="Calibri" w:eastAsia="Calibri" w:hAnsi="Calibri"/>
              <w:sz w:val="22"/>
              <w:szCs w:val="22"/>
            </w:rPr>
          </w:pPr>
          <w:hyperlink w:anchor="_g6si4xa2zbra">
            <w:r w:rsidDel="00000000" w:rsidR="00000000" w:rsidRPr="00000000">
              <w:rPr>
                <w:rFonts w:ascii="Calibri" w:cs="Calibri" w:eastAsia="Calibri" w:hAnsi="Calibri"/>
                <w:sz w:val="22"/>
                <w:szCs w:val="22"/>
                <w:rtl w:val="0"/>
              </w:rPr>
              <w:t xml:space="preserve">▪ Caso de Uso 7 –</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_g6si4xa2zbra \h </w:instrText>
            <w:fldChar w:fldCharType="separate"/>
          </w:r>
          <w:r w:rsidDel="00000000" w:rsidR="00000000" w:rsidRPr="00000000">
            <w:rPr>
              <w:rFonts w:ascii="Calibri" w:cs="Calibri" w:eastAsia="Calibri" w:hAnsi="Calibri"/>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511811023624"/>
            </w:tabs>
            <w:spacing w:before="60" w:line="240" w:lineRule="auto"/>
            <w:ind w:left="1440" w:firstLine="0"/>
            <w:rPr>
              <w:rFonts w:ascii="Calibri" w:cs="Calibri" w:eastAsia="Calibri" w:hAnsi="Calibri"/>
              <w:sz w:val="22"/>
              <w:szCs w:val="22"/>
            </w:rPr>
          </w:pPr>
          <w:hyperlink w:anchor="_b17rzli4bp32">
            <w:r w:rsidDel="00000000" w:rsidR="00000000" w:rsidRPr="00000000">
              <w:rPr>
                <w:rFonts w:ascii="Calibri" w:cs="Calibri" w:eastAsia="Calibri" w:hAnsi="Calibri"/>
                <w:sz w:val="22"/>
                <w:szCs w:val="22"/>
                <w:rtl w:val="0"/>
              </w:rPr>
              <w:t xml:space="preserve">▪ Caso de Uso 8 –</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_b17rzli4bp32 \h </w:instrText>
            <w:fldChar w:fldCharType="separate"/>
          </w:r>
          <w:r w:rsidDel="00000000" w:rsidR="00000000" w:rsidRPr="00000000">
            <w:rPr>
              <w:rFonts w:ascii="Calibri" w:cs="Calibri" w:eastAsia="Calibri" w:hAnsi="Calibri"/>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2</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a8h0sy4pzp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funcionais (casos de 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_qa8h0sy4pzpl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z6d446qd72d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do Friend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_z6d446qd72dg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[RF001] Novo Cadastro Friend/ Se cadastrar no Sistema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7p7yyxv0u9j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[RF002] Visualizar Cadastro Friend/ Ver informações cadastradas no sistema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_7p7yyxv0u9jk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mmu1da5qve8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[RF003] Alterar Friend/ Alterar informações do perfil do Friend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_mmu1da5qve8f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rbct6a70p1w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[RF004] Excluir Friend/ Se descadastrar do sistema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_rbct6a70p1w1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ef5bcldopk0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do SisAdmin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_ef5bcldopk0i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4fuvdvz6msb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[RF005] &lt;Nome de outro caso de uso&gt;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_4fuvdvz6msb0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ruyi8dep77i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[RF006] &lt;Nome de outro caso de uso&gt;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_ruyi8dep77ib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eennkjx6bpg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[RF007] &lt;Nome de outro caso de uso&gt;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_eennkjx6bpg5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x33n0pu8dh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[RF008] &lt;Nome de outro caso de uso&gt;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_x33n0pu8dh7n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ni3371q8e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da adoção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_uni3371q8eg8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u2ttv3u360a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[RF009] &lt;Nome de outro caso de uso&gt;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_u2ttv3u360av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sgdkxw3f3us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[RF010] &lt;Nome de outro caso de uso&gt;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_sgdkxw3f3us9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3q3hrs6j6j7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[RF011] &lt;Nome de outro caso de uso&gt;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_3q3hrs6j6j78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nwoi52too7b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[RF012] &lt;Nome de outro caso de uso&gt;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_nwoi52too7b5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dbx8eh6jihn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3</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_dbx8eh6jihn8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xft8talc93o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não funcionais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_xft8talc93ok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9irkl2wu39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Usabilidade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_9irkl2wu397w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lpqcbxxbhxn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[NF001] Acessibilidade na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_lpqcbxxbhxns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Confiabilidade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[NF005] &lt;Nome do requisito&gt;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Desempenho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sve9otht3gy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[NF02] Tempo para Cadastro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_sve9otht3gy3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Segurança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elwykl8vme8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[NF03] Segurança do Banco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_elwykl8vme8s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u1w7grny7l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[NF04] Segurança da Senha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_u1w7grny7lj0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Padrões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1g8dtb5j9db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[NF05] Padrão MVC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_1g8dtb5j9dbm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 e software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euckohgtqc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[NF06] Compatibilidade com Google Chrome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_euckohgtqcja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xqv2a66ois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4</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_4xqv2a66ois4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0934vk0sws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interface com o usuário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_k0934vk0sws9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MAPA DE NAVEGAÇÃO DE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j5pt7qhj7p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Menu e Backgroud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_j5pt7qhj7p70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4kj4wdq71ye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Barra de menus para usuários não autenticados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_4kj4wdq71ye1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mhq33wrrsfu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Barra de menus para usuários autenticados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_mhq33wrrsfuq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qjueatgfvnr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_qjueatgfvnr8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 &lt;home_autenticado&gt;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tclgvxaw441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&lt;login&gt;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_tclgvxaw441v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j67yhb1jcq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Recuperar a senha &lt;recuperar_senha&gt;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_7j67yhb1jcqr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eovdjle55k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_seovdjle55kd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audtjqaz30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Confirmação e intrução para recuperar senha &lt;recuperar_senha_info_sucesso&gt;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_9audtjqaz30x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jgecqazht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_7jgecqazhto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mal69iwsatk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Novo cadastro &lt;cadastrar&gt;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_mal69iwsatko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fit4qpf3423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_fit4qpf3423d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bexwijgab4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Cadastro de ONG / abrigo &lt;cadastro_ong_abrigo&gt;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_9bexwijgab4l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griimtgzmzu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_griimtgzmzug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Cadastrar de usuário &lt;cadastrar_usuario&gt;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vvhisa3of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_2vvhisa3ofgx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yaain35aq3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Pets &lt;pets&gt;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_hyaain35aq3s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fx81iltzbp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_fx81iltzbpb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ihzhyo2f1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Visualizar pet &lt;visualizar_pet_id &gt;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_1ihzhyo2f1hp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cvz6d1czvm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_2cvz6d1czvm4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8565ohgdugx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Visualizar doador &lt;doador_info&gt;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_8565ohgdugxp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l3hncumx2w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_7l3hncumx2w4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d4r3bna0z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Adotar &lt;adotar&gt;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_od4r3bna0zhp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efk5xefv0uk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_efk5xefv0ukk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5kcnkgi51oy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Confirmar interesse em adotar &lt;confirmar_interesse&gt;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_5kcnkgi51oyp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rohqlzixh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_rohqlzixh5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xbt4emu7fr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Apadrinhar &lt;apadrinhar&gt;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_axbt4emu7frr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n6vf6l66x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_3n6vf6l66xr0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ugfrs2m2md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ONGs e Abrigos &lt;ongs_e_abrigos&gt;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_7ugfrs2m2mdk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ruvsamwa7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_4ruvsamwa772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7vf603ryba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Parceiros &lt;parceiros&gt;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_f7vf603rybag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ud6d3eezfx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_dud6d3eezfxg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slc571vsn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Doação &lt;doacao&gt;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_uslc571vsn5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bmte0ig0jd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_ybmte0ig0jdb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8dha7bs53b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Entrar em contato com os gestores &lt;contactar_gestor&gt;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_o8dha7bs53b6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70.511811023624"/>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bbr5jevp7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Informações críticas da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_obbr5jevp7n0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rPr>
          <w:vertAlign w:val="baseline"/>
        </w:rPr>
      </w:pPr>
      <w:r w:rsidDel="00000000" w:rsidR="00000000" w:rsidRPr="00000000">
        <w:rPr>
          <w:rtl w:val="0"/>
        </w:rPr>
      </w:r>
    </w:p>
    <w:p w:rsidR="00000000" w:rsidDel="00000000" w:rsidP="00000000" w:rsidRDefault="00000000" w:rsidRPr="00000000" w14:paraId="00000080">
      <w:pPr>
        <w:rPr>
          <w:vertAlign w:val="baseline"/>
        </w:rPr>
        <w:sectPr>
          <w:headerReference r:id="rId8" w:type="default"/>
          <w:footerReference r:id="rId9" w:type="default"/>
          <w:type w:val="nextPage"/>
          <w:pgSz w:h="16834" w:w="11909"/>
          <w:pgMar w:bottom="2041" w:top="1134" w:left="1134" w:right="1701" w:header="680" w:footer="680"/>
          <w:cols w:equalWidth="0"/>
        </w:sectPr>
      </w:pPr>
      <w:bookmarkStart w:colFirst="0" w:colLast="0" w:name="_30j0zll" w:id="3"/>
      <w:bookmarkEnd w:id="3"/>
      <w:r w:rsidDel="00000000" w:rsidR="00000000" w:rsidRPr="00000000">
        <w:rPr>
          <w:rtl w:val="0"/>
        </w:rPr>
      </w:r>
    </w:p>
    <w:p w:rsidR="00000000" w:rsidDel="00000000" w:rsidP="00000000" w:rsidRDefault="00000000" w:rsidRPr="00000000" w14:paraId="00000081">
      <w:pPr>
        <w:pStyle w:val="Title"/>
        <w:numPr>
          <w:ilvl w:val="0"/>
          <w:numId w:val="6"/>
        </w:numPr>
        <w:rPr>
          <w:sz w:val="60"/>
          <w:szCs w:val="60"/>
        </w:rPr>
      </w:pPr>
      <w:bookmarkStart w:colFirst="0" w:colLast="0" w:name="_bw9j6xpu5r0c" w:id="4"/>
      <w:bookmarkEnd w:id="4"/>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bookmarkStart w:colFirst="0" w:colLast="0" w:name="_1fob9te" w:id="5"/>
      <w:bookmarkEnd w:id="5"/>
      <w:r w:rsidDel="00000000" w:rsidR="00000000" w:rsidRPr="00000000">
        <w:rPr>
          <w:sz w:val="22"/>
          <w:szCs w:val="22"/>
          <w:rtl w:val="0"/>
        </w:rPr>
        <w:t xml:space="preserve">Este documento tem a finalidade de prover mecanismo de avaliação, por parte do professor, sobre os conhecimentos adquiridos pelos autores, durante o curso da disciplina de Engenharia de Software do curso de Sistemas de Informação. Tem ainda as finalidades de especificar o sistema Pet for Friend, de autoria da equipe desenvolvedora, o qual trata-se de um “Sistema para Adoção Responsável de Animais”, além de fornecer aos desenvolvedores as informações necessárias para o projeto e implementação, assim como para a realização dos testes e homologação do sistema.</w:t>
      </w:r>
      <w:r w:rsidDel="00000000" w:rsidR="00000000" w:rsidRPr="00000000">
        <w:rPr>
          <w:rtl w:val="0"/>
        </w:rPr>
      </w:r>
    </w:p>
    <w:p w:rsidR="00000000" w:rsidDel="00000000" w:rsidP="00000000" w:rsidRDefault="00000000" w:rsidRPr="00000000" w14:paraId="00000083">
      <w:pPr>
        <w:pStyle w:val="Heading3"/>
        <w:keepNext w:val="1"/>
        <w:numPr>
          <w:ilvl w:val="1"/>
          <w:numId w:val="6"/>
        </w:numPr>
        <w:shd w:fill="cccccc" w:val="clear"/>
        <w:spacing w:after="120" w:before="360" w:lineRule="auto"/>
        <w:rPr>
          <w:rFonts w:ascii="Arial" w:cs="Arial" w:eastAsia="Arial" w:hAnsi="Arial"/>
        </w:rPr>
      </w:pPr>
      <w:bookmarkStart w:colFirst="0" w:colLast="0" w:name="_lwpk0fllvooh" w:id="6"/>
      <w:bookmarkEnd w:id="6"/>
      <w:r w:rsidDel="00000000" w:rsidR="00000000" w:rsidRPr="00000000">
        <w:rPr>
          <w:rFonts w:ascii="Arial" w:cs="Arial" w:eastAsia="Arial" w:hAnsi="Arial"/>
          <w:vertAlign w:val="baseline"/>
          <w:rtl w:val="0"/>
        </w:rPr>
        <w:t xml:space="preserve">Visão geral deste documento</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w:t>
      </w:r>
      <w:r w:rsidDel="00000000" w:rsidR="00000000" w:rsidRPr="00000000">
        <w:rPr>
          <w:sz w:val="22"/>
          <w:szCs w:val="22"/>
          <w:rtl w:val="0"/>
        </w:rPr>
        <w:t xml:space="preserve">Pet for Friend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 estão organizadas como descrito abaixo.</w:t>
      </w:r>
    </w:p>
    <w:p w:rsidR="00000000" w:rsidDel="00000000" w:rsidP="00000000" w:rsidRDefault="00000000" w:rsidRPr="00000000" w14:paraId="0000008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60" w:line="240" w:lineRule="auto"/>
        <w:ind w:left="360" w:right="0" w:hanging="360"/>
        <w:jc w:val="left"/>
        <w:rPr>
          <w:b w:val="1"/>
          <w:i w:val="0"/>
          <w:smallCaps w:val="0"/>
          <w:strike w:val="0"/>
          <w:color w:val="000000"/>
          <w:sz w:val="22"/>
          <w:szCs w:val="22"/>
          <w:u w:val="none"/>
          <w:shd w:fill="auto" w:val="clear"/>
        </w:rPr>
      </w:pPr>
      <w:r w:rsidDel="00000000" w:rsidR="00000000" w:rsidRPr="00000000">
        <w:rPr>
          <w:b w:val="1"/>
          <w:sz w:val="22"/>
          <w:szCs w:val="22"/>
          <w:rtl w:val="0"/>
        </w:rPr>
        <w:t xml:space="preserve">Capítulo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Descrição geral do sistema: apresenta uma visão geral do sistema, caracterizando qual é o seu escopo e descrevendo seus usuários.</w:t>
      </w:r>
      <w:r w:rsidDel="00000000" w:rsidR="00000000" w:rsidRPr="00000000">
        <w:rPr>
          <w:rtl w:val="0"/>
        </w:rPr>
      </w:r>
    </w:p>
    <w:p w:rsidR="00000000" w:rsidDel="00000000" w:rsidP="00000000" w:rsidRDefault="00000000" w:rsidRPr="00000000" w14:paraId="0000008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60" w:line="240" w:lineRule="auto"/>
        <w:ind w:left="360" w:right="0" w:hanging="360"/>
        <w:jc w:val="left"/>
        <w:rPr>
          <w:b w:val="0"/>
          <w:i w:val="0"/>
          <w:smallCaps w:val="0"/>
          <w:strike w:val="0"/>
          <w:color w:val="000000"/>
          <w:sz w:val="22"/>
          <w:szCs w:val="22"/>
          <w:u w:val="none"/>
          <w:shd w:fill="auto" w:val="clear"/>
        </w:rPr>
      </w:pPr>
      <w:r w:rsidDel="00000000" w:rsidR="00000000" w:rsidRPr="00000000">
        <w:rPr>
          <w:b w:val="1"/>
          <w:sz w:val="22"/>
          <w:szCs w:val="22"/>
          <w:rtl w:val="0"/>
        </w:rPr>
        <w:t xml:space="preserve">Capítulo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Requisitos funcionais (casos de uso): especifica todos os requisitos funcionais do sistema, descrevendo os fluxos de eventos, prioridades, atores, entradas e saídas de cada caso de uso a ser implementado.</w:t>
      </w:r>
    </w:p>
    <w:p w:rsidR="00000000" w:rsidDel="00000000" w:rsidP="00000000" w:rsidRDefault="00000000" w:rsidRPr="00000000" w14:paraId="0000008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60" w:line="240" w:lineRule="auto"/>
        <w:ind w:left="360" w:right="0" w:hanging="360"/>
        <w:jc w:val="left"/>
        <w:rPr>
          <w:b w:val="1"/>
          <w:i w:val="0"/>
          <w:smallCaps w:val="0"/>
          <w:strike w:val="0"/>
          <w:color w:val="000000"/>
          <w:sz w:val="22"/>
          <w:szCs w:val="22"/>
          <w:u w:val="none"/>
          <w:shd w:fill="auto" w:val="clear"/>
        </w:rPr>
      </w:pPr>
      <w:r w:rsidDel="00000000" w:rsidR="00000000" w:rsidRPr="00000000">
        <w:rPr>
          <w:b w:val="1"/>
          <w:sz w:val="22"/>
          <w:szCs w:val="22"/>
          <w:rtl w:val="0"/>
        </w:rPr>
        <w:t xml:space="preserve">Capítulo 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Requisitos não funcionais: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especifica todos os requisitos não funcionais do sistema, divididos em requisitos de usabilidade, confiabilidade, desempenho, segurança, distribuição, adequação a padrões e requisitos de hardware e software.</w:t>
      </w:r>
      <w:r w:rsidDel="00000000" w:rsidR="00000000" w:rsidRPr="00000000">
        <w:rPr>
          <w:rtl w:val="0"/>
        </w:rPr>
      </w:r>
    </w:p>
    <w:p w:rsidR="00000000" w:rsidDel="00000000" w:rsidP="00000000" w:rsidRDefault="00000000" w:rsidRPr="00000000" w14:paraId="0000008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60" w:line="240" w:lineRule="auto"/>
        <w:ind w:left="360" w:right="0" w:hanging="360"/>
        <w:jc w:val="left"/>
        <w:rPr>
          <w:b w:val="0"/>
          <w:i w:val="0"/>
          <w:smallCaps w:val="0"/>
          <w:strike w:val="0"/>
          <w:color w:val="000000"/>
          <w:sz w:val="22"/>
          <w:szCs w:val="22"/>
          <w:u w:val="none"/>
          <w:shd w:fill="auto" w:val="clear"/>
        </w:rPr>
      </w:pPr>
      <w:bookmarkStart w:colFirst="0" w:colLast="0" w:name="_3znysh7" w:id="7"/>
      <w:bookmarkEnd w:id="7"/>
      <w:r w:rsidDel="00000000" w:rsidR="00000000" w:rsidRPr="00000000">
        <w:rPr>
          <w:b w:val="1"/>
          <w:sz w:val="22"/>
          <w:szCs w:val="22"/>
          <w:rtl w:val="0"/>
        </w:rPr>
        <w:t xml:space="preserve">Capítulo 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Descrição da interface com o usuário: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apresenta desenhos, figuras ou rascunhos de telas do sistema.</w:t>
      </w:r>
    </w:p>
    <w:p w:rsidR="00000000" w:rsidDel="00000000" w:rsidP="00000000" w:rsidRDefault="00000000" w:rsidRPr="00000000" w14:paraId="00000089">
      <w:pPr>
        <w:pStyle w:val="Heading3"/>
        <w:numPr>
          <w:ilvl w:val="1"/>
          <w:numId w:val="6"/>
        </w:numPr>
        <w:rPr>
          <w:rFonts w:ascii="Arial" w:cs="Arial" w:eastAsia="Arial" w:hAnsi="Arial"/>
        </w:rPr>
      </w:pPr>
      <w:bookmarkStart w:colFirst="0" w:colLast="0" w:name="_qrumz4645nrz" w:id="8"/>
      <w:bookmarkEnd w:id="8"/>
      <w:r w:rsidDel="00000000" w:rsidR="00000000" w:rsidRPr="00000000">
        <w:rPr>
          <w:rtl w:val="0"/>
        </w:rPr>
        <w:t xml:space="preserve">Glossário, Siglas e Acrogramas</w:t>
      </w:r>
    </w:p>
    <w:p w:rsidR="00000000" w:rsidDel="00000000" w:rsidP="00000000" w:rsidRDefault="00000000" w:rsidRPr="00000000" w14:paraId="0000008A">
      <w:pPr>
        <w:spacing w:after="120" w:before="60" w:lineRule="auto"/>
        <w:jc w:val="both"/>
        <w:rPr>
          <w:sz w:val="22"/>
          <w:szCs w:val="22"/>
        </w:rPr>
      </w:pPr>
      <w:r w:rsidDel="00000000" w:rsidR="00000000" w:rsidRPr="00000000">
        <w:rPr>
          <w:b w:val="1"/>
          <w:i w:val="1"/>
          <w:sz w:val="22"/>
          <w:szCs w:val="22"/>
          <w:rtl w:val="0"/>
        </w:rPr>
        <w:t xml:space="preserve">Apadrinhar - </w:t>
      </w:r>
      <w:r w:rsidDel="00000000" w:rsidR="00000000" w:rsidRPr="00000000">
        <w:rPr>
          <w:sz w:val="22"/>
          <w:szCs w:val="22"/>
          <w:rtl w:val="0"/>
        </w:rPr>
        <w:t xml:space="preserve">Fornecer recursos financeiros ou não, para a manutenção de um animal em posse de algum colaborador.</w:t>
      </w:r>
    </w:p>
    <w:p w:rsidR="00000000" w:rsidDel="00000000" w:rsidP="00000000" w:rsidRDefault="00000000" w:rsidRPr="00000000" w14:paraId="0000008B">
      <w:pPr>
        <w:spacing w:after="120" w:before="60" w:lineRule="auto"/>
        <w:jc w:val="both"/>
        <w:rPr>
          <w:sz w:val="22"/>
          <w:szCs w:val="22"/>
        </w:rPr>
      </w:pPr>
      <w:r w:rsidDel="00000000" w:rsidR="00000000" w:rsidRPr="00000000">
        <w:rPr>
          <w:b w:val="1"/>
          <w:i w:val="1"/>
          <w:sz w:val="22"/>
          <w:szCs w:val="22"/>
          <w:rtl w:val="0"/>
        </w:rPr>
        <w:t xml:space="preserve">Colaborador - </w:t>
      </w:r>
      <w:r w:rsidDel="00000000" w:rsidR="00000000" w:rsidRPr="00000000">
        <w:rPr>
          <w:sz w:val="22"/>
          <w:szCs w:val="22"/>
          <w:rtl w:val="0"/>
        </w:rPr>
        <w:t xml:space="preserve">Nome dado às ONGs ou lares temporários que abrigam animais.</w:t>
      </w:r>
    </w:p>
    <w:p w:rsidR="00000000" w:rsidDel="00000000" w:rsidP="00000000" w:rsidRDefault="00000000" w:rsidRPr="00000000" w14:paraId="0000008C">
      <w:pPr>
        <w:spacing w:after="120" w:before="60" w:lineRule="auto"/>
        <w:jc w:val="both"/>
        <w:rPr>
          <w:sz w:val="22"/>
          <w:szCs w:val="22"/>
        </w:rPr>
      </w:pPr>
      <w:r w:rsidDel="00000000" w:rsidR="00000000" w:rsidRPr="00000000">
        <w:rPr>
          <w:b w:val="1"/>
          <w:i w:val="1"/>
          <w:sz w:val="22"/>
          <w:szCs w:val="22"/>
          <w:rtl w:val="0"/>
        </w:rPr>
        <w:t xml:space="preserve">Friend - </w:t>
      </w:r>
      <w:r w:rsidDel="00000000" w:rsidR="00000000" w:rsidRPr="00000000">
        <w:rPr>
          <w:sz w:val="22"/>
          <w:szCs w:val="22"/>
          <w:rtl w:val="0"/>
        </w:rPr>
        <w:t xml:space="preserve">Nome do usuário que utiliza o sistema para adotar, disponibilizar, apadrinhar um animal ou encontrar um parceiro ou colaborador.</w:t>
      </w:r>
    </w:p>
    <w:p w:rsidR="00000000" w:rsidDel="00000000" w:rsidP="00000000" w:rsidRDefault="00000000" w:rsidRPr="00000000" w14:paraId="0000008D">
      <w:pPr>
        <w:spacing w:after="120" w:before="60" w:lineRule="auto"/>
        <w:jc w:val="both"/>
        <w:rPr>
          <w:sz w:val="22"/>
          <w:szCs w:val="22"/>
        </w:rPr>
      </w:pPr>
      <w:r w:rsidDel="00000000" w:rsidR="00000000" w:rsidRPr="00000000">
        <w:rPr>
          <w:b w:val="1"/>
          <w:i w:val="1"/>
          <w:sz w:val="22"/>
          <w:szCs w:val="22"/>
          <w:rtl w:val="0"/>
        </w:rPr>
        <w:t xml:space="preserve">Logado - </w:t>
      </w:r>
      <w:r w:rsidDel="00000000" w:rsidR="00000000" w:rsidRPr="00000000">
        <w:rPr>
          <w:sz w:val="22"/>
          <w:szCs w:val="22"/>
          <w:rtl w:val="0"/>
        </w:rPr>
        <w:t xml:space="preserve">usuário autenticado no sistema com nome de usuário ou e-mail e senha previamente cadastrados no sistema.</w:t>
      </w:r>
    </w:p>
    <w:p w:rsidR="00000000" w:rsidDel="00000000" w:rsidP="00000000" w:rsidRDefault="00000000" w:rsidRPr="00000000" w14:paraId="0000008E">
      <w:pPr>
        <w:spacing w:after="120" w:before="60" w:lineRule="auto"/>
        <w:jc w:val="both"/>
        <w:rPr>
          <w:sz w:val="22"/>
          <w:szCs w:val="22"/>
        </w:rPr>
      </w:pPr>
      <w:r w:rsidDel="00000000" w:rsidR="00000000" w:rsidRPr="00000000">
        <w:rPr>
          <w:b w:val="1"/>
          <w:i w:val="1"/>
          <w:sz w:val="22"/>
          <w:szCs w:val="22"/>
          <w:rtl w:val="0"/>
        </w:rPr>
        <w:t xml:space="preserve">Padrinho - </w:t>
      </w:r>
      <w:r w:rsidDel="00000000" w:rsidR="00000000" w:rsidRPr="00000000">
        <w:rPr>
          <w:sz w:val="22"/>
          <w:szCs w:val="22"/>
          <w:rtl w:val="0"/>
        </w:rPr>
        <w:t xml:space="preserve">Quando um friend se disponibiliza a apadrinhar um animal ele se torna um padrinho do animal.</w:t>
      </w:r>
    </w:p>
    <w:p w:rsidR="00000000" w:rsidDel="00000000" w:rsidP="00000000" w:rsidRDefault="00000000" w:rsidRPr="00000000" w14:paraId="0000008F">
      <w:pPr>
        <w:spacing w:after="120" w:before="60" w:lineRule="auto"/>
        <w:jc w:val="both"/>
        <w:rPr>
          <w:sz w:val="22"/>
          <w:szCs w:val="22"/>
        </w:rPr>
      </w:pPr>
      <w:r w:rsidDel="00000000" w:rsidR="00000000" w:rsidRPr="00000000">
        <w:rPr>
          <w:b w:val="1"/>
          <w:i w:val="1"/>
          <w:sz w:val="22"/>
          <w:szCs w:val="22"/>
          <w:rtl w:val="0"/>
        </w:rPr>
        <w:t xml:space="preserve">Parceiro - </w:t>
      </w:r>
      <w:r w:rsidDel="00000000" w:rsidR="00000000" w:rsidRPr="00000000">
        <w:rPr>
          <w:sz w:val="22"/>
          <w:szCs w:val="22"/>
          <w:rtl w:val="0"/>
        </w:rPr>
        <w:t xml:space="preserve">Nome dos usuários responsáveis pela saúde dos animais (médicos e clínicas veterinárias).</w:t>
      </w:r>
    </w:p>
    <w:p w:rsidR="00000000" w:rsidDel="00000000" w:rsidP="00000000" w:rsidRDefault="00000000" w:rsidRPr="00000000" w14:paraId="00000090">
      <w:pPr>
        <w:spacing w:after="120" w:before="60" w:lineRule="auto"/>
        <w:jc w:val="both"/>
        <w:rPr>
          <w:sz w:val="22"/>
          <w:szCs w:val="22"/>
        </w:rPr>
      </w:pPr>
      <w:r w:rsidDel="00000000" w:rsidR="00000000" w:rsidRPr="00000000">
        <w:rPr>
          <w:b w:val="1"/>
          <w:i w:val="1"/>
          <w:sz w:val="22"/>
          <w:szCs w:val="22"/>
          <w:rtl w:val="0"/>
        </w:rPr>
        <w:t xml:space="preserve">Pet - </w:t>
      </w:r>
      <w:r w:rsidDel="00000000" w:rsidR="00000000" w:rsidRPr="00000000">
        <w:rPr>
          <w:sz w:val="22"/>
          <w:szCs w:val="22"/>
          <w:rtl w:val="0"/>
        </w:rPr>
        <w:t xml:space="preserve">Nome do usuário que representa o perfil de um animal.</w:t>
      </w:r>
    </w:p>
    <w:p w:rsidR="00000000" w:rsidDel="00000000" w:rsidP="00000000" w:rsidRDefault="00000000" w:rsidRPr="00000000" w14:paraId="00000091">
      <w:pPr>
        <w:spacing w:after="120" w:before="60" w:lineRule="auto"/>
        <w:jc w:val="both"/>
        <w:rPr>
          <w:sz w:val="22"/>
          <w:szCs w:val="22"/>
        </w:rPr>
      </w:pPr>
      <w:r w:rsidDel="00000000" w:rsidR="00000000" w:rsidRPr="00000000">
        <w:rPr>
          <w:b w:val="1"/>
          <w:i w:val="1"/>
          <w:sz w:val="22"/>
          <w:szCs w:val="22"/>
          <w:rtl w:val="0"/>
        </w:rPr>
        <w:t xml:space="preserve">Pet for Friend - </w:t>
      </w:r>
      <w:r w:rsidDel="00000000" w:rsidR="00000000" w:rsidRPr="00000000">
        <w:rPr>
          <w:sz w:val="22"/>
          <w:szCs w:val="22"/>
          <w:rtl w:val="0"/>
        </w:rPr>
        <w:t xml:space="preserve">Nome do sistema.</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2et92p0" w:id="9"/>
      <w:bookmarkEnd w:id="9"/>
      <w:r w:rsidDel="00000000" w:rsidR="00000000" w:rsidRPr="00000000">
        <w:rPr>
          <w:rtl w:val="0"/>
        </w:rPr>
      </w:r>
    </w:p>
    <w:p w:rsidR="00000000" w:rsidDel="00000000" w:rsidP="00000000" w:rsidRDefault="00000000" w:rsidRPr="00000000" w14:paraId="00000093">
      <w:pPr>
        <w:pStyle w:val="Heading3"/>
        <w:keepNext w:val="1"/>
        <w:numPr>
          <w:ilvl w:val="1"/>
          <w:numId w:val="6"/>
        </w:numPr>
        <w:shd w:fill="cccccc" w:val="clear"/>
        <w:spacing w:after="120" w:before="360" w:lineRule="auto"/>
        <w:rPr/>
      </w:pPr>
      <w:bookmarkStart w:colFirst="0" w:colLast="0" w:name="_tyjcwt" w:id="10"/>
      <w:bookmarkEnd w:id="10"/>
      <w:r w:rsidDel="00000000" w:rsidR="00000000" w:rsidRPr="00000000">
        <w:rPr>
          <w:vertAlign w:val="baseline"/>
          <w:rtl w:val="0"/>
        </w:rPr>
        <w:t xml:space="preserve">Definições e Atributos de Requisitos</w:t>
      </w:r>
    </w:p>
    <w:p w:rsidR="00000000" w:rsidDel="00000000" w:rsidP="00000000" w:rsidRDefault="00000000" w:rsidRPr="00000000" w14:paraId="00000094">
      <w:pPr>
        <w:keepNext w:val="1"/>
        <w:keepLines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Identificação dos Requisitos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dy6vkm" w:id="11"/>
      <w:bookmarkEnd w:id="1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RF é utilizado para identificar Requisitos Funcionais e RNF é utilizado para identificar Requisitos Não Funcionais. Ambas siglas vem </w:t>
      </w:r>
      <w:r w:rsidDel="00000000" w:rsidR="00000000" w:rsidRPr="00000000">
        <w:rPr>
          <w:sz w:val="22"/>
          <w:szCs w:val="22"/>
          <w:rtl w:val="0"/>
        </w:rPr>
        <w:t xml:space="preserve">acompanhada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 um número que é o identificador único do requisitos. Por exemplo, o requisito [RF016] indica um requisito funcional de número 16.</w:t>
      </w:r>
    </w:p>
    <w:p w:rsidR="00000000" w:rsidDel="00000000" w:rsidP="00000000" w:rsidRDefault="00000000" w:rsidRPr="00000000" w14:paraId="00000096">
      <w:pPr>
        <w:keepNext w:val="1"/>
        <w:keepLines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Prioridades dos Requisitos</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estabelecer a prioridade dos requisitos foram adotadas as denominações “essencial”, “importante” e “desejável”. </w:t>
      </w:r>
    </w:p>
    <w:p w:rsidR="00000000" w:rsidDel="00000000" w:rsidP="00000000" w:rsidRDefault="00000000" w:rsidRPr="00000000" w14:paraId="0000009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60" w:line="240" w:lineRule="auto"/>
        <w:ind w:left="360" w:right="0" w:hanging="360"/>
        <w:jc w:val="left"/>
        <w:rPr>
          <w:b w:val="1"/>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Essencial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é o requisito sem o qual o sistema não entra em funcionamento. Requisitos essenciais são requisitos imprescindíveis, que têm que ser implementados impreterivelmente.</w:t>
      </w:r>
      <w:r w:rsidDel="00000000" w:rsidR="00000000" w:rsidRPr="00000000">
        <w:rPr>
          <w:rtl w:val="0"/>
        </w:rPr>
      </w:r>
    </w:p>
    <w:p w:rsidR="00000000" w:rsidDel="00000000" w:rsidP="00000000" w:rsidRDefault="00000000" w:rsidRPr="00000000" w14:paraId="0000009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60" w:line="240" w:lineRule="auto"/>
        <w:ind w:left="3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Importante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é o requisito sem o qual o sistema entra em funcionamento, mas de forma não satisfatória. Requisitos importantes devem ser implementados, mas, se não forem, o sistema poderá ser implantado e usado mesmo assim.</w:t>
      </w:r>
    </w:p>
    <w:p w:rsidR="00000000" w:rsidDel="00000000" w:rsidP="00000000" w:rsidRDefault="00000000" w:rsidRPr="00000000" w14:paraId="0000009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60" w:line="240" w:lineRule="auto"/>
        <w:ind w:left="360" w:right="0" w:hanging="360"/>
        <w:jc w:val="left"/>
        <w:rPr>
          <w:b w:val="1"/>
          <w:i w:val="0"/>
          <w:smallCaps w:val="0"/>
          <w:strike w:val="0"/>
          <w:color w:val="000000"/>
          <w:sz w:val="22"/>
          <w:szCs w:val="22"/>
          <w:u w:val="none"/>
          <w:shd w:fill="auto" w:val="clear"/>
        </w:rPr>
      </w:pPr>
      <w:bookmarkStart w:colFirst="0" w:colLast="0" w:name="_1t3h5sf" w:id="12"/>
      <w:bookmarkEnd w:id="1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Desejável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r w:rsidDel="00000000" w:rsidR="00000000" w:rsidRPr="00000000">
        <w:rPr>
          <w:rtl w:val="0"/>
        </w:rPr>
      </w:r>
    </w:p>
    <w:p w:rsidR="00000000" w:rsidDel="00000000" w:rsidP="00000000" w:rsidRDefault="00000000" w:rsidRPr="00000000" w14:paraId="0000009B">
      <w:pPr>
        <w:pStyle w:val="Heading3"/>
        <w:keepNext w:val="1"/>
        <w:shd w:fill="cccccc" w:val="clear"/>
        <w:spacing w:after="120" w:before="360" w:lineRule="auto"/>
        <w:rPr>
          <w:vertAlign w:val="baseline"/>
        </w:rPr>
      </w:pPr>
      <w:bookmarkStart w:colFirst="0" w:colLast="0" w:name="_mjm0e03o0rvj" w:id="13"/>
      <w:bookmarkEnd w:id="13"/>
      <w:r w:rsidDel="00000000" w:rsidR="00000000" w:rsidRPr="00000000">
        <w:rPr>
          <w:vertAlign w:val="baseline"/>
          <w:rtl w:val="0"/>
        </w:rPr>
        <w:t xml:space="preserve">Formulários coletados</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Os documentos relacionados abaixo estão a disposição no anexo deste documento. Os campos </w:t>
      </w:r>
      <w:r w:rsidDel="00000000" w:rsidR="00000000" w:rsidRPr="00000000">
        <w:rPr>
          <w:sz w:val="22"/>
          <w:szCs w:val="22"/>
          <w:rtl w:val="0"/>
        </w:rPr>
        <w:t xml:space="preserve">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vermelho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não são </w:t>
      </w:r>
      <w:r w:rsidDel="00000000" w:rsidR="00000000" w:rsidRPr="00000000">
        <w:rPr>
          <w:sz w:val="22"/>
          <w:szCs w:val="22"/>
          <w:rtl w:val="0"/>
        </w:rPr>
        <w:t xml:space="preserve">necessários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Os campos </w:t>
      </w:r>
      <w:r w:rsidDel="00000000" w:rsidR="00000000" w:rsidRPr="00000000">
        <w:rPr>
          <w:sz w:val="22"/>
          <w:szCs w:val="22"/>
          <w:rtl w:val="0"/>
        </w:rPr>
        <w:t xml:space="preserve">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azul são campos que precisam ser acrescentados ao </w:t>
      </w:r>
      <w:r w:rsidDel="00000000" w:rsidR="00000000" w:rsidRPr="00000000">
        <w:rPr>
          <w:sz w:val="22"/>
          <w:szCs w:val="22"/>
          <w:rtl w:val="0"/>
        </w:rPr>
        <w:t xml:space="preserve">formulário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Os demais campos sem qualquer marcação devem fazer parte do sistema.</w:t>
      </w:r>
    </w:p>
    <w:p w:rsidR="00000000" w:rsidDel="00000000" w:rsidP="00000000" w:rsidRDefault="00000000" w:rsidRPr="00000000" w14:paraId="0000009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Cadastro de </w:t>
      </w:r>
      <w:r w:rsidDel="00000000" w:rsidR="00000000" w:rsidRPr="00000000">
        <w:rPr>
          <w:sz w:val="22"/>
          <w:szCs w:val="22"/>
          <w:rtl w:val="0"/>
        </w:rPr>
        <w:t xml:space="preserve">Pet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Anexo_I_Cad_Pet</w:t>
      </w:r>
      <w:r w:rsidDel="00000000" w:rsidR="00000000" w:rsidRPr="00000000">
        <w:rPr>
          <w:rtl w:val="0"/>
        </w:rPr>
      </w:r>
    </w:p>
    <w:p w:rsidR="00000000" w:rsidDel="00000000" w:rsidP="00000000" w:rsidRDefault="00000000" w:rsidRPr="00000000" w14:paraId="0000009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Cadastro de </w:t>
      </w:r>
      <w:r w:rsidDel="00000000" w:rsidR="00000000" w:rsidRPr="00000000">
        <w:rPr>
          <w:sz w:val="22"/>
          <w:szCs w:val="22"/>
          <w:rtl w:val="0"/>
        </w:rPr>
        <w:t xml:space="preserve">Parceiro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Anexo_II_Cad_Parceiro</w:t>
      </w:r>
    </w:p>
    <w:p w:rsidR="00000000" w:rsidDel="00000000" w:rsidP="00000000" w:rsidRDefault="00000000" w:rsidRPr="00000000" w14:paraId="0000009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left"/>
        <w:rPr>
          <w:sz w:val="22"/>
          <w:szCs w:val="22"/>
          <w:u w:val="none"/>
        </w:rPr>
      </w:pPr>
      <w:r w:rsidDel="00000000" w:rsidR="00000000" w:rsidRPr="00000000">
        <w:rPr>
          <w:sz w:val="22"/>
          <w:szCs w:val="22"/>
          <w:rtl w:val="0"/>
        </w:rPr>
        <w:t xml:space="preserve">Cadastro de Colaborador: Anexo_III_Cad_Colaborador</w:t>
      </w:r>
    </w:p>
    <w:p w:rsidR="00000000" w:rsidDel="00000000" w:rsidP="00000000" w:rsidRDefault="00000000" w:rsidRPr="00000000" w14:paraId="000000A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left"/>
        <w:rPr>
          <w:sz w:val="22"/>
          <w:szCs w:val="22"/>
          <w:u w:val="none"/>
        </w:rPr>
      </w:pPr>
      <w:r w:rsidDel="00000000" w:rsidR="00000000" w:rsidRPr="00000000">
        <w:rPr>
          <w:sz w:val="22"/>
          <w:szCs w:val="22"/>
          <w:rtl w:val="0"/>
        </w:rPr>
        <w:t xml:space="preserve">Instruções de Acessibilidade: Anexo_Acessibilidade</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0" w:type="default"/>
          <w:headerReference r:id="rId11" w:type="even"/>
          <w:type w:val="nextPage"/>
          <w:pgSz w:h="16834" w:w="11909"/>
          <w:pgMar w:bottom="1440" w:top="1440" w:left="1440" w:right="1440" w:header="720" w:footer="720"/>
          <w:pgNumType w:start="1"/>
          <w:cols w:equalWidth="0"/>
        </w:sectPr>
      </w:pPr>
      <w:bookmarkStart w:colFirst="0" w:colLast="0" w:name="_4d34og8" w:id="14"/>
      <w:bookmarkEnd w:id="14"/>
      <w:r w:rsidDel="00000000" w:rsidR="00000000" w:rsidRPr="00000000">
        <w:rPr>
          <w:rtl w:val="0"/>
        </w:rPr>
      </w:r>
    </w:p>
    <w:p w:rsidR="00000000" w:rsidDel="00000000" w:rsidP="00000000" w:rsidRDefault="00000000" w:rsidRPr="00000000" w14:paraId="000000A4">
      <w:pPr>
        <w:keepNext w:val="1"/>
        <w:keepLines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pStyle w:val="Heading1"/>
        <w:ind w:left="578" w:firstLine="0"/>
        <w:jc w:val="right"/>
        <w:rPr>
          <w:rFonts w:ascii="Arial" w:cs="Arial" w:eastAsia="Arial" w:hAnsi="Arial"/>
          <w:vertAlign w:val="baseline"/>
        </w:rPr>
      </w:pPr>
      <w:bookmarkStart w:colFirst="0" w:colLast="0" w:name="_wknvy4rtr1j9" w:id="15"/>
      <w:bookmarkEnd w:id="15"/>
      <w:r w:rsidDel="00000000" w:rsidR="00000000" w:rsidRPr="00000000">
        <w:rPr>
          <w:rFonts w:ascii="Arial" w:cs="Arial" w:eastAsia="Arial" w:hAnsi="Arial"/>
          <w:vertAlign w:val="baseline"/>
          <w:rtl w:val="0"/>
        </w:rPr>
        <w:t xml:space="preserve">Capítulo 1</w:t>
      </w:r>
    </w:p>
    <w:p w:rsidR="00000000" w:rsidDel="00000000" w:rsidP="00000000" w:rsidRDefault="00000000" w:rsidRPr="00000000" w14:paraId="000000A6">
      <w:pPr>
        <w:pStyle w:val="Heading2"/>
        <w:keepNext w:val="1"/>
        <w:numPr>
          <w:ilvl w:val="0"/>
          <w:numId w:val="6"/>
        </w:numPr>
        <w:spacing w:after="480" w:lineRule="auto"/>
        <w:jc w:val="right"/>
        <w:rPr>
          <w:rFonts w:ascii="Arial" w:cs="Arial" w:eastAsia="Arial" w:hAnsi="Arial"/>
          <w:sz w:val="40"/>
          <w:szCs w:val="40"/>
        </w:rPr>
      </w:pPr>
      <w:bookmarkStart w:colFirst="0" w:colLast="0" w:name="_abj25xeyo9ga" w:id="16"/>
      <w:bookmarkEnd w:id="16"/>
      <w:r w:rsidDel="00000000" w:rsidR="00000000" w:rsidRPr="00000000">
        <w:rPr>
          <w:rFonts w:ascii="Arial" w:cs="Arial" w:eastAsia="Arial" w:hAnsi="Arial"/>
          <w:sz w:val="40"/>
          <w:szCs w:val="40"/>
          <w:vertAlign w:val="baseline"/>
          <w:rtl w:val="0"/>
        </w:rPr>
        <w:t xml:space="preserve">Descrição geral do sistema</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O Sistema Pet for Friend, é uma plataforma desenvolvida para auxiliar o processo de adoção de animais com algum tipo de deficiência por pessoas que também possuem algum tipo de deficiência ou não. Para isso precisamos contar com uma plataforma acessível, nos mais amplos sentidos, de forma segura e confiável que permita a adoção e o apadrinhamento de animais em situação de vulnerabilidade. O sistema deverá em breve ser independente de outros sistemas e conectado à internet. Inicialmente o sistema funciona com o auxílio de um navegador web e com conectividade local. </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2s8eyo1" w:id="17"/>
      <w:bookmarkEnd w:id="17"/>
      <w:r w:rsidDel="00000000" w:rsidR="00000000" w:rsidRPr="00000000">
        <w:rPr>
          <w:rtl w:val="0"/>
        </w:rPr>
      </w:r>
    </w:p>
    <w:p w:rsidR="00000000" w:rsidDel="00000000" w:rsidP="00000000" w:rsidRDefault="00000000" w:rsidRPr="00000000" w14:paraId="000000A9">
      <w:pPr>
        <w:pStyle w:val="Heading3"/>
        <w:keepNext w:val="1"/>
        <w:numPr>
          <w:ilvl w:val="1"/>
          <w:numId w:val="6"/>
        </w:numPr>
        <w:shd w:fill="cccccc" w:val="clear"/>
        <w:spacing w:after="120" w:before="360" w:lineRule="auto"/>
        <w:rPr/>
      </w:pPr>
      <w:bookmarkStart w:colFirst="0" w:colLast="0" w:name="_1v8988wzb9wv" w:id="18"/>
      <w:bookmarkEnd w:id="18"/>
      <w:r w:rsidDel="00000000" w:rsidR="00000000" w:rsidRPr="00000000">
        <w:rPr>
          <w:vertAlign w:val="baseline"/>
          <w:rtl w:val="0"/>
        </w:rPr>
        <w:t xml:space="preserve">Abrangência e sistemas relacionados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O sistema deve desempenhar algumas funções abaixo referenciadas com o identificador seguido de uma sequência numérica de 2 dígitos [UR01] seguido de sua funcionalidade, onde os itens em vermelho não devem fazer parte no momento ou serão implementadas em breve, e os elementos azuis são referentes aos relacionamentos entre sistemas:</w:t>
      </w:r>
    </w:p>
    <w:p w:rsidR="00000000" w:rsidDel="00000000" w:rsidP="00000000" w:rsidRDefault="00000000" w:rsidRPr="00000000" w14:paraId="000000AB">
      <w:pPr>
        <w:pStyle w:val="Heading4"/>
        <w:spacing w:after="60" w:before="60" w:lineRule="auto"/>
        <w:ind w:left="578" w:firstLine="0"/>
        <w:jc w:val="both"/>
        <w:rPr>
          <w:b w:val="0"/>
          <w:sz w:val="22"/>
          <w:szCs w:val="22"/>
        </w:rPr>
      </w:pPr>
      <w:bookmarkStart w:colFirst="0" w:colLast="0" w:name="_7o5cmyrldr0n" w:id="19"/>
      <w:bookmarkEnd w:id="19"/>
      <w:r w:rsidDel="00000000" w:rsidR="00000000" w:rsidRPr="00000000">
        <w:rPr>
          <w:b w:val="0"/>
          <w:sz w:val="22"/>
          <w:szCs w:val="22"/>
          <w:rtl w:val="0"/>
        </w:rPr>
        <w:t xml:space="preserve">UR01 - O sistema deve permitir que um novo usuário visite algumas páginas até realizar o cadastro;</w:t>
      </w:r>
    </w:p>
    <w:p w:rsidR="00000000" w:rsidDel="00000000" w:rsidP="00000000" w:rsidRDefault="00000000" w:rsidRPr="00000000" w14:paraId="000000AC">
      <w:pPr>
        <w:pStyle w:val="Heading4"/>
        <w:spacing w:after="60" w:before="60" w:lineRule="auto"/>
        <w:ind w:left="578" w:firstLine="0"/>
        <w:jc w:val="both"/>
        <w:rPr/>
      </w:pPr>
      <w:bookmarkStart w:colFirst="0" w:colLast="0" w:name="_yg0yotl2jtkp" w:id="20"/>
      <w:bookmarkEnd w:id="20"/>
      <w:r w:rsidDel="00000000" w:rsidR="00000000" w:rsidRPr="00000000">
        <w:rPr>
          <w:rtl w:val="0"/>
        </w:rPr>
        <w:t xml:space="preserve">UR02 - O sistema deve permitir o cadastro de novo usuário;</w:t>
      </w:r>
    </w:p>
    <w:p w:rsidR="00000000" w:rsidDel="00000000" w:rsidP="00000000" w:rsidRDefault="00000000" w:rsidRPr="00000000" w14:paraId="000000AD">
      <w:pPr>
        <w:pStyle w:val="Heading4"/>
        <w:spacing w:after="60" w:before="60" w:lineRule="auto"/>
        <w:ind w:left="578" w:firstLine="0"/>
        <w:jc w:val="both"/>
        <w:rPr/>
      </w:pPr>
      <w:bookmarkStart w:colFirst="0" w:colLast="0" w:name="_4mt1opb280k3" w:id="21"/>
      <w:bookmarkEnd w:id="21"/>
      <w:r w:rsidDel="00000000" w:rsidR="00000000" w:rsidRPr="00000000">
        <w:rPr>
          <w:rtl w:val="0"/>
        </w:rPr>
        <w:t xml:space="preserve">UR03- O sistema deve permitir o cadastro de novo animal;</w:t>
      </w:r>
    </w:p>
    <w:p w:rsidR="00000000" w:rsidDel="00000000" w:rsidP="00000000" w:rsidRDefault="00000000" w:rsidRPr="00000000" w14:paraId="000000AE">
      <w:pPr>
        <w:pStyle w:val="Heading4"/>
        <w:spacing w:after="60" w:before="60" w:lineRule="auto"/>
        <w:ind w:left="578" w:firstLine="0"/>
        <w:jc w:val="both"/>
        <w:rPr/>
      </w:pPr>
      <w:bookmarkStart w:colFirst="0" w:colLast="0" w:name="_4hv00dlwbucq" w:id="22"/>
      <w:bookmarkEnd w:id="22"/>
      <w:r w:rsidDel="00000000" w:rsidR="00000000" w:rsidRPr="00000000">
        <w:rPr>
          <w:rtl w:val="0"/>
        </w:rPr>
        <w:t xml:space="preserve">UR04- O sistema deve permitir o cadastro de um novo colaborador;</w:t>
      </w:r>
    </w:p>
    <w:p w:rsidR="00000000" w:rsidDel="00000000" w:rsidP="00000000" w:rsidRDefault="00000000" w:rsidRPr="00000000" w14:paraId="000000AF">
      <w:pPr>
        <w:pStyle w:val="Heading4"/>
        <w:spacing w:after="60" w:before="60" w:lineRule="auto"/>
        <w:ind w:left="578" w:firstLine="0"/>
        <w:jc w:val="both"/>
        <w:rPr/>
      </w:pPr>
      <w:bookmarkStart w:colFirst="0" w:colLast="0" w:name="_f13twm2iygvu" w:id="23"/>
      <w:bookmarkEnd w:id="23"/>
      <w:r w:rsidDel="00000000" w:rsidR="00000000" w:rsidRPr="00000000">
        <w:rPr>
          <w:rtl w:val="0"/>
        </w:rPr>
        <w:t xml:space="preserve">UR05- O sistema deve permitir o cadastro de um novo parceiro;</w:t>
      </w:r>
    </w:p>
    <w:p w:rsidR="00000000" w:rsidDel="00000000" w:rsidP="00000000" w:rsidRDefault="00000000" w:rsidRPr="00000000" w14:paraId="000000B0">
      <w:pPr>
        <w:pStyle w:val="Heading4"/>
        <w:spacing w:after="60" w:before="60" w:lineRule="auto"/>
        <w:ind w:left="578" w:firstLine="0"/>
        <w:jc w:val="both"/>
        <w:rPr/>
      </w:pPr>
      <w:bookmarkStart w:colFirst="0" w:colLast="0" w:name="_htf80qrtc4gs" w:id="24"/>
      <w:bookmarkEnd w:id="24"/>
      <w:r w:rsidDel="00000000" w:rsidR="00000000" w:rsidRPr="00000000">
        <w:rPr>
          <w:rtl w:val="0"/>
        </w:rPr>
        <w:t xml:space="preserve">UR06- O sistema deve permitir que animais sejam adotados;</w:t>
      </w:r>
    </w:p>
    <w:p w:rsidR="00000000" w:rsidDel="00000000" w:rsidP="00000000" w:rsidRDefault="00000000" w:rsidRPr="00000000" w14:paraId="000000B1">
      <w:pPr>
        <w:pStyle w:val="Heading4"/>
        <w:spacing w:after="60" w:before="60" w:lineRule="auto"/>
        <w:ind w:left="578" w:firstLine="0"/>
        <w:jc w:val="both"/>
        <w:rPr/>
      </w:pPr>
      <w:bookmarkStart w:colFirst="0" w:colLast="0" w:name="_rdhhp4sitlrd" w:id="25"/>
      <w:bookmarkEnd w:id="25"/>
      <w:r w:rsidDel="00000000" w:rsidR="00000000" w:rsidRPr="00000000">
        <w:rPr>
          <w:rtl w:val="0"/>
        </w:rPr>
        <w:t xml:space="preserve">UR07- O sistema deve permitir que animais sejam apadrinhados;</w:t>
      </w:r>
    </w:p>
    <w:p w:rsidR="00000000" w:rsidDel="00000000" w:rsidP="00000000" w:rsidRDefault="00000000" w:rsidRPr="00000000" w14:paraId="000000B2">
      <w:pPr>
        <w:pStyle w:val="Heading4"/>
        <w:spacing w:after="60" w:before="60" w:lineRule="auto"/>
        <w:ind w:left="578" w:firstLine="0"/>
        <w:jc w:val="both"/>
        <w:rPr/>
      </w:pPr>
      <w:bookmarkStart w:colFirst="0" w:colLast="0" w:name="_l9f5gyhogb4j" w:id="26"/>
      <w:bookmarkEnd w:id="26"/>
      <w:r w:rsidDel="00000000" w:rsidR="00000000" w:rsidRPr="00000000">
        <w:rPr>
          <w:rtl w:val="0"/>
        </w:rPr>
        <w:t xml:space="preserve">UR08- O sistema deve permitir disponibilizar animais para adoção;</w:t>
      </w:r>
    </w:p>
    <w:p w:rsidR="00000000" w:rsidDel="00000000" w:rsidP="00000000" w:rsidRDefault="00000000" w:rsidRPr="00000000" w14:paraId="000000B3">
      <w:pPr>
        <w:pStyle w:val="Heading4"/>
        <w:spacing w:after="60" w:before="60" w:lineRule="auto"/>
        <w:ind w:left="578" w:firstLine="0"/>
        <w:jc w:val="both"/>
        <w:rPr/>
      </w:pPr>
      <w:bookmarkStart w:colFirst="0" w:colLast="0" w:name="_i23hn48dj1ad" w:id="27"/>
      <w:bookmarkEnd w:id="27"/>
      <w:r w:rsidDel="00000000" w:rsidR="00000000" w:rsidRPr="00000000">
        <w:rPr>
          <w:rtl w:val="0"/>
        </w:rPr>
        <w:t xml:space="preserve">UR09- O sistema deve permitir visualizar os animais disponíveis;</w:t>
      </w:r>
    </w:p>
    <w:p w:rsidR="00000000" w:rsidDel="00000000" w:rsidP="00000000" w:rsidRDefault="00000000" w:rsidRPr="00000000" w14:paraId="000000B4">
      <w:pPr>
        <w:pStyle w:val="Heading4"/>
        <w:spacing w:after="60" w:before="60" w:lineRule="auto"/>
        <w:ind w:left="578" w:firstLine="0"/>
        <w:jc w:val="both"/>
        <w:rPr/>
      </w:pPr>
      <w:bookmarkStart w:colFirst="0" w:colLast="0" w:name="_xpvpd3t8d43y" w:id="28"/>
      <w:bookmarkEnd w:id="28"/>
      <w:r w:rsidDel="00000000" w:rsidR="00000000" w:rsidRPr="00000000">
        <w:rPr>
          <w:rtl w:val="0"/>
        </w:rPr>
        <w:t xml:space="preserve">UR10- O sistema deve permitir que usuários entrem em contato entre eles;</w:t>
      </w:r>
    </w:p>
    <w:p w:rsidR="00000000" w:rsidDel="00000000" w:rsidP="00000000" w:rsidRDefault="00000000" w:rsidRPr="00000000" w14:paraId="000000B5">
      <w:pPr>
        <w:pStyle w:val="Heading4"/>
        <w:spacing w:after="60" w:before="60" w:lineRule="auto"/>
        <w:ind w:left="578" w:firstLine="0"/>
        <w:jc w:val="both"/>
        <w:rPr>
          <w:color w:val="0000ff"/>
        </w:rPr>
      </w:pPr>
      <w:bookmarkStart w:colFirst="0" w:colLast="0" w:name="_ltp3jww48fhb" w:id="29"/>
      <w:bookmarkEnd w:id="29"/>
      <w:r w:rsidDel="00000000" w:rsidR="00000000" w:rsidRPr="00000000">
        <w:rPr>
          <w:color w:val="0000ff"/>
          <w:rtl w:val="0"/>
        </w:rPr>
        <w:t xml:space="preserve">UR11- O sistema deve cuidar sozinho da autenticação do usuário;</w:t>
      </w:r>
    </w:p>
    <w:p w:rsidR="00000000" w:rsidDel="00000000" w:rsidP="00000000" w:rsidRDefault="00000000" w:rsidRPr="00000000" w14:paraId="000000B6">
      <w:pPr>
        <w:pStyle w:val="Heading4"/>
        <w:spacing w:after="60" w:before="60" w:lineRule="auto"/>
        <w:ind w:left="578" w:firstLine="0"/>
        <w:jc w:val="both"/>
        <w:rPr/>
      </w:pPr>
      <w:bookmarkStart w:colFirst="0" w:colLast="0" w:name="_c44ywtcfi7h4" w:id="30"/>
      <w:bookmarkEnd w:id="30"/>
      <w:r w:rsidDel="00000000" w:rsidR="00000000" w:rsidRPr="00000000">
        <w:rPr>
          <w:rtl w:val="0"/>
        </w:rPr>
        <w:t xml:space="preserve">UR12- O sistema não deve permitir que um usuário tipo friend exclua um animal;</w:t>
      </w:r>
    </w:p>
    <w:p w:rsidR="00000000" w:rsidDel="00000000" w:rsidP="00000000" w:rsidRDefault="00000000" w:rsidRPr="00000000" w14:paraId="000000B7">
      <w:pPr>
        <w:pStyle w:val="Heading4"/>
        <w:spacing w:after="60" w:before="60" w:lineRule="auto"/>
        <w:ind w:left="578" w:firstLine="0"/>
        <w:jc w:val="both"/>
        <w:rPr/>
      </w:pPr>
      <w:bookmarkStart w:colFirst="0" w:colLast="0" w:name="_zav9eyzb5m3w" w:id="31"/>
      <w:bookmarkEnd w:id="31"/>
      <w:r w:rsidDel="00000000" w:rsidR="00000000" w:rsidRPr="00000000">
        <w:rPr>
          <w:rtl w:val="0"/>
        </w:rPr>
        <w:t xml:space="preserve">UR13- O sistema não deve permitir o acesso a algumas funções sem estar logado;</w:t>
      </w:r>
    </w:p>
    <w:p w:rsidR="00000000" w:rsidDel="00000000" w:rsidP="00000000" w:rsidRDefault="00000000" w:rsidRPr="00000000" w14:paraId="000000B8">
      <w:pPr>
        <w:pStyle w:val="Heading4"/>
        <w:spacing w:after="60" w:before="60" w:lineRule="auto"/>
        <w:ind w:left="578" w:firstLine="0"/>
        <w:jc w:val="both"/>
        <w:rPr>
          <w:color w:val="ff0000"/>
        </w:rPr>
      </w:pPr>
      <w:bookmarkStart w:colFirst="0" w:colLast="0" w:name="_x07utrqq2bfh" w:id="32"/>
      <w:bookmarkEnd w:id="32"/>
      <w:r w:rsidDel="00000000" w:rsidR="00000000" w:rsidRPr="00000000">
        <w:rPr>
          <w:color w:val="ff0000"/>
          <w:rtl w:val="0"/>
        </w:rPr>
        <w:t xml:space="preserve">UR14- O sistema deve ser independente; (será implementado em versões futuras)</w:t>
      </w:r>
    </w:p>
    <w:p w:rsidR="00000000" w:rsidDel="00000000" w:rsidP="00000000" w:rsidRDefault="00000000" w:rsidRPr="00000000" w14:paraId="000000B9">
      <w:pPr>
        <w:pStyle w:val="Heading4"/>
        <w:spacing w:after="60" w:before="60" w:lineRule="auto"/>
        <w:ind w:left="578" w:firstLine="0"/>
        <w:jc w:val="both"/>
        <w:rPr>
          <w:color w:val="0000ff"/>
        </w:rPr>
      </w:pPr>
      <w:bookmarkStart w:colFirst="0" w:colLast="0" w:name="_1x1fdam8n6q8" w:id="33"/>
      <w:bookmarkEnd w:id="33"/>
      <w:r w:rsidDel="00000000" w:rsidR="00000000" w:rsidRPr="00000000">
        <w:rPr>
          <w:color w:val="0000ff"/>
          <w:rtl w:val="0"/>
        </w:rPr>
        <w:t xml:space="preserve">UR15- O sistema deve ser integrado à um navegador web Google Chrome;</w:t>
      </w:r>
    </w:p>
    <w:p w:rsidR="00000000" w:rsidDel="00000000" w:rsidP="00000000" w:rsidRDefault="00000000" w:rsidRPr="00000000" w14:paraId="000000BA">
      <w:pPr>
        <w:pStyle w:val="Heading4"/>
        <w:spacing w:after="60" w:before="60" w:lineRule="auto"/>
        <w:ind w:left="578" w:firstLine="0"/>
        <w:jc w:val="both"/>
        <w:rPr>
          <w:color w:val="0000ff"/>
        </w:rPr>
      </w:pPr>
      <w:bookmarkStart w:colFirst="0" w:colLast="0" w:name="_ovuvqz19cg1i" w:id="34"/>
      <w:bookmarkEnd w:id="34"/>
      <w:r w:rsidDel="00000000" w:rsidR="00000000" w:rsidRPr="00000000">
        <w:rPr>
          <w:color w:val="0000ff"/>
          <w:rtl w:val="0"/>
        </w:rPr>
        <w:t xml:space="preserve">UR16- O sistema integrado deve suportar css;</w:t>
      </w:r>
    </w:p>
    <w:p w:rsidR="00000000" w:rsidDel="00000000" w:rsidP="00000000" w:rsidRDefault="00000000" w:rsidRPr="00000000" w14:paraId="000000BB">
      <w:pPr>
        <w:pStyle w:val="Heading4"/>
        <w:spacing w:after="60" w:before="60" w:lineRule="auto"/>
        <w:ind w:left="578" w:firstLine="0"/>
        <w:jc w:val="both"/>
        <w:rPr/>
      </w:pPr>
      <w:bookmarkStart w:colFirst="0" w:colLast="0" w:name="_yglx6ivo65s7" w:id="35"/>
      <w:bookmarkEnd w:id="35"/>
      <w:r w:rsidDel="00000000" w:rsidR="00000000" w:rsidRPr="00000000">
        <w:rPr>
          <w:rtl w:val="0"/>
        </w:rPr>
        <w:t xml:space="preserve">UR17- O sistema deve permitir que o usuário parceiro altere informações do animal;</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del w:author="LUCCAS APARECIDO PEDROSO DE ASSIS" w:id="0" w:date="2020-07-08T21:52:16Z"/>
          <w:rFonts w:ascii="Times New Roman" w:cs="Times New Roman" w:eastAsia="Times New Roman" w:hAnsi="Times New Roman"/>
          <w:b w:val="0"/>
          <w:i w:val="0"/>
          <w:smallCaps w:val="0"/>
          <w:strike w:val="0"/>
          <w:color w:val="5b9bd5"/>
          <w:sz w:val="22"/>
          <w:szCs w:val="22"/>
          <w:u w:val="none"/>
          <w:shd w:fill="auto" w:val="clear"/>
          <w:vertAlign w:val="baseline"/>
        </w:rPr>
      </w:pPr>
      <w:r w:rsidDel="00000000" w:rsidR="00000000" w:rsidRPr="00000000">
        <w:rPr>
          <w:color w:val="5b9bd5"/>
          <w:sz w:val="22"/>
          <w:szCs w:val="22"/>
          <w:rtl w:val="0"/>
        </w:rPr>
        <w:t xml:space="preserve"> </w:t>
      </w:r>
      <w:del w:author="LUCCAS APARECIDO PEDROSO DE ASSIS" w:id="0" w:date="2020-07-08T21:52:16Z">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delText xml:space="preserve">&lt;Nesta seção, descreva em linhas gerais o que o sistema irá fazer (suas principais funcionalidades) e o que ele </w:delText>
        </w: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delText xml:space="preserve">não</w:delText>
        </w:r>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delText xml:space="preserve"> irá fazer (escopo negativo), deixando claro se o sistema irá interagir com outros sistemas relacionados ou se ele é independente e totalmente auto-contido.</w:delText>
        </w:r>
      </w:del>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del w:author="LUCCAS APARECIDO PEDROSO DE ASSIS" w:id="0" w:date="2020-07-08T21:52:16Z"/>
          <w:rFonts w:ascii="Times New Roman" w:cs="Times New Roman" w:eastAsia="Times New Roman" w:hAnsi="Times New Roman"/>
          <w:b w:val="0"/>
          <w:i w:val="0"/>
          <w:smallCaps w:val="0"/>
          <w:strike w:val="0"/>
          <w:color w:val="5b9bd5"/>
          <w:sz w:val="22"/>
          <w:szCs w:val="22"/>
          <w:u w:val="none"/>
          <w:shd w:fill="auto" w:val="clear"/>
          <w:vertAlign w:val="baseline"/>
        </w:rPr>
      </w:pPr>
      <w:del w:author="LUCCAS APARECIDO PEDROSO DE ASSIS" w:id="0" w:date="2020-07-08T21:52:16Z">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delText xml:space="preserve">As funcionalidades principais do sistema devem ser apenas citadas, para dar uma idéia geral ao leitor dos serviços que serão fornecidos pelo sistema. Os detalhes serão fornecidos posteriormente, na seção 3 deste documento. Funcionalidades que a princípio seriam da alçada do sistema e que não serão implementadas também devem ser listadas, registrando-se o motivo pela qual elas não serão contempladas (porque serão fornecidas por outros sistemas relacionados, por exemplo, ou porque serão implementadas apenas em projetos futuros).</w:delText>
        </w:r>
      </w:del>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del w:author="LUCCAS APARECIDO PEDROSO DE ASSIS" w:id="0" w:date="2020-07-08T21:52:16Z"/>
          <w:rFonts w:ascii="Times New Roman" w:cs="Times New Roman" w:eastAsia="Times New Roman" w:hAnsi="Times New Roman"/>
          <w:b w:val="0"/>
          <w:i w:val="0"/>
          <w:smallCaps w:val="0"/>
          <w:strike w:val="0"/>
          <w:color w:val="000000"/>
          <w:sz w:val="22"/>
          <w:szCs w:val="22"/>
          <w:u w:val="none"/>
          <w:shd w:fill="auto" w:val="clear"/>
          <w:vertAlign w:val="baseline"/>
        </w:rPr>
      </w:pPr>
      <w:del w:author="LUCCAS APARECIDO PEDROSO DE ASSIS" w:id="0" w:date="2020-07-08T21:52:16Z">
        <w:bookmarkStart w:colFirst="0" w:colLast="0" w:name="_17dp8vu" w:id="36"/>
        <w:bookmarkEnd w:id="36"/>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delText xml:space="preserve">Se o sistema for independente e totalmente auto-contido diga isso explicitamente, caso contrário, liste e descreva brevemente os outros sistemas com os quais este sistema deve interagir, explicando, de maneira geral, quais os papéis de cada um e o meio de comunicação entre eles.&gt;</w:delText>
        </w:r>
        <w:r w:rsidDel="00000000" w:rsidR="00000000" w:rsidRPr="00000000">
          <w:rPr>
            <w:rtl w:val="0"/>
          </w:rPr>
        </w:r>
      </w:del>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0">
      <w:pPr>
        <w:keepNext w:val="1"/>
        <w:numPr>
          <w:ilvl w:val="1"/>
          <w:numId w:val="6"/>
        </w:numPr>
        <w:shd w:fill="cccccc" w:val="clear"/>
        <w:spacing w:after="120" w:before="360" w:lineRule="auto"/>
        <w:rPr>
          <w:rFonts w:ascii="Arial" w:cs="Arial" w:eastAsia="Arial" w:hAnsi="Arial"/>
          <w:b w:val="1"/>
          <w:sz w:val="28"/>
          <w:szCs w:val="28"/>
        </w:rPr>
      </w:pPr>
      <w:bookmarkStart w:colFirst="0" w:colLast="0" w:name="_3j2qqm3" w:id="37"/>
      <w:bookmarkEnd w:id="37"/>
      <w:r w:rsidDel="00000000" w:rsidR="00000000" w:rsidRPr="00000000">
        <w:rPr>
          <w:rFonts w:ascii="Arial" w:cs="Arial" w:eastAsia="Arial" w:hAnsi="Arial"/>
          <w:b w:val="1"/>
          <w:sz w:val="28"/>
          <w:szCs w:val="28"/>
          <w:rtl w:val="0"/>
        </w:rPr>
        <w:t xml:space="preserve">Relação de usuários do sistema</w:t>
      </w:r>
    </w:p>
    <w:p w:rsidR="00000000" w:rsidDel="00000000" w:rsidP="00000000" w:rsidRDefault="00000000" w:rsidRPr="00000000" w14:paraId="000000C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26in1rg" w:id="38"/>
      <w:bookmarkEnd w:id="3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Foram identificados cinco usuários do sistema </w:t>
      </w:r>
      <w:r w:rsidDel="00000000" w:rsidR="00000000" w:rsidRPr="00000000">
        <w:rPr>
          <w:rFonts w:ascii="Arial" w:cs="Arial" w:eastAsia="Arial" w:hAnsi="Arial"/>
          <w:sz w:val="24"/>
          <w:szCs w:val="24"/>
          <w:rtl w:val="0"/>
        </w:rPr>
        <w:t xml:space="preserve">Pet for Friend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denominados de </w:t>
      </w:r>
      <w:r w:rsidDel="00000000" w:rsidR="00000000" w:rsidRPr="00000000">
        <w:rPr>
          <w:rFonts w:ascii="Arial" w:cs="Arial" w:eastAsia="Arial" w:hAnsi="Arial"/>
          <w:sz w:val="24"/>
          <w:szCs w:val="24"/>
          <w:rtl w:val="0"/>
        </w:rPr>
        <w:t xml:space="preserve">o SisAdmin, o Friend, Parceiro, Colaborador e Pet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abaixo detalhados.</w:t>
      </w:r>
    </w:p>
    <w:p w:rsidR="00000000" w:rsidDel="00000000" w:rsidP="00000000" w:rsidRDefault="00000000" w:rsidRPr="00000000" w14:paraId="000000C2">
      <w:pPr>
        <w:numPr>
          <w:ilvl w:val="0"/>
          <w:numId w:val="1"/>
        </w:numPr>
        <w:ind w:left="284" w:hanging="284"/>
        <w:rPr>
          <w:b w:val="0"/>
          <w:sz w:val="24"/>
          <w:szCs w:val="24"/>
        </w:rPr>
      </w:pPr>
      <w:r w:rsidDel="00000000" w:rsidR="00000000" w:rsidRPr="00000000">
        <w:rPr>
          <w:b w:val="1"/>
          <w:sz w:val="24"/>
          <w:szCs w:val="24"/>
          <w:rtl w:val="0"/>
        </w:rPr>
        <w:t xml:space="preserve">SisAdmin</w:t>
      </w:r>
      <w:r w:rsidDel="00000000" w:rsidR="00000000" w:rsidRPr="00000000">
        <w:rPr>
          <w:rtl w:val="0"/>
        </w:rPr>
      </w:r>
    </w:p>
    <w:p w:rsidR="00000000" w:rsidDel="00000000" w:rsidP="00000000" w:rsidRDefault="00000000" w:rsidRPr="00000000" w14:paraId="000000C3">
      <w:pPr>
        <w:ind w:left="284" w:firstLine="0"/>
        <w:rPr>
          <w:sz w:val="24"/>
          <w:szCs w:val="24"/>
        </w:rPr>
      </w:pPr>
      <w:bookmarkStart w:colFirst="0" w:colLast="0" w:name="_lnxbz9" w:id="39"/>
      <w:bookmarkEnd w:id="39"/>
      <w:r w:rsidDel="00000000" w:rsidR="00000000" w:rsidRPr="00000000">
        <w:rPr>
          <w:sz w:val="24"/>
          <w:szCs w:val="24"/>
          <w:rtl w:val="0"/>
        </w:rPr>
        <w:t xml:space="preserve">é o usuário responsável pela administração do sistema e possui a responsabilidade de executar as tarefas de manutenção e com a possibilidade de realizar qualquer ação dentro do sistema (Criar, Alterar, Visualizar e Excluir).</w:t>
      </w:r>
    </w:p>
    <w:p w:rsidR="00000000" w:rsidDel="00000000" w:rsidP="00000000" w:rsidRDefault="00000000" w:rsidRPr="00000000" w14:paraId="000000C4">
      <w:pPr>
        <w:numPr>
          <w:ilvl w:val="0"/>
          <w:numId w:val="1"/>
        </w:numPr>
        <w:ind w:left="284" w:hanging="284"/>
        <w:rPr>
          <w:b w:val="0"/>
          <w:sz w:val="24"/>
          <w:szCs w:val="24"/>
        </w:rPr>
      </w:pPr>
      <w:r w:rsidDel="00000000" w:rsidR="00000000" w:rsidRPr="00000000">
        <w:rPr>
          <w:b w:val="1"/>
          <w:sz w:val="24"/>
          <w:szCs w:val="24"/>
          <w:rtl w:val="0"/>
        </w:rPr>
        <w:t xml:space="preserve">Friend</w:t>
      </w:r>
      <w:r w:rsidDel="00000000" w:rsidR="00000000" w:rsidRPr="00000000">
        <w:rPr>
          <w:rtl w:val="0"/>
        </w:rPr>
      </w:r>
    </w:p>
    <w:p w:rsidR="00000000" w:rsidDel="00000000" w:rsidP="00000000" w:rsidRDefault="00000000" w:rsidRPr="00000000" w14:paraId="000000C5">
      <w:pPr>
        <w:ind w:left="284" w:firstLine="0"/>
        <w:rPr>
          <w:sz w:val="24"/>
          <w:szCs w:val="24"/>
          <w:vertAlign w:val="baseline"/>
        </w:rPr>
      </w:pPr>
      <w:bookmarkStart w:colFirst="0" w:colLast="0" w:name="_35nkun2" w:id="40"/>
      <w:bookmarkEnd w:id="40"/>
      <w:r w:rsidDel="00000000" w:rsidR="00000000" w:rsidRPr="00000000">
        <w:rPr>
          <w:sz w:val="24"/>
          <w:szCs w:val="24"/>
          <w:rtl w:val="0"/>
        </w:rPr>
        <w:t xml:space="preserve">é o usuário responsável pelas maiores interações do sistema, ele é o responsável por adotar, apadrinhar ou disponibilizar os animais. Estes usuários devem ter acesso às opções de cadastrar e visualizar os animais disponíveis para adoção; visualizar, adicionar e excluir animais da lista de afilhados.</w:t>
      </w:r>
      <w:r w:rsidDel="00000000" w:rsidR="00000000" w:rsidRPr="00000000">
        <w:rPr>
          <w:rtl w:val="0"/>
        </w:rPr>
      </w:r>
    </w:p>
    <w:p w:rsidR="00000000" w:rsidDel="00000000" w:rsidP="00000000" w:rsidRDefault="00000000" w:rsidRPr="00000000" w14:paraId="000000C6">
      <w:pPr>
        <w:numPr>
          <w:ilvl w:val="0"/>
          <w:numId w:val="1"/>
        </w:numPr>
        <w:ind w:left="284" w:hanging="284"/>
        <w:rPr>
          <w:b w:val="0"/>
          <w:sz w:val="24"/>
          <w:szCs w:val="24"/>
        </w:rPr>
      </w:pPr>
      <w:r w:rsidDel="00000000" w:rsidR="00000000" w:rsidRPr="00000000">
        <w:rPr>
          <w:b w:val="1"/>
          <w:sz w:val="24"/>
          <w:szCs w:val="24"/>
          <w:rtl w:val="0"/>
        </w:rPr>
        <w:t xml:space="preserve">Parceiro</w:t>
      </w:r>
      <w:r w:rsidDel="00000000" w:rsidR="00000000" w:rsidRPr="00000000">
        <w:rPr>
          <w:rtl w:val="0"/>
        </w:rPr>
      </w:r>
    </w:p>
    <w:p w:rsidR="00000000" w:rsidDel="00000000" w:rsidP="00000000" w:rsidRDefault="00000000" w:rsidRPr="00000000" w14:paraId="000000C7">
      <w:pPr>
        <w:ind w:left="284" w:firstLine="0"/>
        <w:rPr>
          <w:sz w:val="24"/>
          <w:szCs w:val="24"/>
          <w:vertAlign w:val="baseline"/>
        </w:rPr>
      </w:pPr>
      <w:bookmarkStart w:colFirst="0" w:colLast="0" w:name="_1ksv4uv" w:id="41"/>
      <w:bookmarkEnd w:id="41"/>
      <w:r w:rsidDel="00000000" w:rsidR="00000000" w:rsidRPr="00000000">
        <w:rPr>
          <w:sz w:val="24"/>
          <w:szCs w:val="24"/>
          <w:rtl w:val="0"/>
        </w:rPr>
        <w:t xml:space="preserve">é o usuário responsável pelas informações do animal, portanto este usuário deve ter permissão para visualizar, alterar, cadastrar e excluir animais.</w:t>
      </w:r>
      <w:r w:rsidDel="00000000" w:rsidR="00000000" w:rsidRPr="00000000">
        <w:rPr>
          <w:rtl w:val="0"/>
        </w:rPr>
      </w:r>
    </w:p>
    <w:p w:rsidR="00000000" w:rsidDel="00000000" w:rsidP="00000000" w:rsidRDefault="00000000" w:rsidRPr="00000000" w14:paraId="000000C8">
      <w:pPr>
        <w:numPr>
          <w:ilvl w:val="0"/>
          <w:numId w:val="1"/>
        </w:numPr>
        <w:ind w:left="284" w:hanging="284"/>
        <w:rPr>
          <w:b w:val="0"/>
          <w:sz w:val="24"/>
          <w:szCs w:val="24"/>
        </w:rPr>
      </w:pPr>
      <w:r w:rsidDel="00000000" w:rsidR="00000000" w:rsidRPr="00000000">
        <w:rPr>
          <w:b w:val="1"/>
          <w:sz w:val="24"/>
          <w:szCs w:val="24"/>
          <w:rtl w:val="0"/>
        </w:rPr>
        <w:t xml:space="preserve">Colaborador</w:t>
      </w:r>
      <w:r w:rsidDel="00000000" w:rsidR="00000000" w:rsidRPr="00000000">
        <w:rPr>
          <w:rtl w:val="0"/>
        </w:rPr>
      </w:r>
    </w:p>
    <w:p w:rsidR="00000000" w:rsidDel="00000000" w:rsidP="00000000" w:rsidRDefault="00000000" w:rsidRPr="00000000" w14:paraId="000000C9">
      <w:pPr>
        <w:ind w:left="284" w:firstLine="0"/>
        <w:rPr>
          <w:sz w:val="24"/>
          <w:szCs w:val="24"/>
          <w:vertAlign w:val="baseline"/>
        </w:rPr>
      </w:pPr>
      <w:bookmarkStart w:colFirst="0" w:colLast="0" w:name="_44sinio" w:id="42"/>
      <w:bookmarkEnd w:id="42"/>
      <w:r w:rsidDel="00000000" w:rsidR="00000000" w:rsidRPr="00000000">
        <w:rPr>
          <w:sz w:val="24"/>
          <w:szCs w:val="24"/>
          <w:rtl w:val="0"/>
        </w:rPr>
        <w:t xml:space="preserve">é o usuário responsável por abrigar animais e receber as doações do usuário friend (padrinho), este usuário só poderá ser cadastrado pelos SisAdmin e não terão acesso ao sistema para realizar alterações, apenas visualização.</w:t>
      </w:r>
      <w:r w:rsidDel="00000000" w:rsidR="00000000" w:rsidRPr="00000000">
        <w:rPr>
          <w:rtl w:val="0"/>
        </w:rPr>
      </w:r>
    </w:p>
    <w:p w:rsidR="00000000" w:rsidDel="00000000" w:rsidP="00000000" w:rsidRDefault="00000000" w:rsidRPr="00000000" w14:paraId="000000CA">
      <w:pPr>
        <w:numPr>
          <w:ilvl w:val="0"/>
          <w:numId w:val="1"/>
        </w:numPr>
        <w:ind w:left="284" w:hanging="284"/>
        <w:rPr>
          <w:b w:val="0"/>
          <w:sz w:val="24"/>
          <w:szCs w:val="24"/>
        </w:rPr>
      </w:pPr>
      <w:r w:rsidDel="00000000" w:rsidR="00000000" w:rsidRPr="00000000">
        <w:rPr>
          <w:b w:val="1"/>
          <w:sz w:val="24"/>
          <w:szCs w:val="24"/>
          <w:rtl w:val="0"/>
        </w:rPr>
        <w:t xml:space="preserve">Pet</w:t>
      </w:r>
      <w:r w:rsidDel="00000000" w:rsidR="00000000" w:rsidRPr="00000000">
        <w:rPr>
          <w:rtl w:val="0"/>
        </w:rPr>
      </w:r>
    </w:p>
    <w:p w:rsidR="00000000" w:rsidDel="00000000" w:rsidP="00000000" w:rsidRDefault="00000000" w:rsidRPr="00000000" w14:paraId="000000CB">
      <w:pPr>
        <w:ind w:left="284" w:firstLine="0"/>
        <w:rPr>
          <w:sz w:val="24"/>
          <w:szCs w:val="24"/>
          <w:vertAlign w:val="baseline"/>
        </w:rPr>
      </w:pPr>
      <w:r w:rsidDel="00000000" w:rsidR="00000000" w:rsidRPr="00000000">
        <w:rPr>
          <w:sz w:val="24"/>
          <w:szCs w:val="24"/>
          <w:rtl w:val="0"/>
        </w:rPr>
        <w:t xml:space="preserve">este usuário não terá acesso algum ao sistema, sendo apenas utilizado para identificar os animais disponíveis para adoção ou apadrinhados.</w:t>
      </w:r>
      <w:r w:rsidDel="00000000" w:rsidR="00000000" w:rsidRPr="00000000">
        <w:rPr>
          <w:rtl w:val="0"/>
        </w:rPr>
      </w:r>
    </w:p>
    <w:p w:rsidR="00000000" w:rsidDel="00000000" w:rsidP="00000000" w:rsidRDefault="00000000" w:rsidRPr="00000000" w14:paraId="000000CC">
      <w:pPr>
        <w:ind w:left="284" w:firstLine="0"/>
        <w:rPr>
          <w:sz w:val="24"/>
          <w:szCs w:val="24"/>
          <w:vertAlign w:val="baseline"/>
        </w:rPr>
      </w:pPr>
      <w:bookmarkStart w:colFirst="0" w:colLast="0" w:name="_2jxsxqh" w:id="43"/>
      <w:bookmarkEnd w:id="43"/>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bookmarkStart w:colFirst="0" w:colLast="0" w:name="_z337ya" w:id="44"/>
      <w:bookmarkEnd w:id="44"/>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3"/>
        <w:keepNext w:val="1"/>
        <w:numPr>
          <w:ilvl w:val="1"/>
          <w:numId w:val="6"/>
        </w:numPr>
        <w:shd w:fill="cccccc" w:val="clear"/>
        <w:spacing w:after="120" w:before="360" w:lineRule="auto"/>
        <w:rPr/>
      </w:pPr>
      <w:bookmarkStart w:colFirst="0" w:colLast="0" w:name="_3j2qqm3" w:id="37"/>
      <w:bookmarkEnd w:id="37"/>
      <w:r w:rsidDel="00000000" w:rsidR="00000000" w:rsidRPr="00000000">
        <w:rPr>
          <w:vertAlign w:val="baseline"/>
          <w:rtl w:val="0"/>
        </w:rPr>
        <w:t xml:space="preserve">Diagrama de Caso de Uso – </w:t>
      </w:r>
      <w:r w:rsidDel="00000000" w:rsidR="00000000" w:rsidRPr="00000000">
        <w:rPr>
          <w:rtl w:val="0"/>
        </w:rPr>
        <w:t xml:space="preserve">Visão</w:t>
      </w:r>
      <w:r w:rsidDel="00000000" w:rsidR="00000000" w:rsidRPr="00000000">
        <w:rPr>
          <w:vertAlign w:val="baseline"/>
          <w:rtl w:val="0"/>
        </w:rPr>
        <w:t xml:space="preserve"> do Usuário</w:t>
      </w:r>
    </w:p>
    <w:p w:rsidR="00000000" w:rsidDel="00000000" w:rsidP="00000000" w:rsidRDefault="00000000" w:rsidRPr="00000000" w14:paraId="000000D0">
      <w:pPr>
        <w:pStyle w:val="Heading5"/>
        <w:numPr>
          <w:ilvl w:val="2"/>
          <w:numId w:val="6"/>
        </w:numPr>
        <w:rPr>
          <w:rFonts w:ascii="Arial" w:cs="Arial" w:eastAsia="Arial" w:hAnsi="Arial"/>
          <w:sz w:val="24"/>
          <w:szCs w:val="24"/>
        </w:rPr>
      </w:pPr>
      <w:bookmarkStart w:colFirst="0" w:colLast="0" w:name="_9wpi2lctem8y" w:id="45"/>
      <w:bookmarkEnd w:id="45"/>
      <w:r w:rsidDel="00000000" w:rsidR="00000000" w:rsidRPr="00000000">
        <w:rPr>
          <w:rtl w:val="0"/>
        </w:rPr>
        <w:t xml:space="preserve">Visão Geral do Sistema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113991</wp:posOffset>
            </wp:positionH>
            <wp:positionV relativeFrom="paragraph">
              <wp:posOffset>0</wp:posOffset>
            </wp:positionV>
            <wp:extent cx="5731510" cy="3455035"/>
            <wp:effectExtent b="0" l="0" r="0" t="0"/>
            <wp:wrapTopAndBottom distB="0" distT="0"/>
            <wp:docPr id="8"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731510" cy="3455035"/>
                    </a:xfrm>
                    <a:prstGeom prst="rect"/>
                    <a:ln/>
                  </pic:spPr>
                </pic:pic>
              </a:graphicData>
            </a:graphic>
          </wp:anchor>
        </w:drawing>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1y810tw" w:id="46"/>
      <w:bookmarkEnd w:id="46"/>
      <w:r w:rsidDel="00000000" w:rsidR="00000000" w:rsidRPr="00000000">
        <w:rPr>
          <w:rtl w:val="0"/>
        </w:rPr>
      </w:r>
    </w:p>
    <w:p w:rsidR="00000000" w:rsidDel="00000000" w:rsidP="00000000" w:rsidRDefault="00000000" w:rsidRPr="00000000" w14:paraId="000000D5">
      <w:pPr>
        <w:pStyle w:val="Heading5"/>
        <w:keepNext w:val="1"/>
        <w:numPr>
          <w:ilvl w:val="2"/>
          <w:numId w:val="6"/>
        </w:numPr>
        <w:spacing w:after="60" w:before="240" w:lineRule="auto"/>
        <w:rPr/>
      </w:pPr>
      <w:bookmarkStart w:colFirst="0" w:colLast="0" w:name="_tr2bd3mmcupb" w:id="47"/>
      <w:bookmarkEnd w:id="47"/>
      <w:r w:rsidDel="00000000" w:rsidR="00000000" w:rsidRPr="00000000">
        <w:rPr>
          <w:vertAlign w:val="baseline"/>
          <w:rtl w:val="0"/>
        </w:rPr>
        <w:t xml:space="preserve">Visão d</w:t>
      </w:r>
      <w:r w:rsidDel="00000000" w:rsidR="00000000" w:rsidRPr="00000000">
        <w:rPr>
          <w:rtl w:val="0"/>
        </w:rPr>
        <w:t xml:space="preserve">o SisAdmin</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952875" cy="2847975"/>
            <wp:effectExtent b="0" l="0" r="0" t="0"/>
            <wp:docPr id="2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9528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5"/>
        <w:keepNext w:val="1"/>
        <w:numPr>
          <w:ilvl w:val="2"/>
          <w:numId w:val="6"/>
        </w:numPr>
        <w:spacing w:after="60" w:before="240" w:lineRule="auto"/>
        <w:rPr/>
      </w:pPr>
      <w:bookmarkStart w:colFirst="0" w:colLast="0" w:name="_fj2wchenki17" w:id="48"/>
      <w:bookmarkEnd w:id="48"/>
      <w:r w:rsidDel="00000000" w:rsidR="00000000" w:rsidRPr="00000000">
        <w:rPr>
          <w:rtl w:val="0"/>
        </w:rPr>
        <w:t xml:space="preserve">Visão do Friend</w:t>
      </w:r>
    </w:p>
    <w:p w:rsidR="00000000" w:rsidDel="00000000" w:rsidP="00000000" w:rsidRDefault="00000000" w:rsidRPr="00000000" w14:paraId="000000D9">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0DA">
      <w:pPr>
        <w:spacing w:after="60" w:before="60" w:lineRule="auto"/>
        <w:jc w:val="both"/>
        <w:rPr>
          <w:sz w:val="22"/>
          <w:szCs w:val="22"/>
        </w:rPr>
      </w:pPr>
      <w:r w:rsidDel="00000000" w:rsidR="00000000" w:rsidRPr="00000000">
        <w:rPr>
          <w:sz w:val="22"/>
          <w:szCs w:val="22"/>
        </w:rPr>
        <w:drawing>
          <wp:inline distB="0" distT="0" distL="114300" distR="114300">
            <wp:extent cx="3952875" cy="3781425"/>
            <wp:effectExtent b="0" l="0" r="0" t="0"/>
            <wp:docPr id="9"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95287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5"/>
        <w:keepNext w:val="1"/>
        <w:numPr>
          <w:ilvl w:val="2"/>
          <w:numId w:val="6"/>
        </w:numPr>
        <w:spacing w:after="60" w:before="240" w:lineRule="auto"/>
        <w:rPr/>
      </w:pPr>
      <w:bookmarkStart w:colFirst="0" w:colLast="0" w:name="_tefdkxlr0h5k" w:id="49"/>
      <w:bookmarkEnd w:id="49"/>
      <w:r w:rsidDel="00000000" w:rsidR="00000000" w:rsidRPr="00000000">
        <w:rPr>
          <w:rtl w:val="0"/>
        </w:rPr>
        <w:t xml:space="preserve">Visão do Parceiro</w:t>
      </w:r>
    </w:p>
    <w:p w:rsidR="00000000" w:rsidDel="00000000" w:rsidP="00000000" w:rsidRDefault="00000000" w:rsidRPr="00000000" w14:paraId="000000DC">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0DD">
      <w:pPr>
        <w:spacing w:after="60" w:before="60" w:lineRule="auto"/>
        <w:jc w:val="both"/>
        <w:rPr>
          <w:sz w:val="22"/>
          <w:szCs w:val="22"/>
        </w:rPr>
      </w:pPr>
      <w:r w:rsidDel="00000000" w:rsidR="00000000" w:rsidRPr="00000000">
        <w:rPr>
          <w:sz w:val="22"/>
          <w:szCs w:val="22"/>
        </w:rPr>
        <w:drawing>
          <wp:inline distB="0" distT="0" distL="114300" distR="114300">
            <wp:extent cx="3952875" cy="3352800"/>
            <wp:effectExtent b="0" l="0" r="0" t="0"/>
            <wp:docPr id="27"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9528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5"/>
        <w:keepNext w:val="1"/>
        <w:numPr>
          <w:ilvl w:val="2"/>
          <w:numId w:val="6"/>
        </w:numPr>
        <w:spacing w:after="60" w:before="240" w:lineRule="auto"/>
        <w:rPr/>
      </w:pPr>
      <w:bookmarkStart w:colFirst="0" w:colLast="0" w:name="_r5y07t3s7nsj" w:id="50"/>
      <w:bookmarkEnd w:id="50"/>
      <w:r w:rsidDel="00000000" w:rsidR="00000000" w:rsidRPr="00000000">
        <w:rPr>
          <w:rtl w:val="0"/>
        </w:rPr>
        <w:t xml:space="preserve">Visão do Colaborador</w:t>
      </w:r>
    </w:p>
    <w:p w:rsidR="00000000" w:rsidDel="00000000" w:rsidP="00000000" w:rsidRDefault="00000000" w:rsidRPr="00000000" w14:paraId="000000DF">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0E0">
      <w:pPr>
        <w:spacing w:after="60" w:before="60" w:lineRule="auto"/>
        <w:jc w:val="both"/>
        <w:rPr>
          <w:sz w:val="22"/>
          <w:szCs w:val="22"/>
        </w:rPr>
      </w:pPr>
      <w:r w:rsidDel="00000000" w:rsidR="00000000" w:rsidRPr="00000000">
        <w:rPr>
          <w:sz w:val="22"/>
          <w:szCs w:val="22"/>
        </w:rPr>
        <w:drawing>
          <wp:inline distB="0" distT="0" distL="114300" distR="114300">
            <wp:extent cx="3953510" cy="2619375"/>
            <wp:effectExtent b="0" l="0" r="0" t="0"/>
            <wp:docPr id="10"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95351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5"/>
        <w:keepNext w:val="1"/>
        <w:numPr>
          <w:ilvl w:val="2"/>
          <w:numId w:val="6"/>
        </w:numPr>
        <w:spacing w:after="60" w:before="240" w:lineRule="auto"/>
        <w:rPr/>
      </w:pPr>
      <w:bookmarkStart w:colFirst="0" w:colLast="0" w:name="_1u41gv2ff1at" w:id="51"/>
      <w:bookmarkEnd w:id="51"/>
      <w:r w:rsidDel="00000000" w:rsidR="00000000" w:rsidRPr="00000000">
        <w:rPr>
          <w:rtl w:val="0"/>
        </w:rPr>
        <w:t xml:space="preserve">Visão do Pet</w:t>
      </w:r>
    </w:p>
    <w:p w:rsidR="00000000" w:rsidDel="00000000" w:rsidP="00000000" w:rsidRDefault="00000000" w:rsidRPr="00000000" w14:paraId="000000E2">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0E3">
      <w:pPr>
        <w:spacing w:after="60" w:before="60" w:lineRule="auto"/>
        <w:jc w:val="both"/>
        <w:rPr>
          <w:sz w:val="22"/>
          <w:szCs w:val="22"/>
        </w:rPr>
      </w:pPr>
      <w:r w:rsidDel="00000000" w:rsidR="00000000" w:rsidRPr="00000000">
        <w:rPr>
          <w:sz w:val="22"/>
          <w:szCs w:val="22"/>
        </w:rPr>
        <w:drawing>
          <wp:inline distB="0" distT="0" distL="114300" distR="114300">
            <wp:extent cx="3953510" cy="2619375"/>
            <wp:effectExtent b="0" l="0" r="0" t="0"/>
            <wp:docPr id="7"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95351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5"/>
        <w:spacing w:after="60" w:before="60" w:lineRule="auto"/>
        <w:jc w:val="both"/>
        <w:rPr/>
      </w:pPr>
      <w:bookmarkStart w:colFirst="0" w:colLast="0" w:name="_b2z955i75p1g" w:id="52"/>
      <w:bookmarkEnd w:id="52"/>
      <w:r w:rsidDel="00000000" w:rsidR="00000000" w:rsidRPr="00000000">
        <w:rPr>
          <w:rtl w:val="0"/>
        </w:rPr>
        <w:t xml:space="preserve">           ▪ Caso de Uso 1 –  Cadastrar pet para adoção</w:t>
      </w:r>
    </w:p>
    <w:p w:rsidR="00000000" w:rsidDel="00000000" w:rsidP="00000000" w:rsidRDefault="00000000" w:rsidRPr="00000000" w14:paraId="000000E5">
      <w:pPr>
        <w:spacing w:after="60" w:before="60" w:lineRule="auto"/>
        <w:jc w:val="both"/>
        <w:rPr>
          <w:sz w:val="22"/>
          <w:szCs w:val="22"/>
        </w:rPr>
      </w:pPr>
      <w:r w:rsidDel="00000000" w:rsidR="00000000" w:rsidRPr="00000000">
        <w:rPr>
          <w:sz w:val="22"/>
          <w:szCs w:val="22"/>
          <w:rtl w:val="0"/>
        </w:rPr>
        <w:t xml:space="preserve">O usuário será capaz de incluir um novo animal para adoção. Para efetuar esse cadastro, o usuário deverá estar necessariamente cadastrado e logado no sistema. Na barra de menus que estará localizada no topo da página haverá um botão para que o usuário tenha acesso a tal funcionalidade e será efetuado por meio de submissão dos dados necessários através de um formulário. Neste formulário o usuário deverá fornecer no mínimo uma foto e no máximo seis foto do pet, caso haja algum vídeo do pet nas redes sociais, o usuário também poderá fornecer o link de acesso ao vídeo. Deverá ser informada, de forma cativante, uma breve descrição do histórico do animal, uma descrição que contribua para que o interessado na adoção fiquei ainda mais motivado em fazê-la. Por fim deverão serem informadas informações de identificação do animal, tais como nome, raça, sexo, porte, deficiência (caso possua) e outras informações pertinentes.</w:t>
      </w:r>
    </w:p>
    <w:p w:rsidR="00000000" w:rsidDel="00000000" w:rsidP="00000000" w:rsidRDefault="00000000" w:rsidRPr="00000000" w14:paraId="000000E6">
      <w:pPr>
        <w:pStyle w:val="Heading5"/>
        <w:spacing w:after="60" w:before="60" w:lineRule="auto"/>
        <w:jc w:val="both"/>
        <w:rPr/>
      </w:pPr>
      <w:bookmarkStart w:colFirst="0" w:colLast="0" w:name="_66zhbxoikyll" w:id="53"/>
      <w:bookmarkEnd w:id="53"/>
      <w:r w:rsidDel="00000000" w:rsidR="00000000" w:rsidRPr="00000000">
        <w:rPr>
          <w:rtl w:val="0"/>
        </w:rPr>
        <w:t xml:space="preserve">            ▪ Caso de Uso 2 –  Consulte informações do pet</w:t>
      </w:r>
    </w:p>
    <w:p w:rsidR="00000000" w:rsidDel="00000000" w:rsidP="00000000" w:rsidRDefault="00000000" w:rsidRPr="00000000" w14:paraId="000000E7">
      <w:pPr>
        <w:spacing w:after="60" w:before="60" w:lineRule="auto"/>
        <w:jc w:val="both"/>
        <w:rPr>
          <w:sz w:val="22"/>
          <w:szCs w:val="22"/>
        </w:rPr>
      </w:pPr>
      <w:r w:rsidDel="00000000" w:rsidR="00000000" w:rsidRPr="00000000">
        <w:rPr>
          <w:sz w:val="22"/>
          <w:szCs w:val="22"/>
          <w:rtl w:val="0"/>
        </w:rPr>
        <w:t xml:space="preserve">O usuário doador poderá, a qualquer momento, consultar os dados cadastrais do pet disponibilizado para adoção, mesmo após efetuada sua adoção. Para ter acesso a funcionalidade o usuário contará com uma listagem dos pets por ele cadastrados e um ícone que o levará à página com as informações do pet.</w:t>
      </w:r>
    </w:p>
    <w:p w:rsidR="00000000" w:rsidDel="00000000" w:rsidP="00000000" w:rsidRDefault="00000000" w:rsidRPr="00000000" w14:paraId="000000E8">
      <w:pPr>
        <w:pStyle w:val="Heading5"/>
        <w:spacing w:after="60" w:before="60" w:lineRule="auto"/>
        <w:jc w:val="both"/>
        <w:rPr/>
      </w:pPr>
      <w:bookmarkStart w:colFirst="0" w:colLast="0" w:name="_e3cozg5qjyhp" w:id="54"/>
      <w:bookmarkEnd w:id="54"/>
      <w:r w:rsidDel="00000000" w:rsidR="00000000" w:rsidRPr="00000000">
        <w:rPr>
          <w:rtl w:val="0"/>
        </w:rPr>
        <w:t xml:space="preserve">            ▪ Caso de Uso 3 –  Alterar cadastro do pet</w:t>
      </w:r>
    </w:p>
    <w:p w:rsidR="00000000" w:rsidDel="00000000" w:rsidP="00000000" w:rsidRDefault="00000000" w:rsidRPr="00000000" w14:paraId="000000E9">
      <w:pPr>
        <w:spacing w:after="60" w:before="60" w:lineRule="auto"/>
        <w:jc w:val="both"/>
        <w:rPr>
          <w:sz w:val="22"/>
          <w:szCs w:val="22"/>
        </w:rPr>
      </w:pPr>
      <w:r w:rsidDel="00000000" w:rsidR="00000000" w:rsidRPr="00000000">
        <w:rPr>
          <w:sz w:val="22"/>
          <w:szCs w:val="22"/>
          <w:rtl w:val="0"/>
        </w:rPr>
        <w:t xml:space="preserve">O usuário doador poderá, a qualquer momento até que seja efetuada a adoção, alterar os dados cadastrais do pet disponibilizado para adoção. Para ter acesso a funcionalidade o usuário contará com uma listagem dos pets por ele cadastrados e um ícone que o levará à página para alteração dos dados desejados. Após efetuadas as alterações necessárias, o usuário deverá clicar em no botão ENVIAR e em será exibida uma tela de confirmação das alterações.</w:t>
      </w:r>
    </w:p>
    <w:p w:rsidR="00000000" w:rsidDel="00000000" w:rsidP="00000000" w:rsidRDefault="00000000" w:rsidRPr="00000000" w14:paraId="000000EA">
      <w:pPr>
        <w:pStyle w:val="Heading5"/>
        <w:spacing w:after="60" w:before="60" w:lineRule="auto"/>
        <w:jc w:val="both"/>
        <w:rPr/>
      </w:pPr>
      <w:bookmarkStart w:colFirst="0" w:colLast="0" w:name="_mwideb8ix9xv" w:id="55"/>
      <w:bookmarkEnd w:id="55"/>
      <w:r w:rsidDel="00000000" w:rsidR="00000000" w:rsidRPr="00000000">
        <w:rPr>
          <w:rtl w:val="0"/>
        </w:rPr>
        <w:t xml:space="preserve">            ▪ Caso de Uso 4 –  Deletar pet</w:t>
      </w:r>
    </w:p>
    <w:p w:rsidR="00000000" w:rsidDel="00000000" w:rsidP="00000000" w:rsidRDefault="00000000" w:rsidRPr="00000000" w14:paraId="000000EB">
      <w:pPr>
        <w:spacing w:after="60" w:before="60" w:lineRule="auto"/>
        <w:jc w:val="both"/>
        <w:rPr>
          <w:sz w:val="22"/>
          <w:szCs w:val="22"/>
        </w:rPr>
      </w:pPr>
      <w:r w:rsidDel="00000000" w:rsidR="00000000" w:rsidRPr="00000000">
        <w:rPr>
          <w:sz w:val="22"/>
          <w:szCs w:val="22"/>
          <w:rtl w:val="0"/>
        </w:rPr>
        <w:t xml:space="preserve">O usuário doador poderá, a qualquer momento até que seja efetuada a adoção, excluir o pet disponibilizado para adoção. Para ter acesso a funcionalidade o usuário contará com uma listagem dos pets por ele cadastrados e um ícone que o levará à página de confirmação da exclusão do pet cadastrado. Na página de exclusão será possível visualizar as informações do pet e haverá ainda uma informação de que essa ação não poderá ser revertida. Ciente e certo de sua vontade o usuário deverá clicar no link destacado em vermelho "Sim, tenho certeza!" e em será exibida uma tela de confirmação da exclusão.</w:t>
      </w:r>
    </w:p>
    <w:p w:rsidR="00000000" w:rsidDel="00000000" w:rsidP="00000000" w:rsidRDefault="00000000" w:rsidRPr="00000000" w14:paraId="000000EC">
      <w:pPr>
        <w:pStyle w:val="Heading5"/>
        <w:spacing w:after="60" w:before="60" w:lineRule="auto"/>
        <w:jc w:val="both"/>
        <w:rPr/>
      </w:pPr>
      <w:bookmarkStart w:colFirst="0" w:colLast="0" w:name="_mjxed0ogi4m9" w:id="56"/>
      <w:bookmarkEnd w:id="56"/>
      <w:r w:rsidDel="00000000" w:rsidR="00000000" w:rsidRPr="00000000">
        <w:rPr>
          <w:rtl w:val="0"/>
        </w:rPr>
        <w:t xml:space="preserve">            ▪ Caso de Uso 4 –  Adotar pet</w:t>
      </w:r>
    </w:p>
    <w:p w:rsidR="00000000" w:rsidDel="00000000" w:rsidP="00000000" w:rsidRDefault="00000000" w:rsidRPr="00000000" w14:paraId="000000ED">
      <w:pPr>
        <w:spacing w:after="60" w:before="60" w:lineRule="auto"/>
        <w:jc w:val="both"/>
        <w:rPr>
          <w:sz w:val="22"/>
          <w:szCs w:val="22"/>
        </w:rPr>
      </w:pPr>
      <w:r w:rsidDel="00000000" w:rsidR="00000000" w:rsidRPr="00000000">
        <w:rPr>
          <w:sz w:val="22"/>
          <w:szCs w:val="22"/>
          <w:rtl w:val="0"/>
        </w:rPr>
        <w:t xml:space="preserve">O usuário poderá adotar um pet e para isso deverá escolher o pet, cuja listagem poderá ser acessada por meio do menu “Pets” disponível na barra de menus. Após selecionado o animal, o usuário deverá clicar no botão “QUERO ADOTAR” o qual o levará para uma tela contendo as informações gerais do pet, as informações do adotante, informações de regras de adoção, termo de responsabilidade, dicas de cuidados para com o pet. Estando ciente e certo de sua vontade, deverá clicar no botão “CONFIRMAR INTERESSE” e sem seguida será exibida uma tela confirmando a manifestação de interesse. Nessa tela de confirmação haverá um botão para que o interessado possa contactar o adotante e mais uma vez, por meio de mensagem, reforçar o seu interesse. Após confirmação de interesse, o status do pet escolhido passará a constar como “Pendente de Aprovação”, essa mesma informação também será incluída na tabela de animais cadastrados pelo doador no campo status. Também será incluída, na tabela pets adotados pelo adotante as informações de nome do pet e o status da adoção. O usuário adotante ficará impedido de manifestar interesse em novas adoções, por um prazo de 72 horas ou até que o doador aprove/rejeite a adoção. Decorrido o prazo de 72 horas o interessado poderá manifestar novo interesse de adoção, inclusive para o animal que transcorreu o prazo e/ou tenha sido negada. Em caso de rejeição de adoção o interessado poderá efetuar, para o mesmo pet, somente outra tentativa, totalizando duas tentativas cujas adoções foram negadas.</w:t>
      </w:r>
    </w:p>
    <w:p w:rsidR="00000000" w:rsidDel="00000000" w:rsidP="00000000" w:rsidRDefault="00000000" w:rsidRPr="00000000" w14:paraId="000000EE">
      <w:pPr>
        <w:pStyle w:val="Heading5"/>
        <w:spacing w:after="60" w:before="60" w:lineRule="auto"/>
        <w:jc w:val="both"/>
        <w:rPr/>
      </w:pPr>
      <w:bookmarkStart w:colFirst="0" w:colLast="0" w:name="_ytmc44h3wf5h" w:id="57"/>
      <w:bookmarkEnd w:id="57"/>
      <w:r w:rsidDel="00000000" w:rsidR="00000000" w:rsidRPr="00000000">
        <w:rPr>
          <w:rtl w:val="0"/>
        </w:rPr>
        <w:t xml:space="preserve">            ▪ Caso de Uso 5 –  Aprovar adoção</w:t>
      </w:r>
    </w:p>
    <w:p w:rsidR="00000000" w:rsidDel="00000000" w:rsidP="00000000" w:rsidRDefault="00000000" w:rsidRPr="00000000" w14:paraId="000000EF">
      <w:pPr>
        <w:spacing w:after="60" w:before="60" w:lineRule="auto"/>
        <w:jc w:val="both"/>
        <w:rPr>
          <w:sz w:val="22"/>
          <w:szCs w:val="22"/>
        </w:rPr>
      </w:pPr>
      <w:r w:rsidDel="00000000" w:rsidR="00000000" w:rsidRPr="00000000">
        <w:rPr>
          <w:sz w:val="22"/>
          <w:szCs w:val="22"/>
          <w:rtl w:val="0"/>
        </w:rPr>
        <w:t xml:space="preserve">O doador é quem dará o veredicto final e caberá a ele aceitar ou rejeitar a adoção. Ele terá um prazo de 72 horas para aprovar ou rejeitar o pedido de adoção. O adotante receberá um e-mail comunicando sobre a manifestação de interesse. Para aceitar a adoção o adotante deverá acessar a tabela de pets por ele cadastrados, onde na coluna status constará a informação “Pendente de Aprovação” seguida de ícone para aprovação/rejeição. Uma vez aceita a adoção o status do animal passará a constar como “Indisponível”, assim com as informações referente a adoção também passarão a constar na tabela de animais cadastrados pelo doador e na tabela de animais adotados pelo adotante.</w:t>
      </w:r>
    </w:p>
    <w:p w:rsidR="00000000" w:rsidDel="00000000" w:rsidP="00000000" w:rsidRDefault="00000000" w:rsidRPr="00000000" w14:paraId="000000F0">
      <w:pPr>
        <w:pStyle w:val="Heading5"/>
        <w:spacing w:after="60" w:before="60" w:lineRule="auto"/>
        <w:jc w:val="both"/>
        <w:rPr/>
      </w:pPr>
      <w:bookmarkStart w:colFirst="0" w:colLast="0" w:name="_vww3c2kqx3n3" w:id="58"/>
      <w:bookmarkEnd w:id="58"/>
      <w:r w:rsidDel="00000000" w:rsidR="00000000" w:rsidRPr="00000000">
        <w:rPr>
          <w:rtl w:val="0"/>
        </w:rPr>
        <w:t xml:space="preserve">            ▪ Caso de Uso 6 –  </w:t>
      </w:r>
    </w:p>
    <w:p w:rsidR="00000000" w:rsidDel="00000000" w:rsidP="00000000" w:rsidRDefault="00000000" w:rsidRPr="00000000" w14:paraId="000000F1">
      <w:pPr>
        <w:spacing w:after="60" w:before="60" w:lineRule="auto"/>
        <w:jc w:val="both"/>
        <w:rPr>
          <w:sz w:val="22"/>
          <w:szCs w:val="22"/>
        </w:rPr>
      </w:pPr>
      <w:r w:rsidDel="00000000" w:rsidR="00000000" w:rsidRPr="00000000">
        <w:rPr>
          <w:sz w:val="22"/>
          <w:szCs w:val="22"/>
          <w:rtl w:val="0"/>
        </w:rPr>
        <w:t xml:space="preserve">Texto</w:t>
      </w:r>
    </w:p>
    <w:p w:rsidR="00000000" w:rsidDel="00000000" w:rsidP="00000000" w:rsidRDefault="00000000" w:rsidRPr="00000000" w14:paraId="000000F2">
      <w:pPr>
        <w:pStyle w:val="Heading5"/>
        <w:spacing w:after="60" w:before="60" w:lineRule="auto"/>
        <w:jc w:val="both"/>
        <w:rPr/>
      </w:pPr>
      <w:bookmarkStart w:colFirst="0" w:colLast="0" w:name="_g6si4xa2zbra" w:id="59"/>
      <w:bookmarkEnd w:id="59"/>
      <w:r w:rsidDel="00000000" w:rsidR="00000000" w:rsidRPr="00000000">
        <w:rPr>
          <w:rtl w:val="0"/>
        </w:rPr>
        <w:t xml:space="preserve">            ▪ Caso de Uso 7 –  </w:t>
      </w:r>
    </w:p>
    <w:p w:rsidR="00000000" w:rsidDel="00000000" w:rsidP="00000000" w:rsidRDefault="00000000" w:rsidRPr="00000000" w14:paraId="000000F3">
      <w:pPr>
        <w:spacing w:after="60" w:before="60" w:lineRule="auto"/>
        <w:jc w:val="both"/>
        <w:rPr>
          <w:sz w:val="22"/>
          <w:szCs w:val="22"/>
        </w:rPr>
      </w:pPr>
      <w:r w:rsidDel="00000000" w:rsidR="00000000" w:rsidRPr="00000000">
        <w:rPr>
          <w:sz w:val="22"/>
          <w:szCs w:val="22"/>
          <w:rtl w:val="0"/>
        </w:rPr>
        <w:t xml:space="preserve">Texto</w:t>
      </w:r>
    </w:p>
    <w:p w:rsidR="00000000" w:rsidDel="00000000" w:rsidP="00000000" w:rsidRDefault="00000000" w:rsidRPr="00000000" w14:paraId="000000F4">
      <w:pPr>
        <w:pStyle w:val="Heading5"/>
        <w:spacing w:after="60" w:before="60" w:lineRule="auto"/>
        <w:jc w:val="both"/>
        <w:rPr/>
      </w:pPr>
      <w:bookmarkStart w:colFirst="0" w:colLast="0" w:name="_b17rzli4bp32" w:id="60"/>
      <w:bookmarkEnd w:id="60"/>
      <w:r w:rsidDel="00000000" w:rsidR="00000000" w:rsidRPr="00000000">
        <w:rPr>
          <w:rtl w:val="0"/>
        </w:rPr>
        <w:t xml:space="preserve">            ▪ Caso de Uso 8 –  </w:t>
      </w:r>
    </w:p>
    <w:p w:rsidR="00000000" w:rsidDel="00000000" w:rsidP="00000000" w:rsidRDefault="00000000" w:rsidRPr="00000000" w14:paraId="000000F5">
      <w:pPr>
        <w:spacing w:after="60" w:before="60" w:lineRule="auto"/>
        <w:jc w:val="both"/>
        <w:rPr>
          <w:sz w:val="22"/>
          <w:szCs w:val="22"/>
        </w:rPr>
        <w:sectPr>
          <w:headerReference r:id="rId14" w:type="default"/>
          <w:type w:val="nextPage"/>
          <w:pgSz w:h="16834" w:w="11909"/>
          <w:pgMar w:bottom="1440" w:top="1440" w:left="1440" w:right="1440" w:header="720" w:footer="720"/>
          <w:pgNumType w:start="1"/>
          <w:cols w:equalWidth="0"/>
        </w:sectPr>
      </w:pPr>
      <w:r w:rsidDel="00000000" w:rsidR="00000000" w:rsidRPr="00000000">
        <w:rPr>
          <w:sz w:val="22"/>
          <w:szCs w:val="22"/>
          <w:rtl w:val="0"/>
        </w:rPr>
        <w:t xml:space="preserve">Texto</w:t>
      </w:r>
    </w:p>
    <w:p w:rsidR="00000000" w:rsidDel="00000000" w:rsidP="00000000" w:rsidRDefault="00000000" w:rsidRPr="00000000" w14:paraId="000000F6">
      <w:pPr>
        <w:keepNext w:val="1"/>
        <w:keepLines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1"/>
        <w:ind w:left="578" w:firstLine="0"/>
        <w:jc w:val="right"/>
        <w:rPr>
          <w:rFonts w:ascii="Arial" w:cs="Arial" w:eastAsia="Arial" w:hAnsi="Arial"/>
          <w:vertAlign w:val="baseline"/>
        </w:rPr>
      </w:pPr>
      <w:bookmarkStart w:colFirst="0" w:colLast="0" w:name="_4i7ojhp" w:id="61"/>
      <w:bookmarkEnd w:id="61"/>
      <w:r w:rsidDel="00000000" w:rsidR="00000000" w:rsidRPr="00000000">
        <w:rPr>
          <w:rFonts w:ascii="Arial" w:cs="Arial" w:eastAsia="Arial" w:hAnsi="Arial"/>
          <w:vertAlign w:val="baseline"/>
          <w:rtl w:val="0"/>
        </w:rPr>
        <w:t xml:space="preserve">Capítulo</w:t>
      </w:r>
      <w:r w:rsidDel="00000000" w:rsidR="00000000" w:rsidRPr="00000000">
        <w:rPr>
          <w:rFonts w:ascii="Arial" w:cs="Arial" w:eastAsia="Arial" w:hAnsi="Arial"/>
          <w:rtl w:val="0"/>
        </w:rPr>
        <w:t xml:space="preserve"> 2</w:t>
      </w:r>
      <w:r w:rsidDel="00000000" w:rsidR="00000000" w:rsidRPr="00000000">
        <w:rPr>
          <w:rtl w:val="0"/>
        </w:rPr>
      </w:r>
    </w:p>
    <w:p w:rsidR="00000000" w:rsidDel="00000000" w:rsidP="00000000" w:rsidRDefault="00000000" w:rsidRPr="00000000" w14:paraId="000000F8">
      <w:pPr>
        <w:pStyle w:val="Heading2"/>
        <w:keepNext w:val="1"/>
        <w:numPr>
          <w:ilvl w:val="0"/>
          <w:numId w:val="6"/>
        </w:numPr>
        <w:spacing w:after="480" w:lineRule="auto"/>
        <w:jc w:val="right"/>
        <w:rPr>
          <w:rFonts w:ascii="Arial" w:cs="Arial" w:eastAsia="Arial" w:hAnsi="Arial"/>
        </w:rPr>
      </w:pPr>
      <w:bookmarkStart w:colFirst="0" w:colLast="0" w:name="_qa8h0sy4pzpl" w:id="62"/>
      <w:bookmarkEnd w:id="62"/>
      <w:r w:rsidDel="00000000" w:rsidR="00000000" w:rsidRPr="00000000">
        <w:rPr>
          <w:rFonts w:ascii="Arial" w:cs="Arial" w:eastAsia="Arial" w:hAnsi="Arial"/>
          <w:vertAlign w:val="baseline"/>
          <w:rtl w:val="0"/>
        </w:rPr>
        <w:t xml:space="preserve">Requisitos funcionais (casos de uso)</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t xml:space="preserve">&lt;Nesta seção, apresente todos os requisitos funcionais, ou casos de uso, do sistema. Em sistemas grandes é comum haver muitos casos de uso e, para facilitar a visualização deste documento, você pode agrupá-los em subseções de casos de uso correlacionados. Os nomes das subseções devem ser únicos e pequenos (3 palavras no máximo) e podem ser formados por palavras, números e/ou abreviações. </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t xml:space="preserve">Cada um dos casos de uso deve ser descrito em um</w:t>
      </w:r>
      <w:r w:rsidDel="00000000" w:rsidR="00000000" w:rsidRPr="00000000">
        <w:rPr>
          <w:rFonts w:ascii="Times New Roman" w:cs="Times New Roman" w:eastAsia="Times New Roman" w:hAnsi="Times New Roman"/>
          <w:b w:val="0"/>
          <w:i w:val="1"/>
          <w:smallCaps w:val="0"/>
          <w:strike w:val="0"/>
          <w:color w:val="5b9bd5"/>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t xml:space="preserve">bloco específico, seguindo o modelo descrito abaixo. O identificador do bloco deve conter o número do caso de uso (por exemplo, [RF001]) e o seu nome. Se os casos de uso forem agrupados em subseções específicas, a numeração deles deve ser reiniciada a cada subseção (dentro de uma mesma subseção, todo caso de uso deve ter um número de identificação único).</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2xcytpi" w:id="63"/>
      <w:bookmarkEnd w:id="63"/>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t xml:space="preserve">Quando a primeira versão deste documento for disponibilizada para a equipe de desenvolvimento, os nomes das subseções e os números dos casos de uso não devem ser modificados ou reaproveitados, para não invalidar referências externas feitas a eles.&gt;</w:t>
      </w:r>
      <w:r w:rsidDel="00000000" w:rsidR="00000000" w:rsidRPr="00000000">
        <w:rPr>
          <w:rtl w:val="0"/>
        </w:rPr>
      </w:r>
    </w:p>
    <w:p w:rsidR="00000000" w:rsidDel="00000000" w:rsidP="00000000" w:rsidRDefault="00000000" w:rsidRPr="00000000" w14:paraId="000000FC">
      <w:pPr>
        <w:pStyle w:val="Heading3"/>
        <w:keepNext w:val="1"/>
        <w:numPr>
          <w:ilvl w:val="1"/>
          <w:numId w:val="6"/>
        </w:numPr>
        <w:shd w:fill="cccccc" w:val="clear"/>
        <w:spacing w:after="120" w:before="360" w:lineRule="auto"/>
        <w:rPr/>
      </w:pPr>
      <w:bookmarkStart w:colFirst="0" w:colLast="0" w:name="_z6d446qd72dg" w:id="64"/>
      <w:bookmarkEnd w:id="64"/>
      <w:r w:rsidDel="00000000" w:rsidR="00000000" w:rsidRPr="00000000">
        <w:rPr>
          <w:vertAlign w:val="baseline"/>
          <w:rtl w:val="0"/>
        </w:rPr>
        <w:t xml:space="preserve">Requisitos do </w:t>
      </w:r>
      <w:r w:rsidDel="00000000" w:rsidR="00000000" w:rsidRPr="00000000">
        <w:rPr>
          <w:rtl w:val="0"/>
        </w:rPr>
        <w:t xml:space="preserve">Friend</w:t>
      </w:r>
      <w:r w:rsidDel="00000000" w:rsidR="00000000" w:rsidRPr="00000000">
        <w:rPr>
          <w:vertAlign w:val="baseline"/>
          <w:rtl w:val="0"/>
        </w:rPr>
        <w:t xml:space="preserve"> </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del w:author="LUCCAS APARECIDO PEDROSO DE ASSIS" w:id="1" w:date="2020-07-09T01:20:03Z">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delText xml:space="preserve">Se todos os casos de uso desta seção estiverem relacionados com o mesmo ator você pode informar isso aqui, especificando qual é o ator em questão, e eliminar o campo “Ator:” das descrições dos casos de uso feitas nos blocos a seguir.&gt;</w:delText>
        </w:r>
      </w:del>
      <w:r w:rsidDel="00000000" w:rsidR="00000000" w:rsidRPr="00000000">
        <w:rPr>
          <w:rtl w:val="0"/>
        </w:rPr>
      </w:r>
    </w:p>
    <w:p w:rsidR="00000000" w:rsidDel="00000000" w:rsidP="00000000" w:rsidRDefault="00000000" w:rsidRPr="00000000" w14:paraId="000000FE">
      <w:pPr>
        <w:pStyle w:val="Heading5"/>
        <w:keepNext w:val="1"/>
        <w:spacing w:after="120" w:before="240" w:lineRule="auto"/>
        <w:rPr>
          <w:vertAlign w:val="baseline"/>
        </w:rPr>
      </w:pPr>
      <w:bookmarkStart w:colFirst="0" w:colLast="0" w:name="_1ci93xb" w:id="65"/>
      <w:bookmarkEnd w:id="65"/>
      <w:r w:rsidDel="00000000" w:rsidR="00000000" w:rsidRPr="00000000">
        <w:rPr>
          <w:vertAlign w:val="baseline"/>
          <w:rtl w:val="0"/>
        </w:rPr>
        <w:t xml:space="preserve"> [RF001] Novo </w:t>
      </w:r>
      <w:r w:rsidDel="00000000" w:rsidR="00000000" w:rsidRPr="00000000">
        <w:rPr>
          <w:rtl w:val="0"/>
        </w:rPr>
        <w:t xml:space="preserve">Cadastro Friend</w:t>
      </w:r>
      <w:r w:rsidDel="00000000" w:rsidR="00000000" w:rsidRPr="00000000">
        <w:rPr>
          <w:vertAlign w:val="baseline"/>
          <w:rtl w:val="0"/>
        </w:rPr>
        <w:t xml:space="preserve">/ Se </w:t>
      </w:r>
      <w:r w:rsidDel="00000000" w:rsidR="00000000" w:rsidRPr="00000000">
        <w:rPr>
          <w:rtl w:val="0"/>
        </w:rPr>
        <w:t xml:space="preserve">cadastrar no Sistema</w:t>
      </w:r>
      <w:r w:rsidDel="00000000" w:rsidR="00000000" w:rsidRPr="00000000">
        <w:rPr>
          <w:rtl w:val="0"/>
        </w:rPr>
      </w:r>
    </w:p>
    <w:tbl>
      <w:tblPr>
        <w:tblStyle w:val="Table1"/>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0FF">
            <w:pPr>
              <w:rPr>
                <w:b w:val="0"/>
                <w:color w:val="ffffff"/>
                <w:sz w:val="24"/>
                <w:szCs w:val="24"/>
                <w:vertAlign w:val="baseline"/>
              </w:rPr>
            </w:pPr>
            <w:r w:rsidDel="00000000" w:rsidR="00000000" w:rsidRPr="00000000">
              <w:rPr>
                <w:b w:val="1"/>
                <w:color w:val="ffffff"/>
                <w:sz w:val="24"/>
                <w:szCs w:val="24"/>
                <w:vertAlign w:val="baseline"/>
                <w:rtl w:val="0"/>
              </w:rPr>
              <w:t xml:space="preserve">RF 001</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100">
            <w:pPr>
              <w:rPr>
                <w:b w:val="0"/>
                <w:color w:val="ffffff"/>
                <w:sz w:val="24"/>
                <w:szCs w:val="24"/>
                <w:vertAlign w:val="baseline"/>
              </w:rPr>
            </w:pPr>
            <w:r w:rsidDel="00000000" w:rsidR="00000000" w:rsidRPr="00000000">
              <w:rPr>
                <w:b w:val="1"/>
                <w:color w:val="ffffff"/>
                <w:sz w:val="24"/>
                <w:szCs w:val="24"/>
                <w:rtl w:val="0"/>
              </w:rPr>
              <w:t xml:space="preserve">Criar um cadastro de usuário friend</w:t>
            </w:r>
            <w:r w:rsidDel="00000000" w:rsidR="00000000" w:rsidRPr="00000000">
              <w:rPr>
                <w:b w:val="1"/>
                <w:color w:val="ffffff"/>
                <w:sz w:val="24"/>
                <w:szCs w:val="24"/>
                <w:vertAlign w:val="baseline"/>
                <w:rtl w:val="0"/>
              </w:rPr>
              <w:t xml:space="preserve">.</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02">
            <w:pPr>
              <w:rPr>
                <w:b w:val="0"/>
                <w:vertAlign w:val="baseline"/>
              </w:rPr>
            </w:pPr>
            <w:r w:rsidDel="00000000" w:rsidR="00000000" w:rsidRPr="00000000">
              <w:rPr>
                <w:b w:val="1"/>
                <w:vertAlign w:val="baseline"/>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03">
            <w:pPr>
              <w:rPr>
                <w:vertAlign w:val="baseline"/>
              </w:rPr>
            </w:pPr>
            <w:r w:rsidDel="00000000" w:rsidR="00000000" w:rsidRPr="00000000">
              <w:rPr>
                <w:vertAlign w:val="baseline"/>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05">
            <w:pPr>
              <w:rPr>
                <w:b w:val="0"/>
                <w:vertAlign w:val="baseline"/>
              </w:rPr>
            </w:pPr>
            <w:r w:rsidDel="00000000" w:rsidR="00000000" w:rsidRPr="00000000">
              <w:rPr>
                <w:b w:val="1"/>
                <w:vertAlign w:val="baseline"/>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06">
            <w:pPr>
              <w:rPr>
                <w:vertAlign w:val="baseline"/>
              </w:rPr>
            </w:pPr>
            <w:r w:rsidDel="00000000" w:rsidR="00000000" w:rsidRPr="00000000">
              <w:rPr>
                <w:rtl w:val="0"/>
              </w:rPr>
              <w:t xml:space="preserve">Visitante, SisAdmin.</w:t>
            </w:r>
            <w:r w:rsidDel="00000000" w:rsidR="00000000" w:rsidRPr="00000000">
              <w:rPr>
                <w:rtl w:val="0"/>
              </w:rPr>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08">
            <w:pPr>
              <w:rPr>
                <w:b w:val="0"/>
                <w:vertAlign w:val="baseline"/>
              </w:rPr>
            </w:pPr>
            <w:r w:rsidDel="00000000" w:rsidR="00000000" w:rsidRPr="00000000">
              <w:rPr>
                <w:b w:val="1"/>
                <w:vertAlign w:val="baseline"/>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09">
            <w:pPr>
              <w:rPr>
                <w:vertAlign w:val="baseline"/>
              </w:rPr>
            </w:pPr>
            <w:r w:rsidDel="00000000" w:rsidR="00000000" w:rsidRPr="00000000">
              <w:rPr>
                <w:rtl w:val="0"/>
              </w:rPr>
              <w:t xml:space="preserve">Um novo usuário que esteja visualizando o sistema, pode clicar no link login e então cadastrar-se no sistema</w:t>
            </w:r>
            <w:r w:rsidDel="00000000" w:rsidR="00000000" w:rsidRPr="00000000">
              <w:rPr>
                <w:vertAlign w:val="baseline"/>
                <w:rtl w:val="0"/>
              </w:rPr>
              <w:t xml:space="preserve">.</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0B">
            <w:pPr>
              <w:rPr>
                <w:b w:val="0"/>
                <w:vertAlign w:val="baseline"/>
              </w:rPr>
            </w:pPr>
            <w:r w:rsidDel="00000000" w:rsidR="00000000" w:rsidRPr="00000000">
              <w:rPr>
                <w:b w:val="1"/>
                <w:vertAlign w:val="baseline"/>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0C">
            <w:pPr>
              <w:rPr>
                <w:vertAlign w:val="baseline"/>
              </w:rPr>
            </w:pPr>
            <w:r w:rsidDel="00000000" w:rsidR="00000000" w:rsidRPr="00000000">
              <w:rPr>
                <w:rtl w:val="0"/>
              </w:rPr>
              <w:t xml:space="preserve">O usuário precisa estar na página home_visitante sem estar logado no sistema.</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0E">
            <w:pPr>
              <w:rPr>
                <w:b w:val="0"/>
                <w:vertAlign w:val="baseline"/>
              </w:rPr>
            </w:pPr>
            <w:r w:rsidDel="00000000" w:rsidR="00000000" w:rsidRPr="00000000">
              <w:rPr>
                <w:b w:val="1"/>
                <w:vertAlign w:val="baseline"/>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0F">
            <w:pPr>
              <w:rPr>
                <w:vertAlign w:val="baseline"/>
              </w:rPr>
            </w:pPr>
            <w:r w:rsidDel="00000000" w:rsidR="00000000" w:rsidRPr="00000000">
              <w:rPr>
                <w:rtl w:val="0"/>
              </w:rPr>
              <w:t xml:space="preserve">O sistema deverá mostrar uma mensagem de sucesso após o cadastro concluído.</w:t>
            </w:r>
            <w:r w:rsidDel="00000000" w:rsidR="00000000" w:rsidRPr="00000000">
              <w:rPr>
                <w:rtl w:val="0"/>
              </w:rPr>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11">
            <w:pPr>
              <w:rPr>
                <w:b w:val="0"/>
                <w:vertAlign w:val="baseline"/>
              </w:rPr>
            </w:pPr>
            <w:r w:rsidDel="00000000" w:rsidR="00000000" w:rsidRPr="00000000">
              <w:rPr>
                <w:b w:val="1"/>
                <w:vertAlign w:val="baseline"/>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12">
            <w:pPr>
              <w:rPr>
                <w:b w:val="0"/>
                <w:vertAlign w:val="baseline"/>
              </w:rPr>
            </w:pPr>
            <w:r w:rsidDel="00000000" w:rsidR="00000000" w:rsidRPr="00000000">
              <w:rPr>
                <w:b w:val="1"/>
                <w:rtl w:val="0"/>
              </w:rPr>
              <w:t xml:space="preserve">home_visitante, login, cadastrar, cadastrar_usuario, cadastrar_ong_abrigo, cadastrar_usuário.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14">
            <w:pPr>
              <w:rPr>
                <w:b w:val="0"/>
                <w:vertAlign w:val="baseline"/>
              </w:rPr>
            </w:pPr>
            <w:r w:rsidDel="00000000" w:rsidR="00000000" w:rsidRPr="00000000">
              <w:rPr>
                <w:b w:val="1"/>
                <w:vertAlign w:val="baseline"/>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Entidade </w:t>
            </w:r>
            <w:r w:rsidDel="00000000" w:rsidR="00000000" w:rsidRPr="00000000">
              <w:rPr>
                <w:b w:val="1"/>
                <w:sz w:val="22"/>
                <w:szCs w:val="22"/>
                <w:rtl w:val="0"/>
              </w:rPr>
              <w:t xml:space="preserve">Friend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Nome de usuário: O campo deve conter no máximo 20 caracteres e pode conter letras, números e símbolos:</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CPF;</w:t>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Data de nascimento;</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Ocultar telefone;</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E-mail;</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Confirmação de e-mail;</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Estado;</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Cidade;</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Senha;</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Confirmação da senha;</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Confirmação que o usuário não seja um robô.</w:t>
            </w:r>
            <w:r w:rsidDel="00000000" w:rsidR="00000000" w:rsidRPr="00000000">
              <w:rPr>
                <w:rtl w:val="0"/>
              </w:rPr>
            </w:r>
          </w:p>
          <w:p w:rsidR="00000000" w:rsidDel="00000000" w:rsidP="00000000" w:rsidRDefault="00000000" w:rsidRPr="00000000" w14:paraId="00000123">
            <w:pPr>
              <w:rPr>
                <w:vertAlign w:val="baseline"/>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25">
            <w:pPr>
              <w:rPr>
                <w:b w:val="0"/>
                <w:vertAlign w:val="baseline"/>
              </w:rPr>
            </w:pPr>
            <w:r w:rsidDel="00000000" w:rsidR="00000000" w:rsidRPr="00000000">
              <w:rPr>
                <w:b w:val="1"/>
                <w:vertAlign w:val="baseline"/>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26">
            <w:pPr>
              <w:rPr>
                <w:vertAlign w:val="baseline"/>
              </w:rPr>
            </w:pPr>
            <w:r w:rsidDel="00000000" w:rsidR="00000000" w:rsidRPr="00000000">
              <w:rPr>
                <w:b w:val="1"/>
                <w:rtl w:val="0"/>
              </w:rPr>
              <w:t xml:space="preserve">Visitante</w:t>
            </w:r>
            <w:r w:rsidDel="00000000" w:rsidR="00000000" w:rsidRPr="00000000">
              <w:rPr>
                <w:vertAlign w:val="baseline"/>
                <w:rtl w:val="0"/>
              </w:rPr>
              <w:t xml:space="preserve">:</w:t>
            </w:r>
          </w:p>
          <w:p w:rsidR="00000000" w:rsidDel="00000000" w:rsidP="00000000" w:rsidRDefault="00000000" w:rsidRPr="00000000" w14:paraId="00000127">
            <w:pPr>
              <w:rPr>
                <w:vertAlign w:val="baseline"/>
              </w:rPr>
            </w:pPr>
            <w:r w:rsidDel="00000000" w:rsidR="00000000" w:rsidRPr="00000000">
              <w:rPr>
                <w:vertAlign w:val="baseline"/>
                <w:rtl w:val="0"/>
              </w:rPr>
              <w:t xml:space="preserve">1. </w:t>
            </w:r>
            <w:r w:rsidDel="00000000" w:rsidR="00000000" w:rsidRPr="00000000">
              <w:rPr>
                <w:rtl w:val="0"/>
              </w:rPr>
              <w:t xml:space="preserve">Acessa o sistema</w:t>
            </w:r>
            <w:r w:rsidDel="00000000" w:rsidR="00000000" w:rsidRPr="00000000">
              <w:rPr>
                <w:rtl w:val="0"/>
              </w:rPr>
            </w:r>
          </w:p>
          <w:p w:rsidR="00000000" w:rsidDel="00000000" w:rsidP="00000000" w:rsidRDefault="00000000" w:rsidRPr="00000000" w14:paraId="00000128">
            <w:pPr>
              <w:rPr>
                <w:vertAlign w:val="baseline"/>
              </w:rPr>
            </w:pPr>
            <w:r w:rsidDel="00000000" w:rsidR="00000000" w:rsidRPr="00000000">
              <w:rPr>
                <w:rtl w:val="0"/>
              </w:rPr>
            </w:r>
          </w:p>
          <w:p w:rsidR="00000000" w:rsidDel="00000000" w:rsidP="00000000" w:rsidRDefault="00000000" w:rsidRPr="00000000" w14:paraId="00000129">
            <w:pPr>
              <w:rPr>
                <w:vertAlign w:val="baseline"/>
              </w:rPr>
            </w:pPr>
            <w:r w:rsidDel="00000000" w:rsidR="00000000" w:rsidRPr="00000000">
              <w:rPr>
                <w:vertAlign w:val="baseline"/>
                <w:rtl w:val="0"/>
              </w:rPr>
              <w:t xml:space="preserve">2. Seleciona a opção de </w:t>
            </w:r>
            <w:r w:rsidDel="00000000" w:rsidR="00000000" w:rsidRPr="00000000">
              <w:rPr>
                <w:rtl w:val="0"/>
              </w:rPr>
              <w:t xml:space="preserve">login</w:t>
            </w:r>
            <w:r w:rsidDel="00000000" w:rsidR="00000000" w:rsidRPr="00000000">
              <w:rPr>
                <w:vertAlign w:val="baseline"/>
                <w:rtl w:val="0"/>
              </w:rPr>
              <w:t xml:space="preserve">.</w:t>
            </w:r>
          </w:p>
          <w:p w:rsidR="00000000" w:rsidDel="00000000" w:rsidP="00000000" w:rsidRDefault="00000000" w:rsidRPr="00000000" w14:paraId="0000012A">
            <w:pPr>
              <w:rPr>
                <w:vertAlign w:val="baseline"/>
              </w:rPr>
            </w:pPr>
            <w:r w:rsidDel="00000000" w:rsidR="00000000" w:rsidRPr="00000000">
              <w:rPr>
                <w:rtl w:val="0"/>
              </w:rPr>
            </w:r>
          </w:p>
          <w:p w:rsidR="00000000" w:rsidDel="00000000" w:rsidP="00000000" w:rsidRDefault="00000000" w:rsidRPr="00000000" w14:paraId="0000012B">
            <w:pPr>
              <w:rPr>
                <w:vertAlign w:val="baseline"/>
              </w:rPr>
            </w:pPr>
            <w:r w:rsidDel="00000000" w:rsidR="00000000" w:rsidRPr="00000000">
              <w:rPr>
                <w:vertAlign w:val="baseline"/>
                <w:rtl w:val="0"/>
              </w:rPr>
              <w:t xml:space="preserve">4. Seleciona </w:t>
            </w:r>
            <w:r w:rsidDel="00000000" w:rsidR="00000000" w:rsidRPr="00000000">
              <w:rPr>
                <w:rtl w:val="0"/>
              </w:rPr>
              <w:t xml:space="preserve">o tipo de usuário friend</w:t>
            </w:r>
            <w:r w:rsidDel="00000000" w:rsidR="00000000" w:rsidRPr="00000000">
              <w:rPr>
                <w:vertAlign w:val="baseline"/>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6. Preenche as informações solicitadas e envia no botão “enviar”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2E">
            <w:pPr>
              <w:rPr>
                <w:vertAlign w:val="baseline"/>
              </w:rPr>
            </w:pPr>
            <w:r w:rsidDel="00000000" w:rsidR="00000000" w:rsidRPr="00000000">
              <w:rPr>
                <w:b w:val="1"/>
                <w:vertAlign w:val="baseline"/>
                <w:rtl w:val="0"/>
              </w:rPr>
              <w:t xml:space="preserve">Sistema</w:t>
            </w:r>
            <w:r w:rsidDel="00000000" w:rsidR="00000000" w:rsidRPr="00000000">
              <w:rPr>
                <w:vertAlign w:val="baseline"/>
                <w:rtl w:val="0"/>
              </w:rPr>
              <w:t xml:space="preserve">:</w:t>
            </w:r>
          </w:p>
          <w:p w:rsidR="00000000" w:rsidDel="00000000" w:rsidP="00000000" w:rsidRDefault="00000000" w:rsidRPr="00000000" w14:paraId="0000012F">
            <w:pPr>
              <w:rPr>
                <w:vertAlign w:val="baseline"/>
              </w:rPr>
            </w:pPr>
            <w:r w:rsidDel="00000000" w:rsidR="00000000" w:rsidRPr="00000000">
              <w:rPr>
                <w:rtl w:val="0"/>
              </w:rPr>
            </w:r>
          </w:p>
          <w:p w:rsidR="00000000" w:rsidDel="00000000" w:rsidP="00000000" w:rsidRDefault="00000000" w:rsidRPr="00000000" w14:paraId="00000130">
            <w:pPr>
              <w:rPr>
                <w:vertAlign w:val="baseline"/>
              </w:rPr>
            </w:pPr>
            <w:r w:rsidDel="00000000" w:rsidR="00000000" w:rsidRPr="00000000">
              <w:rPr>
                <w:rtl w:val="0"/>
              </w:rPr>
            </w:r>
          </w:p>
          <w:p w:rsidR="00000000" w:rsidDel="00000000" w:rsidP="00000000" w:rsidRDefault="00000000" w:rsidRPr="00000000" w14:paraId="00000131">
            <w:pPr>
              <w:rPr>
                <w:vertAlign w:val="baseline"/>
              </w:rPr>
            </w:pPr>
            <w:r w:rsidDel="00000000" w:rsidR="00000000" w:rsidRPr="00000000">
              <w:rPr>
                <w:vertAlign w:val="baseline"/>
                <w:rtl w:val="0"/>
              </w:rPr>
              <w:t xml:space="preserve">3. </w:t>
            </w:r>
            <w:r w:rsidDel="00000000" w:rsidR="00000000" w:rsidRPr="00000000">
              <w:rPr>
                <w:rtl w:val="0"/>
              </w:rPr>
              <w:t xml:space="preserve">Apresenta as opções de cadastro (novo friend ou novo colaborador)</w:t>
            </w:r>
            <w:r w:rsidDel="00000000" w:rsidR="00000000" w:rsidRPr="00000000">
              <w:rPr>
                <w:vertAlign w:val="baseline"/>
                <w:rtl w:val="0"/>
              </w:rPr>
              <w:t xml:space="preserve">.</w:t>
            </w:r>
          </w:p>
          <w:p w:rsidR="00000000" w:rsidDel="00000000" w:rsidP="00000000" w:rsidRDefault="00000000" w:rsidRPr="00000000" w14:paraId="00000132">
            <w:pPr>
              <w:rPr>
                <w:vertAlign w:val="baseline"/>
              </w:rPr>
            </w:pPr>
            <w:r w:rsidDel="00000000" w:rsidR="00000000" w:rsidRPr="00000000">
              <w:rPr>
                <w:rtl w:val="0"/>
              </w:rPr>
            </w:r>
          </w:p>
          <w:p w:rsidR="00000000" w:rsidDel="00000000" w:rsidP="00000000" w:rsidRDefault="00000000" w:rsidRPr="00000000" w14:paraId="00000133">
            <w:pPr>
              <w:rPr>
                <w:vertAlign w:val="baseline"/>
              </w:rPr>
            </w:pPr>
            <w:r w:rsidDel="00000000" w:rsidR="00000000" w:rsidRPr="00000000">
              <w:rPr>
                <w:vertAlign w:val="baseline"/>
                <w:rtl w:val="0"/>
              </w:rPr>
              <w:t xml:space="preserve">5. </w:t>
            </w:r>
            <w:r w:rsidDel="00000000" w:rsidR="00000000" w:rsidRPr="00000000">
              <w:rPr>
                <w:rtl w:val="0"/>
              </w:rPr>
              <w:t xml:space="preserve">Apresenta um formulário de cadastro</w:t>
            </w:r>
            <w:r w:rsidDel="00000000" w:rsidR="00000000" w:rsidRPr="00000000">
              <w:rPr>
                <w:vertAlign w:val="baseline"/>
                <w:rtl w:val="0"/>
              </w:rPr>
              <w:t xml:space="preserv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7. Sistema responde com uma mensagem e sucesso no cadastro.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36">
            <w:pPr>
              <w:rPr>
                <w:b w:val="0"/>
                <w:vertAlign w:val="baseline"/>
              </w:rPr>
            </w:pPr>
            <w:r w:rsidDel="00000000" w:rsidR="00000000" w:rsidRPr="00000000">
              <w:rPr>
                <w:b w:val="1"/>
                <w:vertAlign w:val="baseline"/>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37">
            <w:pPr>
              <w:rPr>
                <w:vertAlign w:val="baseline"/>
              </w:rPr>
            </w:pPr>
            <w:r w:rsidDel="00000000" w:rsidR="00000000" w:rsidRPr="00000000">
              <w:rPr>
                <w:b w:val="1"/>
                <w:rtl w:val="0"/>
              </w:rPr>
              <w:t xml:space="preserve">SisAdmin</w:t>
            </w:r>
            <w:r w:rsidDel="00000000" w:rsidR="00000000" w:rsidRPr="00000000">
              <w:rPr>
                <w:vertAlign w:val="baseline"/>
                <w:rtl w:val="0"/>
              </w:rPr>
              <w:t xml:space="preserve">:</w:t>
            </w:r>
          </w:p>
          <w:p w:rsidR="00000000" w:rsidDel="00000000" w:rsidP="00000000" w:rsidRDefault="00000000" w:rsidRPr="00000000" w14:paraId="00000138">
            <w:pPr>
              <w:rPr/>
            </w:pPr>
            <w:r w:rsidDel="00000000" w:rsidR="00000000" w:rsidRPr="00000000">
              <w:rPr>
                <w:rtl w:val="0"/>
              </w:rPr>
              <w:t xml:space="preserve">1. Realiza o login no sistema</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2. Seleciona a opção de Novo.</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4. Seleciona o tipo de usuário friend.</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6. Preenche as informações solicitadas e envia no botão “enviar”</w:t>
            </w:r>
          </w:p>
          <w:p w:rsidR="00000000" w:rsidDel="00000000" w:rsidP="00000000" w:rsidRDefault="00000000" w:rsidRPr="00000000" w14:paraId="0000013F">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40">
            <w:pPr>
              <w:rPr>
                <w:vertAlign w:val="baseline"/>
              </w:rPr>
            </w:pPr>
            <w:r w:rsidDel="00000000" w:rsidR="00000000" w:rsidRPr="00000000">
              <w:rPr>
                <w:b w:val="1"/>
                <w:vertAlign w:val="baseline"/>
                <w:rtl w:val="0"/>
              </w:rPr>
              <w:t xml:space="preserve">Sistema</w:t>
            </w:r>
            <w:r w:rsidDel="00000000" w:rsidR="00000000" w:rsidRPr="00000000">
              <w:rPr>
                <w:vertAlign w:val="baseline"/>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3. Apresenta as opções de cadastro (novo friend ou novo colaborador).</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5. Apresenta um formulário de cadastro.</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7. Sistema responde com uma mensagem e sucesso no cadastro.</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8. CPF: Deve ser um CPF válido e a entrada pode ser feita sem os pontos e hífen;</w:t>
            </w:r>
          </w:p>
          <w:p w:rsidR="00000000" w:rsidDel="00000000" w:rsidP="00000000" w:rsidRDefault="00000000" w:rsidRPr="00000000" w14:paraId="0000014B">
            <w:pPr>
              <w:rPr/>
            </w:pPr>
            <w:r w:rsidDel="00000000" w:rsidR="00000000" w:rsidRPr="00000000">
              <w:rPr>
                <w:rtl w:val="0"/>
              </w:rPr>
              <w:t xml:space="preserve">9. Data de nascimento: No formato DD/MM/AAAA;</w:t>
            </w:r>
          </w:p>
          <w:p w:rsidR="00000000" w:rsidDel="00000000" w:rsidP="00000000" w:rsidRDefault="00000000" w:rsidRPr="00000000" w14:paraId="0000014C">
            <w:pPr>
              <w:rPr/>
            </w:pPr>
            <w:r w:rsidDel="00000000" w:rsidR="00000000" w:rsidRPr="00000000">
              <w:rPr>
                <w:rtl w:val="0"/>
              </w:rPr>
              <w:t xml:space="preserve">10. Nome: Deve possuir no máximo 50 caracteres;</w:t>
            </w:r>
          </w:p>
          <w:p w:rsidR="00000000" w:rsidDel="00000000" w:rsidP="00000000" w:rsidRDefault="00000000" w:rsidRPr="00000000" w14:paraId="0000014D">
            <w:pPr>
              <w:rPr/>
            </w:pPr>
            <w:r w:rsidDel="00000000" w:rsidR="00000000" w:rsidRPr="00000000">
              <w:rPr>
                <w:rtl w:val="0"/>
              </w:rPr>
              <w:t xml:space="preserve">11. Telefone: Deve ser representado no formato dois dígitos para o DDD, 4 ou 5 dígitos do prefixo seguido de um hífen e os outros 4 dígitos;</w:t>
            </w:r>
          </w:p>
          <w:p w:rsidR="00000000" w:rsidDel="00000000" w:rsidP="00000000" w:rsidRDefault="00000000" w:rsidRPr="00000000" w14:paraId="0000014E">
            <w:pPr>
              <w:rPr/>
            </w:pPr>
            <w:r w:rsidDel="00000000" w:rsidR="00000000" w:rsidRPr="00000000">
              <w:rPr>
                <w:rtl w:val="0"/>
              </w:rPr>
              <w:t xml:space="preserve">12. Ocultar telefone: Check box </w:t>
            </w:r>
          </w:p>
          <w:p w:rsidR="00000000" w:rsidDel="00000000" w:rsidP="00000000" w:rsidRDefault="00000000" w:rsidRPr="00000000" w14:paraId="0000014F">
            <w:pPr>
              <w:rPr/>
            </w:pPr>
            <w:r w:rsidDel="00000000" w:rsidR="00000000" w:rsidRPr="00000000">
              <w:rPr>
                <w:rtl w:val="0"/>
              </w:rPr>
              <w:t xml:space="preserve">13. E-mail: Deve ser um e-mail válido composto por um @ seguido de um “.”(ponto) entre pelo menos 1 caractere;</w:t>
            </w:r>
          </w:p>
          <w:p w:rsidR="00000000" w:rsidDel="00000000" w:rsidP="00000000" w:rsidRDefault="00000000" w:rsidRPr="00000000" w14:paraId="00000150">
            <w:pPr>
              <w:rPr/>
            </w:pPr>
            <w:r w:rsidDel="00000000" w:rsidR="00000000" w:rsidRPr="00000000">
              <w:rPr>
                <w:rtl w:val="0"/>
              </w:rPr>
              <w:t xml:space="preserve">14. Confirmação de e-mail: O conteúdo deve ser igual ao item anterior (13);</w:t>
            </w:r>
          </w:p>
          <w:p w:rsidR="00000000" w:rsidDel="00000000" w:rsidP="00000000" w:rsidRDefault="00000000" w:rsidRPr="00000000" w14:paraId="00000151">
            <w:pPr>
              <w:rPr/>
            </w:pPr>
            <w:r w:rsidDel="00000000" w:rsidR="00000000" w:rsidRPr="00000000">
              <w:rPr>
                <w:rtl w:val="0"/>
              </w:rPr>
              <w:t xml:space="preserve">15. Estado: Deve possuir uma lista dinâmica com todos os estados do Brasil;</w:t>
            </w:r>
          </w:p>
          <w:p w:rsidR="00000000" w:rsidDel="00000000" w:rsidP="00000000" w:rsidRDefault="00000000" w:rsidRPr="00000000" w14:paraId="00000152">
            <w:pPr>
              <w:rPr/>
            </w:pPr>
            <w:r w:rsidDel="00000000" w:rsidR="00000000" w:rsidRPr="00000000">
              <w:rPr>
                <w:rtl w:val="0"/>
              </w:rPr>
              <w:t xml:space="preserve">16. Cidade: Deve possuir uma lista dinâmica com as cidades de acordo com o estado selecionado no item (15);</w:t>
            </w:r>
          </w:p>
          <w:p w:rsidR="00000000" w:rsidDel="00000000" w:rsidP="00000000" w:rsidRDefault="00000000" w:rsidRPr="00000000" w14:paraId="00000153">
            <w:pPr>
              <w:rPr/>
            </w:pPr>
            <w:r w:rsidDel="00000000" w:rsidR="00000000" w:rsidRPr="00000000">
              <w:rPr>
                <w:rtl w:val="0"/>
              </w:rPr>
              <w:t xml:space="preserve">17. Senha: O campo deve ser criptografado como senha e deve possuir no mínimo 6 caracteres;</w:t>
            </w:r>
          </w:p>
          <w:p w:rsidR="00000000" w:rsidDel="00000000" w:rsidP="00000000" w:rsidRDefault="00000000" w:rsidRPr="00000000" w14:paraId="00000154">
            <w:pPr>
              <w:rPr/>
            </w:pPr>
            <w:r w:rsidDel="00000000" w:rsidR="00000000" w:rsidRPr="00000000">
              <w:rPr>
                <w:rtl w:val="0"/>
              </w:rPr>
              <w:t xml:space="preserve">18. Confirmação da senha: O conteúdo deve ser o mesmo do item anterior (10);</w:t>
            </w:r>
          </w:p>
          <w:p w:rsidR="00000000" w:rsidDel="00000000" w:rsidP="00000000" w:rsidRDefault="00000000" w:rsidRPr="00000000" w14:paraId="00000155">
            <w:pPr>
              <w:rPr/>
            </w:pPr>
            <w:r w:rsidDel="00000000" w:rsidR="00000000" w:rsidRPr="00000000">
              <w:rPr>
                <w:rtl w:val="0"/>
              </w:rPr>
              <w:t xml:space="preserve">19. Confirmação que o usuário não seja um robô: Um captcha box para confirmação do usuário.</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tc>
      </w:tr>
    </w:tbl>
    <w:p w:rsidR="00000000" w:rsidDel="00000000" w:rsidP="00000000" w:rsidRDefault="00000000" w:rsidRPr="00000000" w14:paraId="00000158">
      <w:pPr>
        <w:rPr>
          <w:vertAlign w:val="baseline"/>
        </w:rPr>
      </w:pPr>
      <w:bookmarkStart w:colFirst="0" w:colLast="0" w:name="_3whwml4" w:id="66"/>
      <w:bookmarkEnd w:id="66"/>
      <w:r w:rsidDel="00000000" w:rsidR="00000000" w:rsidRPr="00000000">
        <w:rPr>
          <w:rtl w:val="0"/>
        </w:rPr>
      </w:r>
    </w:p>
    <w:p w:rsidR="00000000" w:rsidDel="00000000" w:rsidP="00000000" w:rsidRDefault="00000000" w:rsidRPr="00000000" w14:paraId="00000159">
      <w:pPr>
        <w:pStyle w:val="Heading5"/>
        <w:keepNext w:val="1"/>
        <w:spacing w:after="120" w:before="240" w:lineRule="auto"/>
        <w:rPr>
          <w:vertAlign w:val="baseline"/>
        </w:rPr>
      </w:pPr>
      <w:bookmarkStart w:colFirst="0" w:colLast="0" w:name="_7p7yyxv0u9jk" w:id="67"/>
      <w:bookmarkEnd w:id="67"/>
      <w:r w:rsidDel="00000000" w:rsidR="00000000" w:rsidRPr="00000000">
        <w:rPr>
          <w:vertAlign w:val="baseline"/>
          <w:rtl w:val="0"/>
        </w:rPr>
        <w:t xml:space="preserve">[RF002] </w:t>
      </w:r>
      <w:r w:rsidDel="00000000" w:rsidR="00000000" w:rsidRPr="00000000">
        <w:rPr>
          <w:rtl w:val="0"/>
        </w:rPr>
        <w:t xml:space="preserve">Visualizar Cadastro Friend/ Ver informações cadastradas no sistema</w:t>
      </w:r>
      <w:r w:rsidDel="00000000" w:rsidR="00000000" w:rsidRPr="00000000">
        <w:rPr>
          <w:rtl w:val="0"/>
        </w:rPr>
      </w:r>
    </w:p>
    <w:tbl>
      <w:tblPr>
        <w:tblStyle w:val="Table2"/>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15A">
            <w:pPr>
              <w:rPr>
                <w:b w:val="0"/>
                <w:color w:val="ffffff"/>
                <w:sz w:val="24"/>
                <w:szCs w:val="24"/>
                <w:vertAlign w:val="baseline"/>
              </w:rPr>
            </w:pPr>
            <w:r w:rsidDel="00000000" w:rsidR="00000000" w:rsidRPr="00000000">
              <w:rPr>
                <w:b w:val="1"/>
                <w:color w:val="ffffff"/>
                <w:sz w:val="24"/>
                <w:szCs w:val="24"/>
                <w:vertAlign w:val="baseline"/>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15B">
            <w:pPr>
              <w:rPr>
                <w:b w:val="0"/>
                <w:color w:val="ffffff"/>
                <w:sz w:val="24"/>
                <w:szCs w:val="24"/>
                <w:vertAlign w:val="baseline"/>
              </w:rPr>
            </w:pPr>
            <w:r w:rsidDel="00000000" w:rsidR="00000000" w:rsidRPr="00000000">
              <w:rPr>
                <w:b w:val="1"/>
                <w:color w:val="ffffff"/>
                <w:sz w:val="24"/>
                <w:szCs w:val="24"/>
                <w:rtl w:val="0"/>
              </w:rPr>
              <w:t xml:space="preserve">Visualizar informações do Friend cadastradas no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5D">
            <w:pPr>
              <w:rPr>
                <w:b w:val="0"/>
                <w:vertAlign w:val="baseline"/>
              </w:rPr>
            </w:pPr>
            <w:r w:rsidDel="00000000" w:rsidR="00000000" w:rsidRPr="00000000">
              <w:rPr>
                <w:b w:val="1"/>
                <w:vertAlign w:val="baseline"/>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5E">
            <w:pPr>
              <w:rPr>
                <w:vertAlign w:val="baseline"/>
              </w:rPr>
            </w:pPr>
            <w:r w:rsidDel="00000000" w:rsidR="00000000" w:rsidRPr="00000000">
              <w:rPr>
                <w:vertAlign w:val="baseline"/>
                <w:rtl w:val="0"/>
              </w:rPr>
              <w:t xml:space="preserve">( </w:t>
            </w:r>
            <w:r w:rsidDel="00000000" w:rsidR="00000000" w:rsidRPr="00000000">
              <w:rPr>
                <w:rtl w:val="0"/>
              </w:rPr>
              <w:t xml:space="preserve">X</w:t>
            </w:r>
            <w:r w:rsidDel="00000000" w:rsidR="00000000" w:rsidRPr="00000000">
              <w:rPr>
                <w:vertAlign w:val="baseline"/>
                <w:rtl w:val="0"/>
              </w:rPr>
              <w:t xml:space="preserve">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60">
            <w:pPr>
              <w:rPr>
                <w:b w:val="0"/>
                <w:vertAlign w:val="baseline"/>
              </w:rPr>
            </w:pPr>
            <w:r w:rsidDel="00000000" w:rsidR="00000000" w:rsidRPr="00000000">
              <w:rPr>
                <w:b w:val="1"/>
                <w:vertAlign w:val="baseline"/>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61">
            <w:pPr>
              <w:rPr>
                <w:vertAlign w:val="baseline"/>
              </w:rPr>
            </w:pPr>
            <w:r w:rsidDel="00000000" w:rsidR="00000000" w:rsidRPr="00000000">
              <w:rPr>
                <w:rtl w:val="0"/>
              </w:rPr>
              <w:t xml:space="preserve">Friend, SisAdmin</w:t>
            </w:r>
            <w:r w:rsidDel="00000000" w:rsidR="00000000" w:rsidRPr="00000000">
              <w:rPr>
                <w:vertAlign w:val="baseline"/>
                <w:rtl w:val="0"/>
              </w:rPr>
              <w:t xml:space="preserve">.</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63">
            <w:pPr>
              <w:rPr>
                <w:b w:val="0"/>
                <w:vertAlign w:val="baseline"/>
              </w:rPr>
            </w:pPr>
            <w:r w:rsidDel="00000000" w:rsidR="00000000" w:rsidRPr="00000000">
              <w:rPr>
                <w:b w:val="1"/>
                <w:vertAlign w:val="baseline"/>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64">
            <w:pPr>
              <w:rPr>
                <w:vertAlign w:val="baseline"/>
              </w:rPr>
            </w:pPr>
            <w:r w:rsidDel="00000000" w:rsidR="00000000" w:rsidRPr="00000000">
              <w:rPr>
                <w:rtl w:val="0"/>
              </w:rPr>
              <w:t xml:space="preserve">Um usuário do tipo Friend ou SisAdmin que está na tela inicial e deseja ver informações de um cadastro já realizado no sistema, deve acessar o menu Friends onde será exibida uma tela com o nome de todos os friends cadastrados no sistema.</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66">
            <w:pPr>
              <w:rPr>
                <w:b w:val="0"/>
                <w:vertAlign w:val="baseline"/>
              </w:rPr>
            </w:pPr>
            <w:r w:rsidDel="00000000" w:rsidR="00000000" w:rsidRPr="00000000">
              <w:rPr>
                <w:b w:val="1"/>
                <w:vertAlign w:val="baseline"/>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67">
            <w:pPr>
              <w:rPr>
                <w:vertAlign w:val="baseline"/>
              </w:rPr>
            </w:pPr>
            <w:r w:rsidDel="00000000" w:rsidR="00000000" w:rsidRPr="00000000">
              <w:rPr>
                <w:rtl w:val="0"/>
              </w:rPr>
              <w:t xml:space="preserve">Um dos atores devem estar logados no sistema e acessar a tela friends através do menu chamado Friends na barra de menus</w:t>
            </w:r>
            <w:r w:rsidDel="00000000" w:rsidR="00000000" w:rsidRPr="00000000">
              <w:rPr>
                <w:vertAlign w:val="baseline"/>
                <w:rtl w:val="0"/>
              </w:rPr>
              <w:t xml:space="preserve">.</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69">
            <w:pPr>
              <w:rPr>
                <w:b w:val="0"/>
                <w:vertAlign w:val="baseline"/>
              </w:rPr>
            </w:pPr>
            <w:r w:rsidDel="00000000" w:rsidR="00000000" w:rsidRPr="00000000">
              <w:rPr>
                <w:b w:val="1"/>
                <w:vertAlign w:val="baseline"/>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6A">
            <w:pPr>
              <w:rPr>
                <w:vertAlign w:val="baseline"/>
              </w:rPr>
            </w:pPr>
            <w:r w:rsidDel="00000000" w:rsidR="00000000" w:rsidRPr="00000000">
              <w:rPr>
                <w:rtl w:val="0"/>
              </w:rPr>
              <w:t xml:space="preserve">O sistema deve exibir uma lista com o nome dos usuários cadastrados no sistema</w:t>
            </w:r>
            <w:r w:rsidDel="00000000" w:rsidR="00000000" w:rsidRPr="00000000">
              <w:rPr>
                <w:vertAlign w:val="baseline"/>
                <w:rtl w:val="0"/>
              </w:rPr>
              <w:t xml:space="preserve">.</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6C">
            <w:pPr>
              <w:rPr>
                <w:b w:val="0"/>
                <w:vertAlign w:val="baseline"/>
              </w:rPr>
            </w:pPr>
            <w:r w:rsidDel="00000000" w:rsidR="00000000" w:rsidRPr="00000000">
              <w:rPr>
                <w:b w:val="1"/>
                <w:vertAlign w:val="baseline"/>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6D">
            <w:pPr>
              <w:rPr>
                <w:b w:val="0"/>
                <w:vertAlign w:val="baseline"/>
              </w:rPr>
            </w:pPr>
            <w:r w:rsidDel="00000000" w:rsidR="00000000" w:rsidRPr="00000000">
              <w:rPr>
                <w:b w:val="1"/>
                <w:rtl w:val="0"/>
              </w:rPr>
              <w:t xml:space="preserve">home_autenticado, friends, perfil_friend.</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6F">
            <w:pPr>
              <w:rPr>
                <w:b w:val="0"/>
                <w:vertAlign w:val="baseline"/>
              </w:rPr>
            </w:pPr>
            <w:r w:rsidDel="00000000" w:rsidR="00000000" w:rsidRPr="00000000">
              <w:rPr>
                <w:b w:val="1"/>
                <w:vertAlign w:val="baseline"/>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Entidade </w:t>
            </w:r>
            <w:r w:rsidDel="00000000" w:rsidR="00000000" w:rsidRPr="00000000">
              <w:rPr>
                <w:b w:val="1"/>
                <w:sz w:val="22"/>
                <w:szCs w:val="22"/>
                <w:rtl w:val="0"/>
              </w:rPr>
              <w:t xml:space="preserve">Friend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Lista com as informações:</w:t>
              <w:br w:type="textWrapping"/>
              <w:t xml:space="preserve">Nome de usuário;</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Cidade;</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61" w:right="0" w:firstLine="0"/>
              <w:jc w:val="both"/>
              <w:rPr>
                <w:sz w:val="22"/>
                <w:szCs w:val="22"/>
              </w:rPr>
            </w:pPr>
            <w:r w:rsidDel="00000000" w:rsidR="00000000" w:rsidRPr="00000000">
              <w:rPr>
                <w:sz w:val="22"/>
                <w:szCs w:val="22"/>
                <w:rtl w:val="0"/>
              </w:rPr>
              <w:t xml:space="preserve">Estado;</w:t>
            </w:r>
            <w:r w:rsidDel="00000000" w:rsidR="00000000" w:rsidRPr="00000000">
              <w:rPr>
                <w:rtl w:val="0"/>
              </w:rPr>
            </w:r>
          </w:p>
          <w:p w:rsidR="00000000" w:rsidDel="00000000" w:rsidP="00000000" w:rsidRDefault="00000000" w:rsidRPr="00000000" w14:paraId="00000175">
            <w:pPr>
              <w:rPr>
                <w:vertAlign w:val="baseline"/>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77">
            <w:pPr>
              <w:rPr>
                <w:b w:val="0"/>
                <w:vertAlign w:val="baseline"/>
              </w:rPr>
            </w:pPr>
            <w:r w:rsidDel="00000000" w:rsidR="00000000" w:rsidRPr="00000000">
              <w:rPr>
                <w:b w:val="1"/>
                <w:vertAlign w:val="baseline"/>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78">
            <w:pPr>
              <w:rPr>
                <w:vertAlign w:val="baseline"/>
              </w:rPr>
            </w:pPr>
            <w:r w:rsidDel="00000000" w:rsidR="00000000" w:rsidRPr="00000000">
              <w:rPr>
                <w:b w:val="1"/>
                <w:rtl w:val="0"/>
              </w:rPr>
              <w:t xml:space="preserve">Friend/ SisAdmin</w:t>
            </w:r>
            <w:r w:rsidDel="00000000" w:rsidR="00000000" w:rsidRPr="00000000">
              <w:rPr>
                <w:vertAlign w:val="baseline"/>
                <w:rtl w:val="0"/>
              </w:rPr>
              <w:t xml:space="preserve">:</w:t>
            </w:r>
          </w:p>
          <w:p w:rsidR="00000000" w:rsidDel="00000000" w:rsidP="00000000" w:rsidRDefault="00000000" w:rsidRPr="00000000" w14:paraId="00000179">
            <w:pPr>
              <w:rPr>
                <w:vertAlign w:val="baseline"/>
              </w:rPr>
            </w:pPr>
            <w:r w:rsidDel="00000000" w:rsidR="00000000" w:rsidRPr="00000000">
              <w:rPr>
                <w:vertAlign w:val="baseline"/>
                <w:rtl w:val="0"/>
              </w:rPr>
              <w:t xml:space="preserve">1. Realiza o login no sistema.</w:t>
            </w:r>
          </w:p>
          <w:p w:rsidR="00000000" w:rsidDel="00000000" w:rsidP="00000000" w:rsidRDefault="00000000" w:rsidRPr="00000000" w14:paraId="0000017A">
            <w:pPr>
              <w:rPr>
                <w:vertAlign w:val="baseline"/>
              </w:rPr>
            </w:pPr>
            <w:r w:rsidDel="00000000" w:rsidR="00000000" w:rsidRPr="00000000">
              <w:rPr>
                <w:rtl w:val="0"/>
              </w:rPr>
            </w:r>
          </w:p>
          <w:p w:rsidR="00000000" w:rsidDel="00000000" w:rsidP="00000000" w:rsidRDefault="00000000" w:rsidRPr="00000000" w14:paraId="0000017B">
            <w:pPr>
              <w:rPr>
                <w:vertAlign w:val="baseline"/>
              </w:rPr>
            </w:pPr>
            <w:r w:rsidDel="00000000" w:rsidR="00000000" w:rsidRPr="00000000">
              <w:rPr>
                <w:vertAlign w:val="baseline"/>
                <w:rtl w:val="0"/>
              </w:rPr>
              <w:t xml:space="preserve">2. Seleciona a opção </w:t>
            </w:r>
            <w:r w:rsidDel="00000000" w:rsidR="00000000" w:rsidRPr="00000000">
              <w:rPr>
                <w:rtl w:val="0"/>
              </w:rPr>
              <w:t xml:space="preserve">Friends no menu</w:t>
            </w:r>
            <w:r w:rsidDel="00000000" w:rsidR="00000000" w:rsidRPr="00000000">
              <w:rPr>
                <w:vertAlign w:val="baseline"/>
                <w:rtl w:val="0"/>
              </w:rPr>
              <w:t xml:space="preserve">.</w:t>
            </w:r>
          </w:p>
          <w:p w:rsidR="00000000" w:rsidDel="00000000" w:rsidP="00000000" w:rsidRDefault="00000000" w:rsidRPr="00000000" w14:paraId="0000017C">
            <w:pPr>
              <w:rPr>
                <w:vertAlign w:val="baseline"/>
              </w:rPr>
            </w:pPr>
            <w:r w:rsidDel="00000000" w:rsidR="00000000" w:rsidRPr="00000000">
              <w:rPr>
                <w:rtl w:val="0"/>
              </w:rPr>
            </w:r>
          </w:p>
          <w:p w:rsidR="00000000" w:rsidDel="00000000" w:rsidP="00000000" w:rsidRDefault="00000000" w:rsidRPr="00000000" w14:paraId="0000017D">
            <w:pPr>
              <w:rPr>
                <w:vertAlign w:val="baseline"/>
              </w:rPr>
            </w:pPr>
            <w:r w:rsidDel="00000000" w:rsidR="00000000" w:rsidRPr="00000000">
              <w:rPr>
                <w:vertAlign w:val="baseline"/>
                <w:rtl w:val="0"/>
              </w:rPr>
              <w:t xml:space="preserve">4. Seleciona </w:t>
            </w:r>
            <w:r w:rsidDel="00000000" w:rsidR="00000000" w:rsidRPr="00000000">
              <w:rPr>
                <w:rtl w:val="0"/>
              </w:rPr>
              <w:t xml:space="preserve">o friend que deseja ver as informações</w:t>
            </w:r>
            <w:r w:rsidDel="00000000" w:rsidR="00000000" w:rsidRPr="00000000">
              <w:rPr>
                <w:vertAlign w:val="baseline"/>
                <w:rtl w:val="0"/>
              </w:rPr>
              <w:t xml:space="preserve">.</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7E">
            <w:pPr>
              <w:rPr>
                <w:vertAlign w:val="baseline"/>
              </w:rPr>
            </w:pPr>
            <w:r w:rsidDel="00000000" w:rsidR="00000000" w:rsidRPr="00000000">
              <w:rPr>
                <w:b w:val="1"/>
                <w:vertAlign w:val="baseline"/>
                <w:rtl w:val="0"/>
              </w:rPr>
              <w:t xml:space="preserve">Sistema</w:t>
            </w:r>
            <w:r w:rsidDel="00000000" w:rsidR="00000000" w:rsidRPr="00000000">
              <w:rPr>
                <w:vertAlign w:val="baseline"/>
                <w:rtl w:val="0"/>
              </w:rPr>
              <w:t xml:space="preserve">:</w:t>
            </w:r>
          </w:p>
          <w:p w:rsidR="00000000" w:rsidDel="00000000" w:rsidP="00000000" w:rsidRDefault="00000000" w:rsidRPr="00000000" w14:paraId="0000017F">
            <w:pPr>
              <w:rPr>
                <w:vertAlign w:val="baseline"/>
              </w:rPr>
            </w:pPr>
            <w:r w:rsidDel="00000000" w:rsidR="00000000" w:rsidRPr="00000000">
              <w:rPr>
                <w:rtl w:val="0"/>
              </w:rPr>
            </w:r>
          </w:p>
          <w:p w:rsidR="00000000" w:rsidDel="00000000" w:rsidP="00000000" w:rsidRDefault="00000000" w:rsidRPr="00000000" w14:paraId="00000180">
            <w:pPr>
              <w:rPr>
                <w:vertAlign w:val="baseline"/>
              </w:rPr>
            </w:pPr>
            <w:r w:rsidDel="00000000" w:rsidR="00000000" w:rsidRPr="00000000">
              <w:rPr>
                <w:rtl w:val="0"/>
              </w:rPr>
            </w:r>
          </w:p>
          <w:p w:rsidR="00000000" w:rsidDel="00000000" w:rsidP="00000000" w:rsidRDefault="00000000" w:rsidRPr="00000000" w14:paraId="00000181">
            <w:pPr>
              <w:rPr>
                <w:vertAlign w:val="baseline"/>
              </w:rPr>
            </w:pPr>
            <w:r w:rsidDel="00000000" w:rsidR="00000000" w:rsidRPr="00000000">
              <w:rPr>
                <w:vertAlign w:val="baseline"/>
                <w:rtl w:val="0"/>
              </w:rPr>
              <w:t xml:space="preserve">3. Apresenta </w:t>
            </w:r>
            <w:r w:rsidDel="00000000" w:rsidR="00000000" w:rsidRPr="00000000">
              <w:rPr>
                <w:rtl w:val="0"/>
              </w:rPr>
              <w:t xml:space="preserve">os nomes de usuário cadastrados no sistema</w:t>
            </w:r>
            <w:r w:rsidDel="00000000" w:rsidR="00000000" w:rsidRPr="00000000">
              <w:rPr>
                <w:vertAlign w:val="baseline"/>
                <w:rtl w:val="0"/>
              </w:rPr>
              <w:t xml:space="preserve">.</w:t>
            </w:r>
          </w:p>
          <w:p w:rsidR="00000000" w:rsidDel="00000000" w:rsidP="00000000" w:rsidRDefault="00000000" w:rsidRPr="00000000" w14:paraId="00000182">
            <w:pPr>
              <w:rPr>
                <w:vertAlign w:val="baseline"/>
              </w:rPr>
            </w:pPr>
            <w:r w:rsidDel="00000000" w:rsidR="00000000" w:rsidRPr="00000000">
              <w:rPr>
                <w:rtl w:val="0"/>
              </w:rPr>
            </w:r>
          </w:p>
          <w:p w:rsidR="00000000" w:rsidDel="00000000" w:rsidP="00000000" w:rsidRDefault="00000000" w:rsidRPr="00000000" w14:paraId="00000183">
            <w:pPr>
              <w:rPr>
                <w:vertAlign w:val="baseline"/>
              </w:rPr>
            </w:pPr>
            <w:r w:rsidDel="00000000" w:rsidR="00000000" w:rsidRPr="00000000">
              <w:rPr>
                <w:vertAlign w:val="baseline"/>
                <w:rtl w:val="0"/>
              </w:rPr>
              <w:t xml:space="preserve">5. Sistema </w:t>
            </w:r>
            <w:r w:rsidDel="00000000" w:rsidR="00000000" w:rsidRPr="00000000">
              <w:rPr>
                <w:rtl w:val="0"/>
              </w:rPr>
              <w:t xml:space="preserve">exibe o perfil com as informações</w:t>
            </w:r>
            <w:r w:rsidDel="00000000" w:rsidR="00000000" w:rsidRPr="00000000">
              <w:rPr>
                <w:vertAlign w:val="baseline"/>
                <w:rtl w:val="0"/>
              </w:rPr>
              <w:t xml:space="preserve">.</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84">
            <w:pPr>
              <w:rPr>
                <w:b w:val="0"/>
                <w:vertAlign w:val="baseline"/>
              </w:rPr>
            </w:pPr>
            <w:r w:rsidDel="00000000" w:rsidR="00000000" w:rsidRPr="00000000">
              <w:rPr>
                <w:b w:val="1"/>
                <w:vertAlign w:val="baseline"/>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85">
            <w:pPr>
              <w:rPr>
                <w:vertAlign w:val="baseline"/>
              </w:rPr>
            </w:pPr>
            <w:r w:rsidDel="00000000" w:rsidR="00000000" w:rsidRPr="00000000">
              <w:rPr>
                <w:b w:val="1"/>
                <w:rtl w:val="0"/>
              </w:rPr>
              <w:t xml:space="preserve">Friend/ SisAdmin</w:t>
            </w:r>
            <w:r w:rsidDel="00000000" w:rsidR="00000000" w:rsidRPr="00000000">
              <w:rPr>
                <w:vertAlign w:val="baseline"/>
                <w:rtl w:val="0"/>
              </w:rPr>
              <w:t xml:space="preserve">:</w:t>
            </w:r>
          </w:p>
          <w:p w:rsidR="00000000" w:rsidDel="00000000" w:rsidP="00000000" w:rsidRDefault="00000000" w:rsidRPr="00000000" w14:paraId="00000186">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87">
            <w:pPr>
              <w:rPr>
                <w:vertAlign w:val="baseline"/>
              </w:rPr>
            </w:pPr>
            <w:r w:rsidDel="00000000" w:rsidR="00000000" w:rsidRPr="00000000">
              <w:rPr>
                <w:b w:val="1"/>
                <w:vertAlign w:val="baseline"/>
                <w:rtl w:val="0"/>
              </w:rPr>
              <w:t xml:space="preserve">Sistema</w:t>
            </w:r>
            <w:r w:rsidDel="00000000" w:rsidR="00000000" w:rsidRPr="00000000">
              <w:rPr>
                <w:vertAlign w:val="baseline"/>
                <w:rtl w:val="0"/>
              </w:rPr>
              <w:t xml:space="preserve">:</w:t>
            </w:r>
          </w:p>
          <w:p w:rsidR="00000000" w:rsidDel="00000000" w:rsidP="00000000" w:rsidRDefault="00000000" w:rsidRPr="00000000" w14:paraId="00000188">
            <w:pPr>
              <w:rPr/>
            </w:pPr>
            <w:r w:rsidDel="00000000" w:rsidR="00000000" w:rsidRPr="00000000">
              <w:rPr>
                <w:vertAlign w:val="baseline"/>
                <w:rtl w:val="0"/>
              </w:rPr>
              <w:t xml:space="preserve">1. </w:t>
            </w:r>
            <w:r w:rsidDel="00000000" w:rsidR="00000000" w:rsidRPr="00000000">
              <w:rPr>
                <w:rtl w:val="0"/>
              </w:rPr>
              <w:t xml:space="preserve">Deverá sempre listar no mínimo um friend;</w:t>
            </w:r>
          </w:p>
          <w:p w:rsidR="00000000" w:rsidDel="00000000" w:rsidP="00000000" w:rsidRDefault="00000000" w:rsidRPr="00000000" w14:paraId="00000189">
            <w:pPr>
              <w:rPr/>
            </w:pPr>
            <w:r w:rsidDel="00000000" w:rsidR="00000000" w:rsidRPr="00000000">
              <w:rPr>
                <w:rtl w:val="0"/>
              </w:rPr>
              <w:t xml:space="preserve">2. Se não houverem informações disponíveis em algum campo, o sistema deve exibir o campo vazio.</w:t>
            </w:r>
          </w:p>
        </w:tc>
      </w:tr>
    </w:tbl>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pStyle w:val="Heading5"/>
        <w:keepNext w:val="1"/>
        <w:spacing w:after="120" w:before="240" w:lineRule="auto"/>
        <w:rPr/>
      </w:pPr>
      <w:bookmarkStart w:colFirst="0" w:colLast="0" w:name="_mmu1da5qve8f" w:id="68"/>
      <w:bookmarkEnd w:id="68"/>
      <w:r w:rsidDel="00000000" w:rsidR="00000000" w:rsidRPr="00000000">
        <w:rPr>
          <w:rtl w:val="0"/>
        </w:rPr>
        <w:t xml:space="preserve">[RF003] Alterar Friend/ Alterar informações do perfil do Friend</w:t>
      </w:r>
    </w:p>
    <w:tbl>
      <w:tblPr>
        <w:tblStyle w:val="Table3"/>
        <w:tblW w:w="9076.0" w:type="dxa"/>
        <w:jc w:val="left"/>
        <w:tblInd w:w="0.0" w:type="dxa"/>
        <w:tblLayout w:type="fixed"/>
        <w:tblLook w:val="0000"/>
      </w:tblPr>
      <w:tblGrid>
        <w:gridCol w:w="1726"/>
        <w:gridCol w:w="3030"/>
        <w:gridCol w:w="4320"/>
        <w:tblGridChange w:id="0">
          <w:tblGrid>
            <w:gridCol w:w="1726"/>
            <w:gridCol w:w="3030"/>
            <w:gridCol w:w="4320"/>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18C">
            <w:pPr>
              <w:rPr>
                <w:color w:val="ffffff"/>
                <w:sz w:val="24"/>
                <w:szCs w:val="24"/>
              </w:rPr>
            </w:pPr>
            <w:r w:rsidDel="00000000" w:rsidR="00000000" w:rsidRPr="00000000">
              <w:rPr>
                <w:b w:val="1"/>
                <w:color w:val="ffffff"/>
                <w:sz w:val="24"/>
                <w:szCs w:val="24"/>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18D">
            <w:pPr>
              <w:rPr>
                <w:color w:val="ffffff"/>
                <w:sz w:val="24"/>
                <w:szCs w:val="24"/>
              </w:rPr>
            </w:pPr>
            <w:r w:rsidDel="00000000" w:rsidR="00000000" w:rsidRPr="00000000">
              <w:rPr>
                <w:b w:val="1"/>
                <w:color w:val="ffffff"/>
                <w:sz w:val="24"/>
                <w:szCs w:val="24"/>
                <w:rtl w:val="0"/>
              </w:rPr>
              <w:t xml:space="preserve">Alterar informações do cadastro.</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8F">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90">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92">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93">
            <w:pPr>
              <w:rPr/>
            </w:pPr>
            <w:r w:rsidDel="00000000" w:rsidR="00000000" w:rsidRPr="00000000">
              <w:rPr>
                <w:rtl w:val="0"/>
              </w:rPr>
              <w:t xml:space="preserve">Friend,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95">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96">
            <w:pPr>
              <w:rPr/>
            </w:pPr>
            <w:r w:rsidDel="00000000" w:rsidR="00000000" w:rsidRPr="00000000">
              <w:rPr>
                <w:rtl w:val="0"/>
              </w:rPr>
              <w:t xml:space="preserve">Um ator deseja alterar as informações cadastradas previamente no sistema, deve acessar o perfil, pelo link “Olá usuário”, alterar as informações desejadas e salvar as alterações no botão “salvar”.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98">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99">
            <w:pPr>
              <w:rPr/>
            </w:pPr>
            <w:r w:rsidDel="00000000" w:rsidR="00000000" w:rsidRPr="00000000">
              <w:rPr>
                <w:rtl w:val="0"/>
              </w:rPr>
              <w:t xml:space="preserve">O ator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9B">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9C">
            <w:pPr>
              <w:rPr/>
            </w:pPr>
            <w:r w:rsidDel="00000000" w:rsidR="00000000" w:rsidRPr="00000000">
              <w:rPr>
                <w:rtl w:val="0"/>
              </w:rPr>
              <w:t xml:space="preserve">O sistema deverá exibir uma informação de sucesso na alteração.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9E">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9F">
            <w:pPr>
              <w:rPr/>
            </w:pPr>
            <w:r w:rsidDel="00000000" w:rsidR="00000000" w:rsidRPr="00000000">
              <w:rPr>
                <w:b w:val="1"/>
                <w:rtl w:val="0"/>
              </w:rPr>
              <w:t xml:space="preserve">home_autenticado, friends, perfil, alterar_perfil, perfil_alterado, perfil_nao_alterado.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A1">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A2">
            <w:pPr>
              <w:spacing w:after="60" w:before="60" w:lineRule="auto"/>
              <w:jc w:val="both"/>
              <w:rPr>
                <w:sz w:val="22"/>
                <w:szCs w:val="22"/>
              </w:rPr>
            </w:pPr>
            <w:r w:rsidDel="00000000" w:rsidR="00000000" w:rsidRPr="00000000">
              <w:rPr>
                <w:b w:val="1"/>
                <w:sz w:val="22"/>
                <w:szCs w:val="22"/>
                <w:rtl w:val="0"/>
              </w:rPr>
              <w:t xml:space="preserve">Entidade Cliente:</w:t>
            </w:r>
            <w:r w:rsidDel="00000000" w:rsidR="00000000" w:rsidRPr="00000000">
              <w:rPr>
                <w:rtl w:val="0"/>
              </w:rPr>
            </w:r>
          </w:p>
          <w:p w:rsidR="00000000" w:rsidDel="00000000" w:rsidP="00000000" w:rsidRDefault="00000000" w:rsidRPr="00000000" w14:paraId="000001A3">
            <w:pPr>
              <w:spacing w:after="60" w:before="60" w:lineRule="auto"/>
              <w:jc w:val="both"/>
              <w:rPr>
                <w:sz w:val="22"/>
                <w:szCs w:val="22"/>
              </w:rPr>
            </w:pPr>
            <w:r w:rsidDel="00000000" w:rsidR="00000000" w:rsidRPr="00000000">
              <w:rPr>
                <w:sz w:val="22"/>
                <w:szCs w:val="22"/>
                <w:rtl w:val="0"/>
              </w:rPr>
              <w:t xml:space="preserve">    Nome de usuário;</w:t>
            </w:r>
          </w:p>
          <w:p w:rsidR="00000000" w:rsidDel="00000000" w:rsidP="00000000" w:rsidRDefault="00000000" w:rsidRPr="00000000" w14:paraId="000001A4">
            <w:pPr>
              <w:spacing w:after="60" w:before="60" w:lineRule="auto"/>
              <w:ind w:left="261" w:firstLine="0"/>
              <w:jc w:val="both"/>
              <w:rPr>
                <w:sz w:val="22"/>
                <w:szCs w:val="22"/>
              </w:rPr>
            </w:pPr>
            <w:r w:rsidDel="00000000" w:rsidR="00000000" w:rsidRPr="00000000">
              <w:rPr>
                <w:sz w:val="22"/>
                <w:szCs w:val="22"/>
                <w:rtl w:val="0"/>
              </w:rPr>
              <w:t xml:space="preserve">CPF;</w:t>
            </w:r>
          </w:p>
          <w:p w:rsidR="00000000" w:rsidDel="00000000" w:rsidP="00000000" w:rsidRDefault="00000000" w:rsidRPr="00000000" w14:paraId="000001A5">
            <w:pPr>
              <w:spacing w:after="60" w:before="60" w:lineRule="auto"/>
              <w:ind w:left="261" w:firstLine="0"/>
              <w:jc w:val="both"/>
              <w:rPr>
                <w:sz w:val="22"/>
                <w:szCs w:val="22"/>
              </w:rPr>
            </w:pPr>
            <w:r w:rsidDel="00000000" w:rsidR="00000000" w:rsidRPr="00000000">
              <w:rPr>
                <w:sz w:val="22"/>
                <w:szCs w:val="22"/>
                <w:rtl w:val="0"/>
              </w:rPr>
              <w:t xml:space="preserve">Data de nascimento;</w:t>
            </w:r>
          </w:p>
          <w:p w:rsidR="00000000" w:rsidDel="00000000" w:rsidP="00000000" w:rsidRDefault="00000000" w:rsidRPr="00000000" w14:paraId="000001A6">
            <w:pPr>
              <w:spacing w:after="60" w:before="60" w:lineRule="auto"/>
              <w:ind w:left="261"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1A7">
            <w:pPr>
              <w:spacing w:after="60" w:before="60" w:lineRule="auto"/>
              <w:ind w:left="261"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1A8">
            <w:pPr>
              <w:spacing w:after="60" w:before="60" w:lineRule="auto"/>
              <w:ind w:left="261" w:firstLine="0"/>
              <w:jc w:val="both"/>
              <w:rPr>
                <w:sz w:val="22"/>
                <w:szCs w:val="22"/>
              </w:rPr>
            </w:pPr>
            <w:r w:rsidDel="00000000" w:rsidR="00000000" w:rsidRPr="00000000">
              <w:rPr>
                <w:sz w:val="22"/>
                <w:szCs w:val="22"/>
                <w:rtl w:val="0"/>
              </w:rPr>
              <w:t xml:space="preserve">Ocultar telefone;</w:t>
            </w:r>
          </w:p>
          <w:p w:rsidR="00000000" w:rsidDel="00000000" w:rsidP="00000000" w:rsidRDefault="00000000" w:rsidRPr="00000000" w14:paraId="000001A9">
            <w:pPr>
              <w:spacing w:after="60" w:before="60" w:lineRule="auto"/>
              <w:ind w:left="261" w:firstLine="0"/>
              <w:jc w:val="both"/>
              <w:rPr>
                <w:sz w:val="22"/>
                <w:szCs w:val="22"/>
              </w:rPr>
            </w:pPr>
            <w:r w:rsidDel="00000000" w:rsidR="00000000" w:rsidRPr="00000000">
              <w:rPr>
                <w:sz w:val="22"/>
                <w:szCs w:val="22"/>
                <w:rtl w:val="0"/>
              </w:rPr>
              <w:t xml:space="preserve">E-mail;</w:t>
            </w:r>
          </w:p>
          <w:p w:rsidR="00000000" w:rsidDel="00000000" w:rsidP="00000000" w:rsidRDefault="00000000" w:rsidRPr="00000000" w14:paraId="000001AA">
            <w:pPr>
              <w:spacing w:after="60" w:before="60" w:lineRule="auto"/>
              <w:ind w:left="261" w:firstLine="0"/>
              <w:jc w:val="both"/>
              <w:rPr>
                <w:sz w:val="22"/>
                <w:szCs w:val="22"/>
              </w:rPr>
            </w:pPr>
            <w:r w:rsidDel="00000000" w:rsidR="00000000" w:rsidRPr="00000000">
              <w:rPr>
                <w:sz w:val="22"/>
                <w:szCs w:val="22"/>
                <w:rtl w:val="0"/>
              </w:rPr>
              <w:t xml:space="preserve">Estado;</w:t>
            </w:r>
          </w:p>
          <w:p w:rsidR="00000000" w:rsidDel="00000000" w:rsidP="00000000" w:rsidRDefault="00000000" w:rsidRPr="00000000" w14:paraId="000001AB">
            <w:pPr>
              <w:spacing w:after="60" w:before="60" w:lineRule="auto"/>
              <w:ind w:left="261" w:firstLine="0"/>
              <w:jc w:val="both"/>
              <w:rPr>
                <w:sz w:val="22"/>
                <w:szCs w:val="22"/>
              </w:rPr>
            </w:pPr>
            <w:r w:rsidDel="00000000" w:rsidR="00000000" w:rsidRPr="00000000">
              <w:rPr>
                <w:sz w:val="22"/>
                <w:szCs w:val="22"/>
                <w:rtl w:val="0"/>
              </w:rPr>
              <w:t xml:space="preserve">Cidade;</w:t>
            </w:r>
          </w:p>
          <w:p w:rsidR="00000000" w:rsidDel="00000000" w:rsidP="00000000" w:rsidRDefault="00000000" w:rsidRPr="00000000" w14:paraId="000001AC">
            <w:pPr>
              <w:spacing w:after="60" w:before="60" w:lineRule="auto"/>
              <w:ind w:left="261" w:firstLine="0"/>
              <w:jc w:val="both"/>
              <w:rPr>
                <w:sz w:val="22"/>
                <w:szCs w:val="22"/>
              </w:rPr>
            </w:pPr>
            <w:r w:rsidDel="00000000" w:rsidR="00000000" w:rsidRPr="00000000">
              <w:rPr>
                <w:sz w:val="22"/>
                <w:szCs w:val="22"/>
                <w:rtl w:val="0"/>
              </w:rPr>
              <w:t xml:space="preserve">Senha atual;</w:t>
            </w:r>
          </w:p>
          <w:p w:rsidR="00000000" w:rsidDel="00000000" w:rsidP="00000000" w:rsidRDefault="00000000" w:rsidRPr="00000000" w14:paraId="000001AD">
            <w:pPr>
              <w:spacing w:after="60" w:before="60" w:lineRule="auto"/>
              <w:ind w:left="261" w:firstLine="0"/>
              <w:jc w:val="both"/>
              <w:rPr>
                <w:sz w:val="22"/>
                <w:szCs w:val="22"/>
              </w:rPr>
            </w:pPr>
            <w:r w:rsidDel="00000000" w:rsidR="00000000" w:rsidRPr="00000000">
              <w:rPr>
                <w:sz w:val="22"/>
                <w:szCs w:val="22"/>
                <w:rtl w:val="0"/>
              </w:rPr>
              <w:t xml:space="preserve">Nova senha;</w:t>
            </w:r>
          </w:p>
          <w:p w:rsidR="00000000" w:rsidDel="00000000" w:rsidP="00000000" w:rsidRDefault="00000000" w:rsidRPr="00000000" w14:paraId="000001AE">
            <w:pPr>
              <w:spacing w:after="60" w:before="60" w:lineRule="auto"/>
              <w:ind w:left="261" w:firstLine="0"/>
              <w:jc w:val="both"/>
              <w:rPr>
                <w:sz w:val="22"/>
                <w:szCs w:val="22"/>
              </w:rPr>
            </w:pPr>
            <w:r w:rsidDel="00000000" w:rsidR="00000000" w:rsidRPr="00000000">
              <w:rPr>
                <w:sz w:val="22"/>
                <w:szCs w:val="22"/>
                <w:rtl w:val="0"/>
              </w:rPr>
              <w:t xml:space="preserve">Confirmação da nova senha;</w:t>
            </w:r>
          </w:p>
          <w:p w:rsidR="00000000" w:rsidDel="00000000" w:rsidP="00000000" w:rsidRDefault="00000000" w:rsidRPr="00000000" w14:paraId="000001AF">
            <w:pPr>
              <w:spacing w:after="60" w:before="60" w:lineRule="auto"/>
              <w:ind w:left="261" w:firstLine="0"/>
              <w:jc w:val="both"/>
              <w:rPr>
                <w:sz w:val="22"/>
                <w:szCs w:val="22"/>
              </w:rPr>
            </w:pPr>
            <w:r w:rsidDel="00000000" w:rsidR="00000000" w:rsidRPr="00000000">
              <w:rPr>
                <w:sz w:val="22"/>
                <w:szCs w:val="22"/>
                <w:rtl w:val="0"/>
              </w:rPr>
              <w:t xml:space="preserve">Confirmação que o usuário não seja um robô.</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B2">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B3">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1B4">
            <w:pPr>
              <w:rPr/>
            </w:pPr>
            <w:r w:rsidDel="00000000" w:rsidR="00000000" w:rsidRPr="00000000">
              <w:rPr>
                <w:rtl w:val="0"/>
              </w:rPr>
              <w:t xml:space="preserve">1. Realiza o login no sistema.</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2. Seleciona a opção Olá seguido do nome do usuário logado.</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4. Altera as informações desejadas e confirma.</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B9">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3. Apresenta o uma lista com as informações cadastradas do usuário.</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5. Sistema confirma a alteração exibindo a tela perfil_alterado.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BF">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C0">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1C1">
            <w:pPr>
              <w:ind w:left="0" w:firstLine="0"/>
              <w:rPr/>
            </w:pPr>
            <w:r w:rsidDel="00000000" w:rsidR="00000000" w:rsidRPr="00000000">
              <w:rPr>
                <w:rtl w:val="0"/>
              </w:rPr>
              <w:t xml:space="preserve">1. Realiza o login no sistema.</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t xml:space="preserve">2. Seleciona a opção do menu Friends.</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 xml:space="preserve">4. Seleciona o friend q deseja alterar as informações.</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 xml:space="preserve">6. Seleciona a opção de alterar.</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t xml:space="preserve">8. Realiza as alterações e finaliza em “salvar”.</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CA">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3. O sistema exibe os friends cadastrados no sistema.</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5. O sistema exibe as informações cadastradas do friend selecionado.</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7. O sistema permite alterações nos campos.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8. O sistema confirma a alteração exibindo a tela perfil_alterado.</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9. Se o sistema não conseguir realizar a alteração por qualquer motivo, exibir a tela de perfil_nao_alterado.</w:t>
            </w:r>
          </w:p>
          <w:p w:rsidR="00000000" w:rsidDel="00000000" w:rsidP="00000000" w:rsidRDefault="00000000" w:rsidRPr="00000000" w14:paraId="000001D6">
            <w:pPr>
              <w:rPr/>
            </w:pPr>
            <w:r w:rsidDel="00000000" w:rsidR="00000000" w:rsidRPr="00000000">
              <w:rPr>
                <w:rtl w:val="0"/>
              </w:rPr>
            </w:r>
          </w:p>
        </w:tc>
      </w:tr>
    </w:tbl>
    <w:p w:rsidR="00000000" w:rsidDel="00000000" w:rsidP="00000000" w:rsidRDefault="00000000" w:rsidRPr="00000000" w14:paraId="000001D7">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1D8">
      <w:pPr>
        <w:pStyle w:val="Heading5"/>
        <w:keepNext w:val="1"/>
        <w:spacing w:after="120" w:before="240" w:lineRule="auto"/>
        <w:rPr/>
      </w:pPr>
      <w:bookmarkStart w:colFirst="0" w:colLast="0" w:name="_rbct6a70p1w1" w:id="69"/>
      <w:bookmarkEnd w:id="69"/>
      <w:r w:rsidDel="00000000" w:rsidR="00000000" w:rsidRPr="00000000">
        <w:rPr>
          <w:rtl w:val="0"/>
        </w:rPr>
        <w:t xml:space="preserve">[RF004] Excluir Friend/ Se descadastrar do sistema</w:t>
      </w:r>
    </w:p>
    <w:tbl>
      <w:tblPr>
        <w:tblStyle w:val="Table4"/>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1D9">
            <w:pPr>
              <w:rPr>
                <w:color w:val="ffffff"/>
                <w:sz w:val="24"/>
                <w:szCs w:val="24"/>
              </w:rPr>
            </w:pPr>
            <w:r w:rsidDel="00000000" w:rsidR="00000000" w:rsidRPr="00000000">
              <w:rPr>
                <w:b w:val="1"/>
                <w:color w:val="ffffff"/>
                <w:sz w:val="24"/>
                <w:szCs w:val="24"/>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1DA">
            <w:pPr>
              <w:rPr>
                <w:color w:val="ffffff"/>
                <w:sz w:val="24"/>
                <w:szCs w:val="24"/>
              </w:rPr>
            </w:pPr>
            <w:r w:rsidDel="00000000" w:rsidR="00000000" w:rsidRPr="00000000">
              <w:rPr>
                <w:b w:val="1"/>
                <w:color w:val="ffffff"/>
                <w:sz w:val="24"/>
                <w:szCs w:val="24"/>
                <w:rtl w:val="0"/>
              </w:rPr>
              <w:t xml:space="preserve">Excluir um friend cadastrado no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DC">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DD">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DF">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E0">
            <w:pPr>
              <w:rPr/>
            </w:pPr>
            <w:r w:rsidDel="00000000" w:rsidR="00000000" w:rsidRPr="00000000">
              <w:rPr>
                <w:rtl w:val="0"/>
              </w:rPr>
              <w:t xml:space="preserve">Friend,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E2">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E3">
            <w:pPr>
              <w:rPr/>
            </w:pPr>
            <w:r w:rsidDel="00000000" w:rsidR="00000000" w:rsidRPr="00000000">
              <w:rPr>
                <w:rtl w:val="0"/>
              </w:rPr>
              <w:t xml:space="preserve">Um friend deseja excluir o seu cadastro do sistema, deve acessar o seu perfil e confirmar a exclusão no botão “excluir cadastro”.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E5">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E6">
            <w:pPr>
              <w:rPr/>
            </w:pPr>
            <w:r w:rsidDel="00000000" w:rsidR="00000000" w:rsidRPr="00000000">
              <w:rPr>
                <w:rtl w:val="0"/>
              </w:rPr>
              <w:t xml:space="preserve">O aluno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E8">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E9">
            <w:pPr>
              <w:rPr/>
            </w:pPr>
            <w:r w:rsidDel="00000000" w:rsidR="00000000" w:rsidRPr="00000000">
              <w:rPr>
                <w:rtl w:val="0"/>
              </w:rPr>
              <w:t xml:space="preserve">O sistema deverá encerrar a sessão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EB">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EC">
            <w:pPr>
              <w:rPr/>
            </w:pPr>
            <w:r w:rsidDel="00000000" w:rsidR="00000000" w:rsidRPr="00000000">
              <w:rPr>
                <w:b w:val="1"/>
                <w:rtl w:val="0"/>
              </w:rPr>
              <w:t xml:space="preserve">home_autenticado, friend, perfil, perfil_removido, login.</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EE">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1EF">
            <w:pPr>
              <w:spacing w:after="60" w:before="60" w:lineRule="auto"/>
              <w:jc w:val="both"/>
              <w:rPr>
                <w:sz w:val="22"/>
                <w:szCs w:val="22"/>
              </w:rPr>
            </w:pPr>
            <w:r w:rsidDel="00000000" w:rsidR="00000000" w:rsidRPr="00000000">
              <w:rPr>
                <w:b w:val="1"/>
                <w:sz w:val="22"/>
                <w:szCs w:val="22"/>
                <w:rtl w:val="0"/>
              </w:rPr>
              <w:t xml:space="preserve">Entidade Friend/SisAdmin:</w:t>
            </w:r>
            <w:r w:rsidDel="00000000" w:rsidR="00000000" w:rsidRPr="00000000">
              <w:rPr>
                <w:rtl w:val="0"/>
              </w:rPr>
            </w:r>
          </w:p>
          <w:p w:rsidR="00000000" w:rsidDel="00000000" w:rsidP="00000000" w:rsidRDefault="00000000" w:rsidRPr="00000000" w14:paraId="000001F0">
            <w:pPr>
              <w:spacing w:after="60" w:before="60" w:lineRule="auto"/>
              <w:ind w:left="261" w:firstLine="0"/>
              <w:jc w:val="both"/>
              <w:rPr>
                <w:sz w:val="22"/>
                <w:szCs w:val="22"/>
                <w:u w:val="single"/>
              </w:rPr>
            </w:pPr>
            <w:r w:rsidDel="00000000" w:rsidR="00000000" w:rsidRPr="00000000">
              <w:rPr>
                <w:sz w:val="22"/>
                <w:szCs w:val="22"/>
                <w:rtl w:val="0"/>
              </w:rPr>
              <w:t xml:space="preserve">Botão excluir cadastro.</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F3">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F4">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1F5">
            <w:pPr>
              <w:rPr/>
            </w:pPr>
            <w:r w:rsidDel="00000000" w:rsidR="00000000" w:rsidRPr="00000000">
              <w:rPr>
                <w:rtl w:val="0"/>
              </w:rPr>
              <w:t xml:space="preserve">1. Realiza o login no sistema.</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2. Seleciona a opção de cancelamento de disciplinas.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4. Seleciona a disciplina desejada para cancelamento.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1FA">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3. Apresenta as disciplinas que estão aptas a serem canceladas.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5. Sistema confirma o cancelamento.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00">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01">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02">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t xml:space="preserve">1. Caso ocorra um erro no login o sistema emitirá a seguinte mensagem: “Falha no login”.</w:t>
            </w:r>
          </w:p>
          <w:p w:rsidR="00000000" w:rsidDel="00000000" w:rsidP="00000000" w:rsidRDefault="00000000" w:rsidRPr="00000000" w14:paraId="00000204">
            <w:pPr>
              <w:rPr/>
            </w:pPr>
            <w:r w:rsidDel="00000000" w:rsidR="00000000" w:rsidRPr="00000000">
              <w:rPr>
                <w:rtl w:val="0"/>
              </w:rPr>
              <w:t xml:space="preserve">3. Se não há nenhuma disciplina apta a ser cancelada, o sistema reporta ao usuário.</w:t>
            </w:r>
          </w:p>
        </w:tc>
      </w:tr>
    </w:tbl>
    <w:p w:rsidR="00000000" w:rsidDel="00000000" w:rsidP="00000000" w:rsidRDefault="00000000" w:rsidRPr="00000000" w14:paraId="00000205">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06">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07">
      <w:pPr>
        <w:pStyle w:val="Heading3"/>
        <w:numPr>
          <w:ilvl w:val="1"/>
          <w:numId w:val="6"/>
        </w:numPr>
        <w:rPr>
          <w:rFonts w:ascii="Arial" w:cs="Arial" w:eastAsia="Arial" w:hAnsi="Arial"/>
          <w:b w:val="1"/>
          <w:sz w:val="28"/>
          <w:szCs w:val="28"/>
        </w:rPr>
      </w:pPr>
      <w:bookmarkStart w:colFirst="0" w:colLast="0" w:name="_ef5bcldopk0i" w:id="70"/>
      <w:bookmarkEnd w:id="70"/>
      <w:r w:rsidDel="00000000" w:rsidR="00000000" w:rsidRPr="00000000">
        <w:rPr>
          <w:rtl w:val="0"/>
        </w:rPr>
        <w:t xml:space="preserve">Requisitos do SisAdmin</w:t>
      </w:r>
    </w:p>
    <w:p w:rsidR="00000000" w:rsidDel="00000000" w:rsidP="00000000" w:rsidRDefault="00000000" w:rsidRPr="00000000" w14:paraId="00000208">
      <w:pPr>
        <w:spacing w:after="60" w:before="60" w:lineRule="auto"/>
        <w:ind w:left="0" w:firstLine="0"/>
        <w:jc w:val="both"/>
        <w:rPr>
          <w:sz w:val="22"/>
          <w:szCs w:val="22"/>
        </w:rPr>
      </w:pPr>
      <w:r w:rsidDel="00000000" w:rsidR="00000000" w:rsidRPr="00000000">
        <w:rPr>
          <w:rtl w:val="0"/>
        </w:rPr>
      </w:r>
    </w:p>
    <w:p w:rsidR="00000000" w:rsidDel="00000000" w:rsidP="00000000" w:rsidRDefault="00000000" w:rsidRPr="00000000" w14:paraId="00000209">
      <w:pPr>
        <w:pStyle w:val="Heading5"/>
        <w:keepNext w:val="1"/>
        <w:spacing w:after="120" w:before="240" w:lineRule="auto"/>
        <w:rPr/>
      </w:pPr>
      <w:bookmarkStart w:colFirst="0" w:colLast="0" w:name="_4fuvdvz6msb0" w:id="71"/>
      <w:bookmarkEnd w:id="71"/>
      <w:r w:rsidDel="00000000" w:rsidR="00000000" w:rsidRPr="00000000">
        <w:rPr>
          <w:rtl w:val="0"/>
        </w:rPr>
        <w:t xml:space="preserve">[RF005] &lt;Nome de outro caso de uso&gt;</w:t>
      </w:r>
    </w:p>
    <w:tbl>
      <w:tblPr>
        <w:tblStyle w:val="Table5"/>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20A">
            <w:pPr>
              <w:rPr>
                <w:color w:val="ffffff"/>
                <w:sz w:val="24"/>
                <w:szCs w:val="24"/>
              </w:rPr>
            </w:pPr>
            <w:r w:rsidDel="00000000" w:rsidR="00000000" w:rsidRPr="00000000">
              <w:rPr>
                <w:b w:val="1"/>
                <w:color w:val="ffffff"/>
                <w:sz w:val="24"/>
                <w:szCs w:val="24"/>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20B">
            <w:pPr>
              <w:rPr>
                <w:color w:val="ffffff"/>
                <w:sz w:val="24"/>
                <w:szCs w:val="24"/>
              </w:rPr>
            </w:pPr>
            <w:r w:rsidDel="00000000" w:rsidR="00000000" w:rsidRPr="00000000">
              <w:rPr>
                <w:b w:val="1"/>
                <w:color w:val="ffffff"/>
                <w:sz w:val="24"/>
                <w:szCs w:val="24"/>
                <w:rtl w:val="0"/>
              </w:rPr>
              <w:t xml:space="preserve">Realizar cancelamento de disciplina.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0D">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0E">
            <w:pPr>
              <w:rPr/>
            </w:pPr>
            <w:r w:rsidDel="00000000" w:rsidR="00000000" w:rsidRPr="00000000">
              <w:rPr>
                <w:rtl w:val="0"/>
              </w:rPr>
              <w:t xml:space="preserve">(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10">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11">
            <w:pPr>
              <w:rPr/>
            </w:pPr>
            <w:r w:rsidDel="00000000" w:rsidR="00000000" w:rsidRPr="00000000">
              <w:rPr>
                <w:rtl w:val="0"/>
              </w:rPr>
              <w:t xml:space="preserve">Aluno.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13">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14">
            <w:pPr>
              <w:rPr/>
            </w:pPr>
            <w:r w:rsidDel="00000000" w:rsidR="00000000" w:rsidRPr="00000000">
              <w:rPr>
                <w:rtl w:val="0"/>
              </w:rPr>
              <w:t xml:space="preserve">Um aluno que esteja acessando o SIG pode efetuar o cancelamento de alguma disciplina que esteja cursando no corrente período.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16">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17">
            <w:pPr>
              <w:rPr/>
            </w:pPr>
            <w:r w:rsidDel="00000000" w:rsidR="00000000" w:rsidRPr="00000000">
              <w:rPr>
                <w:rtl w:val="0"/>
              </w:rPr>
              <w:t xml:space="preserve">O aluno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19">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1A">
            <w:pPr>
              <w:rPr/>
            </w:pPr>
            <w:r w:rsidDel="00000000" w:rsidR="00000000" w:rsidRPr="00000000">
              <w:rPr>
                <w:rtl w:val="0"/>
              </w:rPr>
              <w:t xml:space="preserve">O sistema deverá encerrar a conexão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1C">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1D">
            <w:pPr>
              <w:rPr/>
            </w:pPr>
            <w:r w:rsidDel="00000000" w:rsidR="00000000" w:rsidRPr="00000000">
              <w:rPr>
                <w:b w:val="1"/>
                <w:rtl w:val="0"/>
              </w:rPr>
              <w:t xml:space="preserve">I001, I003, I012 &lt;ou inserir o nome das interfaces&gt;</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1F">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20">
            <w:pPr>
              <w:spacing w:after="60" w:before="60" w:lineRule="auto"/>
              <w:jc w:val="both"/>
              <w:rPr>
                <w:sz w:val="22"/>
                <w:szCs w:val="22"/>
              </w:rPr>
            </w:pPr>
            <w:r w:rsidDel="00000000" w:rsidR="00000000" w:rsidRPr="00000000">
              <w:rPr>
                <w:b w:val="1"/>
                <w:sz w:val="22"/>
                <w:szCs w:val="22"/>
                <w:rtl w:val="0"/>
              </w:rPr>
              <w:t xml:space="preserve">Entidade Cliente:</w:t>
            </w:r>
            <w:r w:rsidDel="00000000" w:rsidR="00000000" w:rsidRPr="00000000">
              <w:rPr>
                <w:rtl w:val="0"/>
              </w:rPr>
            </w:r>
          </w:p>
          <w:p w:rsidR="00000000" w:rsidDel="00000000" w:rsidP="00000000" w:rsidRDefault="00000000" w:rsidRPr="00000000" w14:paraId="00000221">
            <w:pPr>
              <w:spacing w:after="60" w:before="60" w:lineRule="auto"/>
              <w:ind w:left="261" w:firstLine="0"/>
              <w:jc w:val="both"/>
              <w:rPr>
                <w:sz w:val="22"/>
                <w:szCs w:val="22"/>
              </w:rPr>
            </w:pPr>
            <w:r w:rsidDel="00000000" w:rsidR="00000000" w:rsidRPr="00000000">
              <w:rPr>
                <w:sz w:val="22"/>
                <w:szCs w:val="22"/>
                <w:rtl w:val="0"/>
              </w:rPr>
              <w:t xml:space="preserve">Nome: Deve possuir 50 caracteres</w:t>
            </w:r>
          </w:p>
          <w:p w:rsidR="00000000" w:rsidDel="00000000" w:rsidP="00000000" w:rsidRDefault="00000000" w:rsidRPr="00000000" w14:paraId="00000222">
            <w:pPr>
              <w:spacing w:after="60" w:before="60" w:lineRule="auto"/>
              <w:ind w:left="261" w:firstLine="0"/>
              <w:jc w:val="both"/>
              <w:rPr>
                <w:sz w:val="22"/>
                <w:szCs w:val="22"/>
              </w:rPr>
            </w:pPr>
            <w:r w:rsidDel="00000000" w:rsidR="00000000" w:rsidRPr="00000000">
              <w:rPr>
                <w:sz w:val="22"/>
                <w:szCs w:val="22"/>
                <w:rtl w:val="0"/>
              </w:rPr>
              <w:t xml:space="preserve">CPF: Deve ser um CPF válido e a entrada pode ser feita com ou sem os pontos e hífen</w:t>
            </w:r>
          </w:p>
          <w:p w:rsidR="00000000" w:rsidDel="00000000" w:rsidP="00000000" w:rsidRDefault="00000000" w:rsidRPr="00000000" w14:paraId="00000223">
            <w:pPr>
              <w:spacing w:after="60" w:before="60" w:lineRule="auto"/>
              <w:ind w:left="261" w:firstLine="0"/>
              <w:jc w:val="both"/>
              <w:rPr>
                <w:sz w:val="22"/>
                <w:szCs w:val="22"/>
              </w:rPr>
            </w:pPr>
            <w:r w:rsidDel="00000000" w:rsidR="00000000" w:rsidRPr="00000000">
              <w:rPr>
                <w:sz w:val="22"/>
                <w:szCs w:val="22"/>
                <w:rtl w:val="0"/>
              </w:rPr>
              <w:t xml:space="preserve">Placa do Carro: Deve estar no formato de 3 letras + 4 números</w:t>
            </w:r>
          </w:p>
          <w:p w:rsidR="00000000" w:rsidDel="00000000" w:rsidP="00000000" w:rsidRDefault="00000000" w:rsidRPr="00000000" w14:paraId="00000224">
            <w:pPr>
              <w:spacing w:after="60" w:before="60" w:lineRule="auto"/>
              <w:ind w:left="261" w:firstLine="0"/>
              <w:jc w:val="both"/>
              <w:rPr>
                <w:sz w:val="22"/>
                <w:szCs w:val="22"/>
                <w:u w:val="single"/>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27">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28">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229">
            <w:pPr>
              <w:rPr/>
            </w:pPr>
            <w:r w:rsidDel="00000000" w:rsidR="00000000" w:rsidRPr="00000000">
              <w:rPr>
                <w:rtl w:val="0"/>
              </w:rPr>
              <w:t xml:space="preserve">1. Realiza o login no sistema.</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2. Seleciona a opção de cancelamento de disciplinas.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4. Seleciona a disciplina desejada para cancelamento.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2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3. Apresenta as disciplinas que estão aptas a serem canceladas.</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5. Sistema confirma o cancelamento.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34">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35">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36">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37">
            <w:pPr>
              <w:rPr/>
            </w:pPr>
            <w:r w:rsidDel="00000000" w:rsidR="00000000" w:rsidRPr="00000000">
              <w:rPr>
                <w:rtl w:val="0"/>
              </w:rPr>
              <w:t xml:space="preserve">1. Caso ocorra um erro no login o sistema emitirá a seguinte mensagem: “Falha no login”.</w:t>
            </w:r>
          </w:p>
          <w:p w:rsidR="00000000" w:rsidDel="00000000" w:rsidP="00000000" w:rsidRDefault="00000000" w:rsidRPr="00000000" w14:paraId="00000238">
            <w:pPr>
              <w:rPr/>
            </w:pPr>
            <w:r w:rsidDel="00000000" w:rsidR="00000000" w:rsidRPr="00000000">
              <w:rPr>
                <w:rtl w:val="0"/>
              </w:rPr>
              <w:t xml:space="preserve">3. Se não há nenhuma disciplina apta a ser cancelada, o sistema reporta ao usuário.</w:t>
            </w:r>
          </w:p>
        </w:tc>
      </w:tr>
    </w:tbl>
    <w:p w:rsidR="00000000" w:rsidDel="00000000" w:rsidP="00000000" w:rsidRDefault="00000000" w:rsidRPr="00000000" w14:paraId="00000239">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3A">
      <w:pPr>
        <w:pStyle w:val="Heading5"/>
        <w:keepNext w:val="1"/>
        <w:spacing w:after="120" w:before="240" w:lineRule="auto"/>
        <w:rPr/>
      </w:pPr>
      <w:bookmarkStart w:colFirst="0" w:colLast="0" w:name="_ruyi8dep77ib" w:id="72"/>
      <w:bookmarkEnd w:id="72"/>
      <w:r w:rsidDel="00000000" w:rsidR="00000000" w:rsidRPr="00000000">
        <w:rPr>
          <w:rtl w:val="0"/>
        </w:rPr>
        <w:t xml:space="preserve">[RF006] &lt;Nome de outro caso de uso&gt;</w:t>
      </w:r>
    </w:p>
    <w:tbl>
      <w:tblPr>
        <w:tblStyle w:val="Table6"/>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23B">
            <w:pPr>
              <w:rPr>
                <w:color w:val="ffffff"/>
                <w:sz w:val="24"/>
                <w:szCs w:val="24"/>
              </w:rPr>
            </w:pPr>
            <w:r w:rsidDel="00000000" w:rsidR="00000000" w:rsidRPr="00000000">
              <w:rPr>
                <w:b w:val="1"/>
                <w:color w:val="ffffff"/>
                <w:sz w:val="24"/>
                <w:szCs w:val="24"/>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23C">
            <w:pPr>
              <w:rPr>
                <w:color w:val="ffffff"/>
                <w:sz w:val="24"/>
                <w:szCs w:val="24"/>
              </w:rPr>
            </w:pPr>
            <w:r w:rsidDel="00000000" w:rsidR="00000000" w:rsidRPr="00000000">
              <w:rPr>
                <w:b w:val="1"/>
                <w:color w:val="ffffff"/>
                <w:sz w:val="24"/>
                <w:szCs w:val="24"/>
                <w:rtl w:val="0"/>
              </w:rPr>
              <w:t xml:space="preserve">Realizar cancelamento de disciplina.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3E">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3F">
            <w:pPr>
              <w:rPr/>
            </w:pPr>
            <w:r w:rsidDel="00000000" w:rsidR="00000000" w:rsidRPr="00000000">
              <w:rPr>
                <w:rtl w:val="0"/>
              </w:rPr>
              <w:t xml:space="preserve">(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41">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42">
            <w:pPr>
              <w:rPr/>
            </w:pPr>
            <w:r w:rsidDel="00000000" w:rsidR="00000000" w:rsidRPr="00000000">
              <w:rPr>
                <w:rtl w:val="0"/>
              </w:rPr>
              <w:t xml:space="preserve">Aluno.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44">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45">
            <w:pPr>
              <w:rPr/>
            </w:pPr>
            <w:r w:rsidDel="00000000" w:rsidR="00000000" w:rsidRPr="00000000">
              <w:rPr>
                <w:rtl w:val="0"/>
              </w:rPr>
              <w:t xml:space="preserve">Um aluno que esteja acessando o SIG pode efetuar o cancelamento de alguma disciplina que esteja cursando no corrente período.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47">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48">
            <w:pPr>
              <w:rPr/>
            </w:pPr>
            <w:r w:rsidDel="00000000" w:rsidR="00000000" w:rsidRPr="00000000">
              <w:rPr>
                <w:rtl w:val="0"/>
              </w:rPr>
              <w:t xml:space="preserve">O aluno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4A">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4B">
            <w:pPr>
              <w:rPr/>
            </w:pPr>
            <w:r w:rsidDel="00000000" w:rsidR="00000000" w:rsidRPr="00000000">
              <w:rPr>
                <w:rtl w:val="0"/>
              </w:rPr>
              <w:t xml:space="preserve">O sistema deverá encerrar a conexão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4D">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4E">
            <w:pPr>
              <w:rPr/>
            </w:pPr>
            <w:r w:rsidDel="00000000" w:rsidR="00000000" w:rsidRPr="00000000">
              <w:rPr>
                <w:b w:val="1"/>
                <w:rtl w:val="0"/>
              </w:rPr>
              <w:t xml:space="preserve">I001, I003, I012 &lt;ou inserir o nome das interfaces&gt;</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50">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51">
            <w:pPr>
              <w:spacing w:after="60" w:before="60" w:lineRule="auto"/>
              <w:jc w:val="both"/>
              <w:rPr>
                <w:sz w:val="22"/>
                <w:szCs w:val="22"/>
              </w:rPr>
            </w:pPr>
            <w:r w:rsidDel="00000000" w:rsidR="00000000" w:rsidRPr="00000000">
              <w:rPr>
                <w:b w:val="1"/>
                <w:sz w:val="22"/>
                <w:szCs w:val="22"/>
                <w:rtl w:val="0"/>
              </w:rPr>
              <w:t xml:space="preserve">Entidade Cliente:</w:t>
            </w:r>
            <w:r w:rsidDel="00000000" w:rsidR="00000000" w:rsidRPr="00000000">
              <w:rPr>
                <w:rtl w:val="0"/>
              </w:rPr>
            </w:r>
          </w:p>
          <w:p w:rsidR="00000000" w:rsidDel="00000000" w:rsidP="00000000" w:rsidRDefault="00000000" w:rsidRPr="00000000" w14:paraId="00000252">
            <w:pPr>
              <w:spacing w:after="60" w:before="60" w:lineRule="auto"/>
              <w:ind w:left="261" w:firstLine="0"/>
              <w:jc w:val="both"/>
              <w:rPr>
                <w:sz w:val="22"/>
                <w:szCs w:val="22"/>
              </w:rPr>
            </w:pPr>
            <w:r w:rsidDel="00000000" w:rsidR="00000000" w:rsidRPr="00000000">
              <w:rPr>
                <w:sz w:val="22"/>
                <w:szCs w:val="22"/>
                <w:rtl w:val="0"/>
              </w:rPr>
              <w:t xml:space="preserve">Nome: Deve possuir 50 caracteres</w:t>
            </w:r>
          </w:p>
          <w:p w:rsidR="00000000" w:rsidDel="00000000" w:rsidP="00000000" w:rsidRDefault="00000000" w:rsidRPr="00000000" w14:paraId="00000253">
            <w:pPr>
              <w:spacing w:after="60" w:before="60" w:lineRule="auto"/>
              <w:ind w:left="261" w:firstLine="0"/>
              <w:jc w:val="both"/>
              <w:rPr>
                <w:sz w:val="22"/>
                <w:szCs w:val="22"/>
              </w:rPr>
            </w:pPr>
            <w:r w:rsidDel="00000000" w:rsidR="00000000" w:rsidRPr="00000000">
              <w:rPr>
                <w:sz w:val="22"/>
                <w:szCs w:val="22"/>
                <w:rtl w:val="0"/>
              </w:rPr>
              <w:t xml:space="preserve">CPF: Deve ser um CPF válido e a entrada pode ser feita com ou sem os pontos e hífen</w:t>
            </w:r>
          </w:p>
          <w:p w:rsidR="00000000" w:rsidDel="00000000" w:rsidP="00000000" w:rsidRDefault="00000000" w:rsidRPr="00000000" w14:paraId="00000254">
            <w:pPr>
              <w:spacing w:after="60" w:before="60" w:lineRule="auto"/>
              <w:ind w:left="261" w:firstLine="0"/>
              <w:jc w:val="both"/>
              <w:rPr>
                <w:sz w:val="22"/>
                <w:szCs w:val="22"/>
              </w:rPr>
            </w:pPr>
            <w:r w:rsidDel="00000000" w:rsidR="00000000" w:rsidRPr="00000000">
              <w:rPr>
                <w:sz w:val="22"/>
                <w:szCs w:val="22"/>
                <w:rtl w:val="0"/>
              </w:rPr>
              <w:t xml:space="preserve">Placa do Carro: Deve estar no formato de 3 letras + 4 números</w:t>
            </w:r>
          </w:p>
          <w:p w:rsidR="00000000" w:rsidDel="00000000" w:rsidP="00000000" w:rsidRDefault="00000000" w:rsidRPr="00000000" w14:paraId="00000255">
            <w:pPr>
              <w:spacing w:after="60" w:before="60" w:lineRule="auto"/>
              <w:ind w:left="261" w:firstLine="0"/>
              <w:jc w:val="both"/>
              <w:rPr>
                <w:sz w:val="22"/>
                <w:szCs w:val="22"/>
                <w:u w:val="single"/>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58">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59">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25A">
            <w:pPr>
              <w:rPr/>
            </w:pPr>
            <w:r w:rsidDel="00000000" w:rsidR="00000000" w:rsidRPr="00000000">
              <w:rPr>
                <w:rtl w:val="0"/>
              </w:rPr>
              <w:t xml:space="preserve">1. Realiza o login no sistema.</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2. Seleciona a opção de cancelamento de disciplinas.</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4. Seleciona a disciplina desejada para cancelamento.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5F">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3. Apresenta as disciplinas que estão aptas a serem canceladas.</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5. Sistema confirma o cancelamento.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65">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66">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67">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68">
            <w:pPr>
              <w:rPr/>
            </w:pPr>
            <w:r w:rsidDel="00000000" w:rsidR="00000000" w:rsidRPr="00000000">
              <w:rPr>
                <w:rtl w:val="0"/>
              </w:rPr>
              <w:t xml:space="preserve">1. Caso ocorra um erro no login o sistema emitirá a seguinte mensagem: “Falha no login”.</w:t>
            </w:r>
          </w:p>
          <w:p w:rsidR="00000000" w:rsidDel="00000000" w:rsidP="00000000" w:rsidRDefault="00000000" w:rsidRPr="00000000" w14:paraId="00000269">
            <w:pPr>
              <w:rPr/>
            </w:pPr>
            <w:r w:rsidDel="00000000" w:rsidR="00000000" w:rsidRPr="00000000">
              <w:rPr>
                <w:rtl w:val="0"/>
              </w:rPr>
              <w:t xml:space="preserve">3. Se não há nenhuma disciplina apta a ser cancelada, o sistema reporta ao usuário.</w:t>
            </w:r>
          </w:p>
        </w:tc>
      </w:tr>
    </w:tbl>
    <w:p w:rsidR="00000000" w:rsidDel="00000000" w:rsidP="00000000" w:rsidRDefault="00000000" w:rsidRPr="00000000" w14:paraId="0000026A">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6B">
      <w:pPr>
        <w:pStyle w:val="Heading5"/>
        <w:keepNext w:val="1"/>
        <w:spacing w:after="120" w:before="240" w:lineRule="auto"/>
        <w:rPr/>
      </w:pPr>
      <w:bookmarkStart w:colFirst="0" w:colLast="0" w:name="_eennkjx6bpg5" w:id="73"/>
      <w:bookmarkEnd w:id="73"/>
      <w:r w:rsidDel="00000000" w:rsidR="00000000" w:rsidRPr="00000000">
        <w:rPr>
          <w:rtl w:val="0"/>
        </w:rPr>
        <w:t xml:space="preserve">[RF007] &lt;Nome de outro caso de uso&gt;</w:t>
      </w:r>
    </w:p>
    <w:tbl>
      <w:tblPr>
        <w:tblStyle w:val="Table7"/>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26C">
            <w:pPr>
              <w:rPr>
                <w:color w:val="ffffff"/>
                <w:sz w:val="24"/>
                <w:szCs w:val="24"/>
              </w:rPr>
            </w:pPr>
            <w:r w:rsidDel="00000000" w:rsidR="00000000" w:rsidRPr="00000000">
              <w:rPr>
                <w:b w:val="1"/>
                <w:color w:val="ffffff"/>
                <w:sz w:val="24"/>
                <w:szCs w:val="24"/>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26D">
            <w:pPr>
              <w:rPr>
                <w:color w:val="ffffff"/>
                <w:sz w:val="24"/>
                <w:szCs w:val="24"/>
              </w:rPr>
            </w:pPr>
            <w:r w:rsidDel="00000000" w:rsidR="00000000" w:rsidRPr="00000000">
              <w:rPr>
                <w:b w:val="1"/>
                <w:color w:val="ffffff"/>
                <w:sz w:val="24"/>
                <w:szCs w:val="24"/>
                <w:rtl w:val="0"/>
              </w:rPr>
              <w:t xml:space="preserve">Realizar cancelamento de disciplina.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6F">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70">
            <w:pPr>
              <w:rPr/>
            </w:pPr>
            <w:r w:rsidDel="00000000" w:rsidR="00000000" w:rsidRPr="00000000">
              <w:rPr>
                <w:rtl w:val="0"/>
              </w:rPr>
              <w:t xml:space="preserve">(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72">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73">
            <w:pPr>
              <w:rPr/>
            </w:pPr>
            <w:r w:rsidDel="00000000" w:rsidR="00000000" w:rsidRPr="00000000">
              <w:rPr>
                <w:rtl w:val="0"/>
              </w:rPr>
              <w:t xml:space="preserve">Aluno.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75">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76">
            <w:pPr>
              <w:rPr/>
            </w:pPr>
            <w:r w:rsidDel="00000000" w:rsidR="00000000" w:rsidRPr="00000000">
              <w:rPr>
                <w:rtl w:val="0"/>
              </w:rPr>
              <w:t xml:space="preserve">Um aluno que esteja acessando o SIG pode efetuar o cancelamento de alguma disciplina que esteja cursando no corrente período.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78">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79">
            <w:pPr>
              <w:rPr/>
            </w:pPr>
            <w:r w:rsidDel="00000000" w:rsidR="00000000" w:rsidRPr="00000000">
              <w:rPr>
                <w:rtl w:val="0"/>
              </w:rPr>
              <w:t xml:space="preserve">O aluno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7B">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7C">
            <w:pPr>
              <w:rPr/>
            </w:pPr>
            <w:r w:rsidDel="00000000" w:rsidR="00000000" w:rsidRPr="00000000">
              <w:rPr>
                <w:rtl w:val="0"/>
              </w:rPr>
              <w:t xml:space="preserve">O sistema deverá encerrar a conexão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7E">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7F">
            <w:pPr>
              <w:rPr/>
            </w:pPr>
            <w:r w:rsidDel="00000000" w:rsidR="00000000" w:rsidRPr="00000000">
              <w:rPr>
                <w:b w:val="1"/>
                <w:rtl w:val="0"/>
              </w:rPr>
              <w:t xml:space="preserve">I001, I003, I012 &lt;ou inserir o nome das interfaces&gt;</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81">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82">
            <w:pPr>
              <w:spacing w:after="60" w:before="60" w:lineRule="auto"/>
              <w:jc w:val="both"/>
              <w:rPr>
                <w:sz w:val="22"/>
                <w:szCs w:val="22"/>
              </w:rPr>
            </w:pPr>
            <w:r w:rsidDel="00000000" w:rsidR="00000000" w:rsidRPr="00000000">
              <w:rPr>
                <w:b w:val="1"/>
                <w:sz w:val="22"/>
                <w:szCs w:val="22"/>
                <w:rtl w:val="0"/>
              </w:rPr>
              <w:t xml:space="preserve">Entidade Cliente:</w:t>
            </w:r>
            <w:r w:rsidDel="00000000" w:rsidR="00000000" w:rsidRPr="00000000">
              <w:rPr>
                <w:rtl w:val="0"/>
              </w:rPr>
            </w:r>
          </w:p>
          <w:p w:rsidR="00000000" w:rsidDel="00000000" w:rsidP="00000000" w:rsidRDefault="00000000" w:rsidRPr="00000000" w14:paraId="00000283">
            <w:pPr>
              <w:spacing w:after="60" w:before="60" w:lineRule="auto"/>
              <w:ind w:left="261" w:firstLine="0"/>
              <w:jc w:val="both"/>
              <w:rPr>
                <w:sz w:val="22"/>
                <w:szCs w:val="22"/>
              </w:rPr>
            </w:pPr>
            <w:r w:rsidDel="00000000" w:rsidR="00000000" w:rsidRPr="00000000">
              <w:rPr>
                <w:sz w:val="22"/>
                <w:szCs w:val="22"/>
                <w:rtl w:val="0"/>
              </w:rPr>
              <w:t xml:space="preserve">Nome: Deve possuir 50 caracteres</w:t>
            </w:r>
          </w:p>
          <w:p w:rsidR="00000000" w:rsidDel="00000000" w:rsidP="00000000" w:rsidRDefault="00000000" w:rsidRPr="00000000" w14:paraId="00000284">
            <w:pPr>
              <w:spacing w:after="60" w:before="60" w:lineRule="auto"/>
              <w:ind w:left="261" w:firstLine="0"/>
              <w:jc w:val="both"/>
              <w:rPr>
                <w:sz w:val="22"/>
                <w:szCs w:val="22"/>
              </w:rPr>
            </w:pPr>
            <w:r w:rsidDel="00000000" w:rsidR="00000000" w:rsidRPr="00000000">
              <w:rPr>
                <w:sz w:val="22"/>
                <w:szCs w:val="22"/>
                <w:rtl w:val="0"/>
              </w:rPr>
              <w:t xml:space="preserve">CPF: Deve ser um CPF válido e a entrada pode ser feita com ou sem os pontos e hífen</w:t>
            </w:r>
          </w:p>
          <w:p w:rsidR="00000000" w:rsidDel="00000000" w:rsidP="00000000" w:rsidRDefault="00000000" w:rsidRPr="00000000" w14:paraId="00000285">
            <w:pPr>
              <w:spacing w:after="60" w:before="60" w:lineRule="auto"/>
              <w:ind w:left="261" w:firstLine="0"/>
              <w:jc w:val="both"/>
              <w:rPr>
                <w:sz w:val="22"/>
                <w:szCs w:val="22"/>
              </w:rPr>
            </w:pPr>
            <w:r w:rsidDel="00000000" w:rsidR="00000000" w:rsidRPr="00000000">
              <w:rPr>
                <w:sz w:val="22"/>
                <w:szCs w:val="22"/>
                <w:rtl w:val="0"/>
              </w:rPr>
              <w:t xml:space="preserve">Placa do Carro: Deve estar no formato de 3 letras + 4 números</w:t>
            </w:r>
          </w:p>
          <w:p w:rsidR="00000000" w:rsidDel="00000000" w:rsidP="00000000" w:rsidRDefault="00000000" w:rsidRPr="00000000" w14:paraId="00000286">
            <w:pPr>
              <w:spacing w:after="60" w:before="60" w:lineRule="auto"/>
              <w:ind w:left="261" w:firstLine="0"/>
              <w:jc w:val="both"/>
              <w:rPr>
                <w:sz w:val="22"/>
                <w:szCs w:val="22"/>
                <w:u w:val="single"/>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89">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8A">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28B">
            <w:pPr>
              <w:rPr/>
            </w:pPr>
            <w:r w:rsidDel="00000000" w:rsidR="00000000" w:rsidRPr="00000000">
              <w:rPr>
                <w:rtl w:val="0"/>
              </w:rPr>
              <w:t xml:space="preserve">1. Realiza o login no sistema.</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2. Seleciona a opção de cancelamento de disciplinas.</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4. Seleciona a disciplina desejada para cancelamento.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90">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3. Apresenta as disciplinas que estão aptas a serem canceladas.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5. Sistema confirma o cancelamento.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96">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97">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98">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99">
            <w:pPr>
              <w:rPr/>
            </w:pPr>
            <w:r w:rsidDel="00000000" w:rsidR="00000000" w:rsidRPr="00000000">
              <w:rPr>
                <w:rtl w:val="0"/>
              </w:rPr>
              <w:t xml:space="preserve">1. Caso ocorra um erro no login o sistema emitirá a seguinte mensagem: “Falha no login”.</w:t>
            </w:r>
          </w:p>
          <w:p w:rsidR="00000000" w:rsidDel="00000000" w:rsidP="00000000" w:rsidRDefault="00000000" w:rsidRPr="00000000" w14:paraId="0000029A">
            <w:pPr>
              <w:rPr/>
            </w:pPr>
            <w:r w:rsidDel="00000000" w:rsidR="00000000" w:rsidRPr="00000000">
              <w:rPr>
                <w:rtl w:val="0"/>
              </w:rPr>
              <w:t xml:space="preserve">3. Se não há nenhuma disciplina apta a ser cancelada, o sistema reporta ao usuário.</w:t>
            </w:r>
          </w:p>
        </w:tc>
      </w:tr>
    </w:tbl>
    <w:p w:rsidR="00000000" w:rsidDel="00000000" w:rsidP="00000000" w:rsidRDefault="00000000" w:rsidRPr="00000000" w14:paraId="0000029B">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9C">
      <w:pPr>
        <w:pStyle w:val="Heading5"/>
        <w:keepNext w:val="1"/>
        <w:spacing w:after="120" w:before="240" w:lineRule="auto"/>
        <w:rPr/>
      </w:pPr>
      <w:bookmarkStart w:colFirst="0" w:colLast="0" w:name="_x33n0pu8dh7n" w:id="74"/>
      <w:bookmarkEnd w:id="74"/>
      <w:r w:rsidDel="00000000" w:rsidR="00000000" w:rsidRPr="00000000">
        <w:rPr>
          <w:rtl w:val="0"/>
        </w:rPr>
        <w:t xml:space="preserve">[RF008] &lt;Nome de outro caso de uso&gt;</w:t>
      </w:r>
    </w:p>
    <w:tbl>
      <w:tblPr>
        <w:tblStyle w:val="Table8"/>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29D">
            <w:pPr>
              <w:rPr>
                <w:color w:val="ffffff"/>
                <w:sz w:val="24"/>
                <w:szCs w:val="24"/>
              </w:rPr>
            </w:pPr>
            <w:r w:rsidDel="00000000" w:rsidR="00000000" w:rsidRPr="00000000">
              <w:rPr>
                <w:b w:val="1"/>
                <w:color w:val="ffffff"/>
                <w:sz w:val="24"/>
                <w:szCs w:val="24"/>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29E">
            <w:pPr>
              <w:rPr>
                <w:color w:val="ffffff"/>
                <w:sz w:val="24"/>
                <w:szCs w:val="24"/>
              </w:rPr>
            </w:pPr>
            <w:r w:rsidDel="00000000" w:rsidR="00000000" w:rsidRPr="00000000">
              <w:rPr>
                <w:b w:val="1"/>
                <w:color w:val="ffffff"/>
                <w:sz w:val="24"/>
                <w:szCs w:val="24"/>
                <w:rtl w:val="0"/>
              </w:rPr>
              <w:t xml:space="preserve">Realizar cancelamento de disciplina.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A0">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A1">
            <w:pPr>
              <w:rPr/>
            </w:pPr>
            <w:r w:rsidDel="00000000" w:rsidR="00000000" w:rsidRPr="00000000">
              <w:rPr>
                <w:rtl w:val="0"/>
              </w:rPr>
              <w:t xml:space="preserve">(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A3">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A4">
            <w:pPr>
              <w:rPr/>
            </w:pPr>
            <w:r w:rsidDel="00000000" w:rsidR="00000000" w:rsidRPr="00000000">
              <w:rPr>
                <w:rtl w:val="0"/>
              </w:rPr>
              <w:t xml:space="preserve">Aluno.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A6">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A7">
            <w:pPr>
              <w:rPr/>
            </w:pPr>
            <w:r w:rsidDel="00000000" w:rsidR="00000000" w:rsidRPr="00000000">
              <w:rPr>
                <w:rtl w:val="0"/>
              </w:rPr>
              <w:t xml:space="preserve">Um aluno que esteja acessando o SIG pode efetuar o cancelamento de alguma disciplina que esteja cursando no corrente período.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A9">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AA">
            <w:pPr>
              <w:rPr/>
            </w:pPr>
            <w:r w:rsidDel="00000000" w:rsidR="00000000" w:rsidRPr="00000000">
              <w:rPr>
                <w:rtl w:val="0"/>
              </w:rPr>
              <w:t xml:space="preserve">O aluno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AC">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AD">
            <w:pPr>
              <w:rPr/>
            </w:pPr>
            <w:r w:rsidDel="00000000" w:rsidR="00000000" w:rsidRPr="00000000">
              <w:rPr>
                <w:rtl w:val="0"/>
              </w:rPr>
              <w:t xml:space="preserve">O sistema deverá encerrar a conexão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AF">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B0">
            <w:pPr>
              <w:rPr/>
            </w:pPr>
            <w:r w:rsidDel="00000000" w:rsidR="00000000" w:rsidRPr="00000000">
              <w:rPr>
                <w:b w:val="1"/>
                <w:rtl w:val="0"/>
              </w:rPr>
              <w:t xml:space="preserve">I001, I003, I012 &lt;ou inserir o nome das interfaces&gt;</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B2">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B3">
            <w:pPr>
              <w:spacing w:after="60" w:before="60" w:lineRule="auto"/>
              <w:jc w:val="both"/>
              <w:rPr>
                <w:sz w:val="22"/>
                <w:szCs w:val="22"/>
              </w:rPr>
            </w:pPr>
            <w:r w:rsidDel="00000000" w:rsidR="00000000" w:rsidRPr="00000000">
              <w:rPr>
                <w:b w:val="1"/>
                <w:sz w:val="22"/>
                <w:szCs w:val="22"/>
                <w:rtl w:val="0"/>
              </w:rPr>
              <w:t xml:space="preserve">Entidade Cliente:</w:t>
            </w:r>
            <w:r w:rsidDel="00000000" w:rsidR="00000000" w:rsidRPr="00000000">
              <w:rPr>
                <w:rtl w:val="0"/>
              </w:rPr>
            </w:r>
          </w:p>
          <w:p w:rsidR="00000000" w:rsidDel="00000000" w:rsidP="00000000" w:rsidRDefault="00000000" w:rsidRPr="00000000" w14:paraId="000002B4">
            <w:pPr>
              <w:spacing w:after="60" w:before="60" w:lineRule="auto"/>
              <w:ind w:left="261" w:firstLine="0"/>
              <w:jc w:val="both"/>
              <w:rPr>
                <w:sz w:val="22"/>
                <w:szCs w:val="22"/>
              </w:rPr>
            </w:pPr>
            <w:r w:rsidDel="00000000" w:rsidR="00000000" w:rsidRPr="00000000">
              <w:rPr>
                <w:sz w:val="22"/>
                <w:szCs w:val="22"/>
                <w:rtl w:val="0"/>
              </w:rPr>
              <w:t xml:space="preserve">Nome: Deve possuir 50 caracteres</w:t>
            </w:r>
          </w:p>
          <w:p w:rsidR="00000000" w:rsidDel="00000000" w:rsidP="00000000" w:rsidRDefault="00000000" w:rsidRPr="00000000" w14:paraId="000002B5">
            <w:pPr>
              <w:spacing w:after="60" w:before="60" w:lineRule="auto"/>
              <w:ind w:left="261" w:firstLine="0"/>
              <w:jc w:val="both"/>
              <w:rPr>
                <w:sz w:val="22"/>
                <w:szCs w:val="22"/>
              </w:rPr>
            </w:pPr>
            <w:r w:rsidDel="00000000" w:rsidR="00000000" w:rsidRPr="00000000">
              <w:rPr>
                <w:sz w:val="22"/>
                <w:szCs w:val="22"/>
                <w:rtl w:val="0"/>
              </w:rPr>
              <w:t xml:space="preserve">CPF: Deve ser um CPF válido e a entrada pode ser feita com ou sem os pontos e hífen</w:t>
            </w:r>
          </w:p>
          <w:p w:rsidR="00000000" w:rsidDel="00000000" w:rsidP="00000000" w:rsidRDefault="00000000" w:rsidRPr="00000000" w14:paraId="000002B6">
            <w:pPr>
              <w:spacing w:after="60" w:before="60" w:lineRule="auto"/>
              <w:ind w:left="261" w:firstLine="0"/>
              <w:jc w:val="both"/>
              <w:rPr>
                <w:sz w:val="22"/>
                <w:szCs w:val="22"/>
              </w:rPr>
            </w:pPr>
            <w:r w:rsidDel="00000000" w:rsidR="00000000" w:rsidRPr="00000000">
              <w:rPr>
                <w:sz w:val="22"/>
                <w:szCs w:val="22"/>
                <w:rtl w:val="0"/>
              </w:rPr>
              <w:t xml:space="preserve">Placa do Carro: Deve estar no formato de 3 letras + 4 números</w:t>
            </w:r>
          </w:p>
          <w:p w:rsidR="00000000" w:rsidDel="00000000" w:rsidP="00000000" w:rsidRDefault="00000000" w:rsidRPr="00000000" w14:paraId="000002B7">
            <w:pPr>
              <w:spacing w:after="60" w:before="60" w:lineRule="auto"/>
              <w:ind w:left="261" w:firstLine="0"/>
              <w:jc w:val="both"/>
              <w:rPr>
                <w:sz w:val="22"/>
                <w:szCs w:val="22"/>
                <w:u w:val="single"/>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BA">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BB">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2BC">
            <w:pPr>
              <w:rPr/>
            </w:pPr>
            <w:r w:rsidDel="00000000" w:rsidR="00000000" w:rsidRPr="00000000">
              <w:rPr>
                <w:rtl w:val="0"/>
              </w:rPr>
              <w:t xml:space="preserve">1. Realiza o login no sistema.</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2. Seleciona a opção de cancelamento de disciplinas.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4. Seleciona a disciplina desejada para cancelamento.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C1">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3. Apresenta as disciplinas que estão aptas a serem canceladas.</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5. Sistema confirma o cancelamento.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C7">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C8">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C9">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CA">
            <w:pPr>
              <w:rPr/>
            </w:pPr>
            <w:r w:rsidDel="00000000" w:rsidR="00000000" w:rsidRPr="00000000">
              <w:rPr>
                <w:rtl w:val="0"/>
              </w:rPr>
              <w:t xml:space="preserve">1. Caso ocorra um erro no login o sistema emitirá a seguinte mensagem: “Falha no login”.</w:t>
            </w:r>
          </w:p>
          <w:p w:rsidR="00000000" w:rsidDel="00000000" w:rsidP="00000000" w:rsidRDefault="00000000" w:rsidRPr="00000000" w14:paraId="000002CB">
            <w:pPr>
              <w:rPr/>
            </w:pPr>
            <w:r w:rsidDel="00000000" w:rsidR="00000000" w:rsidRPr="00000000">
              <w:rPr>
                <w:rtl w:val="0"/>
              </w:rPr>
              <w:t xml:space="preserve">3. Se não há nenhuma disciplina apta a ser cancelada, o sistema reporta ao usuário.</w:t>
            </w:r>
          </w:p>
        </w:tc>
      </w:tr>
    </w:tbl>
    <w:p w:rsidR="00000000" w:rsidDel="00000000" w:rsidP="00000000" w:rsidRDefault="00000000" w:rsidRPr="00000000" w14:paraId="000002CC">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CD">
      <w:pPr>
        <w:pStyle w:val="Heading3"/>
        <w:numPr>
          <w:ilvl w:val="1"/>
          <w:numId w:val="6"/>
        </w:numPr>
        <w:rPr>
          <w:sz w:val="28"/>
          <w:szCs w:val="28"/>
        </w:rPr>
      </w:pPr>
      <w:bookmarkStart w:colFirst="0" w:colLast="0" w:name="_uni3371q8eg8" w:id="75"/>
      <w:bookmarkEnd w:id="75"/>
      <w:r w:rsidDel="00000000" w:rsidR="00000000" w:rsidRPr="00000000">
        <w:rPr>
          <w:rtl w:val="0"/>
        </w:rPr>
        <w:t xml:space="preserve">Requisitos da adoção </w:t>
      </w:r>
    </w:p>
    <w:p w:rsidR="00000000" w:rsidDel="00000000" w:rsidP="00000000" w:rsidRDefault="00000000" w:rsidRPr="00000000" w14:paraId="000002CE">
      <w:pPr>
        <w:pStyle w:val="Heading5"/>
        <w:keepNext w:val="1"/>
        <w:spacing w:after="120" w:before="240" w:lineRule="auto"/>
        <w:rPr/>
      </w:pPr>
      <w:bookmarkStart w:colFirst="0" w:colLast="0" w:name="_hiqazdwq6d9l" w:id="76"/>
      <w:bookmarkEnd w:id="76"/>
      <w:r w:rsidDel="00000000" w:rsidR="00000000" w:rsidRPr="00000000">
        <w:rPr>
          <w:rtl w:val="0"/>
        </w:rPr>
      </w:r>
    </w:p>
    <w:p w:rsidR="00000000" w:rsidDel="00000000" w:rsidP="00000000" w:rsidRDefault="00000000" w:rsidRPr="00000000" w14:paraId="000002CF">
      <w:pPr>
        <w:pStyle w:val="Heading5"/>
        <w:keepNext w:val="1"/>
        <w:spacing w:after="120" w:before="240" w:lineRule="auto"/>
        <w:rPr/>
      </w:pPr>
      <w:bookmarkStart w:colFirst="0" w:colLast="0" w:name="_u2ttv3u360av" w:id="77"/>
      <w:bookmarkEnd w:id="77"/>
      <w:r w:rsidDel="00000000" w:rsidR="00000000" w:rsidRPr="00000000">
        <w:rPr>
          <w:rtl w:val="0"/>
        </w:rPr>
        <w:t xml:space="preserve">[RF009] &lt;Nome de outro caso de uso&gt;</w:t>
      </w:r>
    </w:p>
    <w:tbl>
      <w:tblPr>
        <w:tblStyle w:val="Table9"/>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2D0">
            <w:pPr>
              <w:rPr>
                <w:color w:val="ffffff"/>
                <w:sz w:val="24"/>
                <w:szCs w:val="24"/>
              </w:rPr>
            </w:pPr>
            <w:r w:rsidDel="00000000" w:rsidR="00000000" w:rsidRPr="00000000">
              <w:rPr>
                <w:b w:val="1"/>
                <w:color w:val="ffffff"/>
                <w:sz w:val="24"/>
                <w:szCs w:val="24"/>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2D1">
            <w:pPr>
              <w:rPr>
                <w:color w:val="ffffff"/>
                <w:sz w:val="24"/>
                <w:szCs w:val="24"/>
              </w:rPr>
            </w:pPr>
            <w:r w:rsidDel="00000000" w:rsidR="00000000" w:rsidRPr="00000000">
              <w:rPr>
                <w:b w:val="1"/>
                <w:color w:val="ffffff"/>
                <w:sz w:val="24"/>
                <w:szCs w:val="24"/>
                <w:rtl w:val="0"/>
              </w:rPr>
              <w:t xml:space="preserve">Realizar cancelamento de disciplina.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D3">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D4">
            <w:pPr>
              <w:rPr/>
            </w:pPr>
            <w:r w:rsidDel="00000000" w:rsidR="00000000" w:rsidRPr="00000000">
              <w:rPr>
                <w:rtl w:val="0"/>
              </w:rPr>
              <w:t xml:space="preserve">(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D6">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D7">
            <w:pPr>
              <w:rPr/>
            </w:pPr>
            <w:r w:rsidDel="00000000" w:rsidR="00000000" w:rsidRPr="00000000">
              <w:rPr>
                <w:rtl w:val="0"/>
              </w:rPr>
              <w:t xml:space="preserve">Aluno.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D9">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DA">
            <w:pPr>
              <w:rPr/>
            </w:pPr>
            <w:r w:rsidDel="00000000" w:rsidR="00000000" w:rsidRPr="00000000">
              <w:rPr>
                <w:rtl w:val="0"/>
              </w:rPr>
              <w:t xml:space="preserve">Um aluno que esteja acessando o SIG pode efetuar o cancelamento de alguma disciplina que esteja cursando no corrente período.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DC">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DD">
            <w:pPr>
              <w:rPr/>
            </w:pPr>
            <w:r w:rsidDel="00000000" w:rsidR="00000000" w:rsidRPr="00000000">
              <w:rPr>
                <w:rtl w:val="0"/>
              </w:rPr>
              <w:t xml:space="preserve">O aluno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DF">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E0">
            <w:pPr>
              <w:rPr/>
            </w:pPr>
            <w:r w:rsidDel="00000000" w:rsidR="00000000" w:rsidRPr="00000000">
              <w:rPr>
                <w:rtl w:val="0"/>
              </w:rPr>
              <w:t xml:space="preserve">O sistema deverá encerrar a conexão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E2">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E3">
            <w:pPr>
              <w:rPr/>
            </w:pPr>
            <w:r w:rsidDel="00000000" w:rsidR="00000000" w:rsidRPr="00000000">
              <w:rPr>
                <w:b w:val="1"/>
                <w:rtl w:val="0"/>
              </w:rPr>
              <w:t xml:space="preserve">I001, I003, I012 &lt;ou inserir o nome das interfaces&gt;</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E5">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E6">
            <w:pPr>
              <w:spacing w:after="60" w:before="60" w:lineRule="auto"/>
              <w:jc w:val="both"/>
              <w:rPr>
                <w:sz w:val="22"/>
                <w:szCs w:val="22"/>
              </w:rPr>
            </w:pPr>
            <w:r w:rsidDel="00000000" w:rsidR="00000000" w:rsidRPr="00000000">
              <w:rPr>
                <w:b w:val="1"/>
                <w:sz w:val="22"/>
                <w:szCs w:val="22"/>
                <w:rtl w:val="0"/>
              </w:rPr>
              <w:t xml:space="preserve">Entidade Cliente:</w:t>
            </w:r>
            <w:r w:rsidDel="00000000" w:rsidR="00000000" w:rsidRPr="00000000">
              <w:rPr>
                <w:rtl w:val="0"/>
              </w:rPr>
            </w:r>
          </w:p>
          <w:p w:rsidR="00000000" w:rsidDel="00000000" w:rsidP="00000000" w:rsidRDefault="00000000" w:rsidRPr="00000000" w14:paraId="000002E7">
            <w:pPr>
              <w:spacing w:after="60" w:before="60" w:lineRule="auto"/>
              <w:ind w:left="261" w:firstLine="0"/>
              <w:jc w:val="both"/>
              <w:rPr>
                <w:sz w:val="22"/>
                <w:szCs w:val="22"/>
              </w:rPr>
            </w:pPr>
            <w:r w:rsidDel="00000000" w:rsidR="00000000" w:rsidRPr="00000000">
              <w:rPr>
                <w:sz w:val="22"/>
                <w:szCs w:val="22"/>
                <w:rtl w:val="0"/>
              </w:rPr>
              <w:t xml:space="preserve">Nome: Deve possuir 50 caracteres</w:t>
            </w:r>
          </w:p>
          <w:p w:rsidR="00000000" w:rsidDel="00000000" w:rsidP="00000000" w:rsidRDefault="00000000" w:rsidRPr="00000000" w14:paraId="000002E8">
            <w:pPr>
              <w:spacing w:after="60" w:before="60" w:lineRule="auto"/>
              <w:ind w:left="261" w:firstLine="0"/>
              <w:jc w:val="both"/>
              <w:rPr>
                <w:sz w:val="22"/>
                <w:szCs w:val="22"/>
              </w:rPr>
            </w:pPr>
            <w:r w:rsidDel="00000000" w:rsidR="00000000" w:rsidRPr="00000000">
              <w:rPr>
                <w:sz w:val="22"/>
                <w:szCs w:val="22"/>
                <w:rtl w:val="0"/>
              </w:rPr>
              <w:t xml:space="preserve">CPF: Deve ser um CPF válido e a entrada pode ser feita com ou sem os pontos e hífen</w:t>
            </w:r>
          </w:p>
          <w:p w:rsidR="00000000" w:rsidDel="00000000" w:rsidP="00000000" w:rsidRDefault="00000000" w:rsidRPr="00000000" w14:paraId="000002E9">
            <w:pPr>
              <w:spacing w:after="60" w:before="60" w:lineRule="auto"/>
              <w:ind w:left="261" w:firstLine="0"/>
              <w:jc w:val="both"/>
              <w:rPr>
                <w:sz w:val="22"/>
                <w:szCs w:val="22"/>
              </w:rPr>
            </w:pPr>
            <w:r w:rsidDel="00000000" w:rsidR="00000000" w:rsidRPr="00000000">
              <w:rPr>
                <w:sz w:val="22"/>
                <w:szCs w:val="22"/>
                <w:rtl w:val="0"/>
              </w:rPr>
              <w:t xml:space="preserve">Placa do Carro: Deve estar no formato de 3 letras + 4 números</w:t>
            </w:r>
          </w:p>
          <w:p w:rsidR="00000000" w:rsidDel="00000000" w:rsidP="00000000" w:rsidRDefault="00000000" w:rsidRPr="00000000" w14:paraId="000002EA">
            <w:pPr>
              <w:spacing w:after="60" w:before="60" w:lineRule="auto"/>
              <w:ind w:left="261" w:firstLine="0"/>
              <w:jc w:val="both"/>
              <w:rPr>
                <w:sz w:val="22"/>
                <w:szCs w:val="22"/>
                <w:u w:val="single"/>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ED">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EE">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2EF">
            <w:pPr>
              <w:rPr/>
            </w:pPr>
            <w:r w:rsidDel="00000000" w:rsidR="00000000" w:rsidRPr="00000000">
              <w:rPr>
                <w:rtl w:val="0"/>
              </w:rPr>
              <w:t xml:space="preserve">1. Realiza o login no sistema.</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2. Seleciona a opção de cancelamento de disciplinas.</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4. Seleciona a disciplina desejada para cancelamento.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2F4">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3. Apresenta as disciplinas que estão aptas a serem canceladas.</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5. Sistema confirma o cancelamento.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FA">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FB">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2FC">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FD">
            <w:pPr>
              <w:rPr/>
            </w:pPr>
            <w:r w:rsidDel="00000000" w:rsidR="00000000" w:rsidRPr="00000000">
              <w:rPr>
                <w:rtl w:val="0"/>
              </w:rPr>
              <w:t xml:space="preserve">1. Caso ocorra um erro no login o sistema emitirá a seguinte mensagem: “Falha no login”.</w:t>
            </w:r>
          </w:p>
          <w:p w:rsidR="00000000" w:rsidDel="00000000" w:rsidP="00000000" w:rsidRDefault="00000000" w:rsidRPr="00000000" w14:paraId="000002FE">
            <w:pPr>
              <w:rPr/>
            </w:pPr>
            <w:r w:rsidDel="00000000" w:rsidR="00000000" w:rsidRPr="00000000">
              <w:rPr>
                <w:rtl w:val="0"/>
              </w:rPr>
              <w:t xml:space="preserve">3. Se não há nenhuma disciplina apta a ser cancelada, o sistema reporta ao usuário.</w:t>
            </w:r>
          </w:p>
        </w:tc>
      </w:tr>
    </w:tbl>
    <w:p w:rsidR="00000000" w:rsidDel="00000000" w:rsidP="00000000" w:rsidRDefault="00000000" w:rsidRPr="00000000" w14:paraId="000002FF">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300">
      <w:pPr>
        <w:pStyle w:val="Heading5"/>
        <w:keepNext w:val="1"/>
        <w:spacing w:after="120" w:before="240" w:lineRule="auto"/>
        <w:rPr/>
      </w:pPr>
      <w:bookmarkStart w:colFirst="0" w:colLast="0" w:name="_sgdkxw3f3us9" w:id="78"/>
      <w:bookmarkEnd w:id="78"/>
      <w:r w:rsidDel="00000000" w:rsidR="00000000" w:rsidRPr="00000000">
        <w:rPr>
          <w:rtl w:val="0"/>
        </w:rPr>
        <w:t xml:space="preserve">[RF010] &lt;Nome de outro caso de uso&gt;</w:t>
      </w:r>
    </w:p>
    <w:tbl>
      <w:tblPr>
        <w:tblStyle w:val="Table10"/>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301">
            <w:pPr>
              <w:rPr>
                <w:color w:val="ffffff"/>
                <w:sz w:val="24"/>
                <w:szCs w:val="24"/>
              </w:rPr>
            </w:pPr>
            <w:r w:rsidDel="00000000" w:rsidR="00000000" w:rsidRPr="00000000">
              <w:rPr>
                <w:b w:val="1"/>
                <w:color w:val="ffffff"/>
                <w:sz w:val="24"/>
                <w:szCs w:val="24"/>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302">
            <w:pPr>
              <w:rPr>
                <w:color w:val="ffffff"/>
                <w:sz w:val="24"/>
                <w:szCs w:val="24"/>
              </w:rPr>
            </w:pPr>
            <w:r w:rsidDel="00000000" w:rsidR="00000000" w:rsidRPr="00000000">
              <w:rPr>
                <w:b w:val="1"/>
                <w:color w:val="ffffff"/>
                <w:sz w:val="24"/>
                <w:szCs w:val="24"/>
                <w:rtl w:val="0"/>
              </w:rPr>
              <w:t xml:space="preserve">Realizar cancelamento de disciplina.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04">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05">
            <w:pPr>
              <w:rPr/>
            </w:pPr>
            <w:r w:rsidDel="00000000" w:rsidR="00000000" w:rsidRPr="00000000">
              <w:rPr>
                <w:rtl w:val="0"/>
              </w:rPr>
              <w:t xml:space="preserve">(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07">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08">
            <w:pPr>
              <w:rPr/>
            </w:pPr>
            <w:r w:rsidDel="00000000" w:rsidR="00000000" w:rsidRPr="00000000">
              <w:rPr>
                <w:rtl w:val="0"/>
              </w:rPr>
              <w:t xml:space="preserve">Aluno.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0A">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0B">
            <w:pPr>
              <w:rPr/>
            </w:pPr>
            <w:r w:rsidDel="00000000" w:rsidR="00000000" w:rsidRPr="00000000">
              <w:rPr>
                <w:rtl w:val="0"/>
              </w:rPr>
              <w:t xml:space="preserve">Um aluno que esteja acessando o SIG pode efetuar o cancelamento de alguma disciplina que esteja cursando no corrente período.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0D">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0E">
            <w:pPr>
              <w:rPr/>
            </w:pPr>
            <w:r w:rsidDel="00000000" w:rsidR="00000000" w:rsidRPr="00000000">
              <w:rPr>
                <w:rtl w:val="0"/>
              </w:rPr>
              <w:t xml:space="preserve">O aluno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10">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11">
            <w:pPr>
              <w:rPr/>
            </w:pPr>
            <w:r w:rsidDel="00000000" w:rsidR="00000000" w:rsidRPr="00000000">
              <w:rPr>
                <w:rtl w:val="0"/>
              </w:rPr>
              <w:t xml:space="preserve">O sistema deverá encerrar a conexão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13">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14">
            <w:pPr>
              <w:rPr/>
            </w:pPr>
            <w:r w:rsidDel="00000000" w:rsidR="00000000" w:rsidRPr="00000000">
              <w:rPr>
                <w:b w:val="1"/>
                <w:rtl w:val="0"/>
              </w:rPr>
              <w:t xml:space="preserve">I001, I003, I012 &lt;ou inserir o nome das interfaces&gt;</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16">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17">
            <w:pPr>
              <w:spacing w:after="60" w:before="60" w:lineRule="auto"/>
              <w:jc w:val="both"/>
              <w:rPr>
                <w:sz w:val="22"/>
                <w:szCs w:val="22"/>
              </w:rPr>
            </w:pPr>
            <w:r w:rsidDel="00000000" w:rsidR="00000000" w:rsidRPr="00000000">
              <w:rPr>
                <w:b w:val="1"/>
                <w:sz w:val="22"/>
                <w:szCs w:val="22"/>
                <w:rtl w:val="0"/>
              </w:rPr>
              <w:t xml:space="preserve">Entidade Cliente:</w:t>
            </w:r>
            <w:r w:rsidDel="00000000" w:rsidR="00000000" w:rsidRPr="00000000">
              <w:rPr>
                <w:rtl w:val="0"/>
              </w:rPr>
            </w:r>
          </w:p>
          <w:p w:rsidR="00000000" w:rsidDel="00000000" w:rsidP="00000000" w:rsidRDefault="00000000" w:rsidRPr="00000000" w14:paraId="00000318">
            <w:pPr>
              <w:spacing w:after="60" w:before="60" w:lineRule="auto"/>
              <w:ind w:left="261" w:firstLine="0"/>
              <w:jc w:val="both"/>
              <w:rPr>
                <w:sz w:val="22"/>
                <w:szCs w:val="22"/>
              </w:rPr>
            </w:pPr>
            <w:r w:rsidDel="00000000" w:rsidR="00000000" w:rsidRPr="00000000">
              <w:rPr>
                <w:sz w:val="22"/>
                <w:szCs w:val="22"/>
                <w:rtl w:val="0"/>
              </w:rPr>
              <w:t xml:space="preserve">Nome: Deve possuir 50 caracteres</w:t>
            </w:r>
          </w:p>
          <w:p w:rsidR="00000000" w:rsidDel="00000000" w:rsidP="00000000" w:rsidRDefault="00000000" w:rsidRPr="00000000" w14:paraId="00000319">
            <w:pPr>
              <w:spacing w:after="60" w:before="60" w:lineRule="auto"/>
              <w:ind w:left="261" w:firstLine="0"/>
              <w:jc w:val="both"/>
              <w:rPr>
                <w:sz w:val="22"/>
                <w:szCs w:val="22"/>
              </w:rPr>
            </w:pPr>
            <w:r w:rsidDel="00000000" w:rsidR="00000000" w:rsidRPr="00000000">
              <w:rPr>
                <w:sz w:val="22"/>
                <w:szCs w:val="22"/>
                <w:rtl w:val="0"/>
              </w:rPr>
              <w:t xml:space="preserve">CPF: Deve ser um CPF válido e a entrada pode ser feita com ou sem os pontos e hífen</w:t>
            </w:r>
          </w:p>
          <w:p w:rsidR="00000000" w:rsidDel="00000000" w:rsidP="00000000" w:rsidRDefault="00000000" w:rsidRPr="00000000" w14:paraId="0000031A">
            <w:pPr>
              <w:spacing w:after="60" w:before="60" w:lineRule="auto"/>
              <w:ind w:left="261" w:firstLine="0"/>
              <w:jc w:val="both"/>
              <w:rPr>
                <w:sz w:val="22"/>
                <w:szCs w:val="22"/>
              </w:rPr>
            </w:pPr>
            <w:r w:rsidDel="00000000" w:rsidR="00000000" w:rsidRPr="00000000">
              <w:rPr>
                <w:sz w:val="22"/>
                <w:szCs w:val="22"/>
                <w:rtl w:val="0"/>
              </w:rPr>
              <w:t xml:space="preserve">Placa do Carro: Deve estar no formato de 3 letras + 4 números</w:t>
            </w:r>
          </w:p>
          <w:p w:rsidR="00000000" w:rsidDel="00000000" w:rsidP="00000000" w:rsidRDefault="00000000" w:rsidRPr="00000000" w14:paraId="0000031B">
            <w:pPr>
              <w:spacing w:after="60" w:before="60" w:lineRule="auto"/>
              <w:ind w:left="261" w:firstLine="0"/>
              <w:jc w:val="both"/>
              <w:rPr>
                <w:sz w:val="22"/>
                <w:szCs w:val="22"/>
                <w:u w:val="single"/>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1E">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1F">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rtl w:val="0"/>
              </w:rPr>
              <w:t xml:space="preserve">1. Realiza o login no sistema.</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2. Seleciona a opção de cancelamento de disciplinas.</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4. Seleciona a disciplina desejada para cancelamento.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25">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3. Apresenta as disciplinas que estão aptas a serem canceladas.</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5. Sistema confirma o cancelamento.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2B">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2C">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2D">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2E">
            <w:pPr>
              <w:rPr/>
            </w:pPr>
            <w:r w:rsidDel="00000000" w:rsidR="00000000" w:rsidRPr="00000000">
              <w:rPr>
                <w:rtl w:val="0"/>
              </w:rPr>
              <w:t xml:space="preserve">1. Caso ocorra um erro no login o sistema emitirá a seguinte mensagem: “Falha no login”.</w:t>
            </w:r>
          </w:p>
          <w:p w:rsidR="00000000" w:rsidDel="00000000" w:rsidP="00000000" w:rsidRDefault="00000000" w:rsidRPr="00000000" w14:paraId="0000032F">
            <w:pPr>
              <w:rPr/>
            </w:pPr>
            <w:r w:rsidDel="00000000" w:rsidR="00000000" w:rsidRPr="00000000">
              <w:rPr>
                <w:rtl w:val="0"/>
              </w:rPr>
              <w:t xml:space="preserve">3. Se não há nenhuma disciplina apta a ser cancelada, o sistema reporta ao usuário.</w:t>
            </w:r>
          </w:p>
        </w:tc>
      </w:tr>
    </w:tbl>
    <w:p w:rsidR="00000000" w:rsidDel="00000000" w:rsidP="00000000" w:rsidRDefault="00000000" w:rsidRPr="00000000" w14:paraId="00000330">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331">
      <w:pPr>
        <w:pStyle w:val="Heading5"/>
        <w:keepNext w:val="1"/>
        <w:spacing w:after="120" w:before="240" w:lineRule="auto"/>
        <w:rPr/>
      </w:pPr>
      <w:bookmarkStart w:colFirst="0" w:colLast="0" w:name="_3q3hrs6j6j78" w:id="79"/>
      <w:bookmarkEnd w:id="79"/>
      <w:r w:rsidDel="00000000" w:rsidR="00000000" w:rsidRPr="00000000">
        <w:rPr>
          <w:rtl w:val="0"/>
        </w:rPr>
        <w:t xml:space="preserve">[RF011] &lt;Nome de outro caso de uso&gt;</w:t>
      </w:r>
    </w:p>
    <w:tbl>
      <w:tblPr>
        <w:tblStyle w:val="Table11"/>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332">
            <w:pPr>
              <w:rPr>
                <w:color w:val="ffffff"/>
                <w:sz w:val="24"/>
                <w:szCs w:val="24"/>
              </w:rPr>
            </w:pPr>
            <w:r w:rsidDel="00000000" w:rsidR="00000000" w:rsidRPr="00000000">
              <w:rPr>
                <w:b w:val="1"/>
                <w:color w:val="ffffff"/>
                <w:sz w:val="24"/>
                <w:szCs w:val="24"/>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333">
            <w:pPr>
              <w:rPr>
                <w:color w:val="ffffff"/>
                <w:sz w:val="24"/>
                <w:szCs w:val="24"/>
              </w:rPr>
            </w:pPr>
            <w:r w:rsidDel="00000000" w:rsidR="00000000" w:rsidRPr="00000000">
              <w:rPr>
                <w:b w:val="1"/>
                <w:color w:val="ffffff"/>
                <w:sz w:val="24"/>
                <w:szCs w:val="24"/>
                <w:rtl w:val="0"/>
              </w:rPr>
              <w:t xml:space="preserve">Realizar cancelamento de disciplina.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35">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36">
            <w:pPr>
              <w:rPr/>
            </w:pPr>
            <w:r w:rsidDel="00000000" w:rsidR="00000000" w:rsidRPr="00000000">
              <w:rPr>
                <w:rtl w:val="0"/>
              </w:rPr>
              <w:t xml:space="preserve">(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38">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39">
            <w:pPr>
              <w:rPr/>
            </w:pPr>
            <w:r w:rsidDel="00000000" w:rsidR="00000000" w:rsidRPr="00000000">
              <w:rPr>
                <w:rtl w:val="0"/>
              </w:rPr>
              <w:t xml:space="preserve">Aluno.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3B">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3C">
            <w:pPr>
              <w:rPr/>
            </w:pPr>
            <w:r w:rsidDel="00000000" w:rsidR="00000000" w:rsidRPr="00000000">
              <w:rPr>
                <w:rtl w:val="0"/>
              </w:rPr>
              <w:t xml:space="preserve">Um aluno que esteja acessando o SIG pode efetuar o cancelamento de alguma disciplina que esteja cursando no corrente período.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3E">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3F">
            <w:pPr>
              <w:rPr/>
            </w:pPr>
            <w:r w:rsidDel="00000000" w:rsidR="00000000" w:rsidRPr="00000000">
              <w:rPr>
                <w:rtl w:val="0"/>
              </w:rPr>
              <w:t xml:space="preserve">O aluno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41">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42">
            <w:pPr>
              <w:rPr/>
            </w:pPr>
            <w:r w:rsidDel="00000000" w:rsidR="00000000" w:rsidRPr="00000000">
              <w:rPr>
                <w:rtl w:val="0"/>
              </w:rPr>
              <w:t xml:space="preserve">O sistema deverá encerrar a conexão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44">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45">
            <w:pPr>
              <w:rPr/>
            </w:pPr>
            <w:r w:rsidDel="00000000" w:rsidR="00000000" w:rsidRPr="00000000">
              <w:rPr>
                <w:b w:val="1"/>
                <w:rtl w:val="0"/>
              </w:rPr>
              <w:t xml:space="preserve">I001, I003, I012 &lt;ou inserir o nome das interfaces&gt;</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47">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48">
            <w:pPr>
              <w:spacing w:after="60" w:before="60" w:lineRule="auto"/>
              <w:jc w:val="both"/>
              <w:rPr>
                <w:sz w:val="22"/>
                <w:szCs w:val="22"/>
              </w:rPr>
            </w:pPr>
            <w:r w:rsidDel="00000000" w:rsidR="00000000" w:rsidRPr="00000000">
              <w:rPr>
                <w:b w:val="1"/>
                <w:sz w:val="22"/>
                <w:szCs w:val="22"/>
                <w:rtl w:val="0"/>
              </w:rPr>
              <w:t xml:space="preserve">Entidade Cliente:</w:t>
            </w:r>
            <w:r w:rsidDel="00000000" w:rsidR="00000000" w:rsidRPr="00000000">
              <w:rPr>
                <w:rtl w:val="0"/>
              </w:rPr>
            </w:r>
          </w:p>
          <w:p w:rsidR="00000000" w:rsidDel="00000000" w:rsidP="00000000" w:rsidRDefault="00000000" w:rsidRPr="00000000" w14:paraId="00000349">
            <w:pPr>
              <w:spacing w:after="60" w:before="60" w:lineRule="auto"/>
              <w:ind w:left="261" w:firstLine="0"/>
              <w:jc w:val="both"/>
              <w:rPr>
                <w:sz w:val="22"/>
                <w:szCs w:val="22"/>
              </w:rPr>
            </w:pPr>
            <w:r w:rsidDel="00000000" w:rsidR="00000000" w:rsidRPr="00000000">
              <w:rPr>
                <w:sz w:val="22"/>
                <w:szCs w:val="22"/>
                <w:rtl w:val="0"/>
              </w:rPr>
              <w:t xml:space="preserve">Nome: Deve possuir 50 caracteres</w:t>
            </w:r>
          </w:p>
          <w:p w:rsidR="00000000" w:rsidDel="00000000" w:rsidP="00000000" w:rsidRDefault="00000000" w:rsidRPr="00000000" w14:paraId="0000034A">
            <w:pPr>
              <w:spacing w:after="60" w:before="60" w:lineRule="auto"/>
              <w:ind w:left="261" w:firstLine="0"/>
              <w:jc w:val="both"/>
              <w:rPr>
                <w:sz w:val="22"/>
                <w:szCs w:val="22"/>
              </w:rPr>
            </w:pPr>
            <w:r w:rsidDel="00000000" w:rsidR="00000000" w:rsidRPr="00000000">
              <w:rPr>
                <w:sz w:val="22"/>
                <w:szCs w:val="22"/>
                <w:rtl w:val="0"/>
              </w:rPr>
              <w:t xml:space="preserve">CPF: Deve ser um CPF válido e a entrada pode ser feita com ou sem os pontos e hífen</w:t>
            </w:r>
          </w:p>
          <w:p w:rsidR="00000000" w:rsidDel="00000000" w:rsidP="00000000" w:rsidRDefault="00000000" w:rsidRPr="00000000" w14:paraId="0000034B">
            <w:pPr>
              <w:spacing w:after="60" w:before="60" w:lineRule="auto"/>
              <w:ind w:left="261" w:firstLine="0"/>
              <w:jc w:val="both"/>
              <w:rPr>
                <w:sz w:val="22"/>
                <w:szCs w:val="22"/>
              </w:rPr>
            </w:pPr>
            <w:r w:rsidDel="00000000" w:rsidR="00000000" w:rsidRPr="00000000">
              <w:rPr>
                <w:sz w:val="22"/>
                <w:szCs w:val="22"/>
                <w:rtl w:val="0"/>
              </w:rPr>
              <w:t xml:space="preserve">Placa do Carro: Deve estar no formato de 3 letras + 4 números</w:t>
            </w:r>
          </w:p>
          <w:p w:rsidR="00000000" w:rsidDel="00000000" w:rsidP="00000000" w:rsidRDefault="00000000" w:rsidRPr="00000000" w14:paraId="0000034C">
            <w:pPr>
              <w:spacing w:after="60" w:before="60" w:lineRule="auto"/>
              <w:ind w:left="261" w:firstLine="0"/>
              <w:jc w:val="both"/>
              <w:rPr>
                <w:sz w:val="22"/>
                <w:szCs w:val="22"/>
                <w:u w:val="single"/>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4F">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50">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351">
            <w:pPr>
              <w:rPr/>
            </w:pPr>
            <w:r w:rsidDel="00000000" w:rsidR="00000000" w:rsidRPr="00000000">
              <w:rPr>
                <w:rtl w:val="0"/>
              </w:rPr>
              <w:t xml:space="preserve">1. Realiza o login no sistema.</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2. Seleciona a opção de cancelamento de disciplinas.</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4. Seleciona a disciplina desejada para cancelamento.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56">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3. Apresenta as disciplinas que estão aptas a serem canceladas.</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5. Sistema confirma o cancelamento.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5C">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5D">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5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5F">
            <w:pPr>
              <w:rPr/>
            </w:pPr>
            <w:r w:rsidDel="00000000" w:rsidR="00000000" w:rsidRPr="00000000">
              <w:rPr>
                <w:rtl w:val="0"/>
              </w:rPr>
              <w:t xml:space="preserve">1. Caso ocorra um erro no login o sistema emitirá a seguinte mensagem: “Falha no login”.</w:t>
            </w:r>
          </w:p>
          <w:p w:rsidR="00000000" w:rsidDel="00000000" w:rsidP="00000000" w:rsidRDefault="00000000" w:rsidRPr="00000000" w14:paraId="00000360">
            <w:pPr>
              <w:rPr/>
            </w:pPr>
            <w:r w:rsidDel="00000000" w:rsidR="00000000" w:rsidRPr="00000000">
              <w:rPr>
                <w:rtl w:val="0"/>
              </w:rPr>
              <w:t xml:space="preserve">3. Se não há nenhuma disciplina apta a ser cancelada, o sistema reporta ao usuário.</w:t>
            </w:r>
          </w:p>
        </w:tc>
      </w:tr>
    </w:tbl>
    <w:p w:rsidR="00000000" w:rsidDel="00000000" w:rsidP="00000000" w:rsidRDefault="00000000" w:rsidRPr="00000000" w14:paraId="00000361">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362">
      <w:pPr>
        <w:pStyle w:val="Heading5"/>
        <w:keepNext w:val="1"/>
        <w:spacing w:after="120" w:before="240" w:lineRule="auto"/>
        <w:rPr/>
      </w:pPr>
      <w:bookmarkStart w:colFirst="0" w:colLast="0" w:name="_nwoi52too7b5" w:id="80"/>
      <w:bookmarkEnd w:id="80"/>
      <w:r w:rsidDel="00000000" w:rsidR="00000000" w:rsidRPr="00000000">
        <w:rPr>
          <w:rtl w:val="0"/>
        </w:rPr>
        <w:t xml:space="preserve">[RF012] &lt;Nome de outro caso de uso&gt;</w:t>
      </w:r>
    </w:p>
    <w:tbl>
      <w:tblPr>
        <w:tblStyle w:val="Table12"/>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363">
            <w:pPr>
              <w:rPr>
                <w:color w:val="ffffff"/>
                <w:sz w:val="24"/>
                <w:szCs w:val="24"/>
              </w:rPr>
            </w:pPr>
            <w:r w:rsidDel="00000000" w:rsidR="00000000" w:rsidRPr="00000000">
              <w:rPr>
                <w:b w:val="1"/>
                <w:color w:val="ffffff"/>
                <w:sz w:val="24"/>
                <w:szCs w:val="24"/>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vAlign w:val="top"/>
          </w:tcPr>
          <w:p w:rsidR="00000000" w:rsidDel="00000000" w:rsidP="00000000" w:rsidRDefault="00000000" w:rsidRPr="00000000" w14:paraId="00000364">
            <w:pPr>
              <w:rPr>
                <w:color w:val="ffffff"/>
                <w:sz w:val="24"/>
                <w:szCs w:val="24"/>
              </w:rPr>
            </w:pPr>
            <w:r w:rsidDel="00000000" w:rsidR="00000000" w:rsidRPr="00000000">
              <w:rPr>
                <w:b w:val="1"/>
                <w:color w:val="ffffff"/>
                <w:sz w:val="24"/>
                <w:szCs w:val="24"/>
                <w:rtl w:val="0"/>
              </w:rPr>
              <w:t xml:space="preserve">Realizar cancelamento de disciplina.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66">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67">
            <w:pPr>
              <w:rPr/>
            </w:pPr>
            <w:r w:rsidDel="00000000" w:rsidR="00000000" w:rsidRPr="00000000">
              <w:rPr>
                <w:rtl w:val="0"/>
              </w:rPr>
              <w:t xml:space="preserve">(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69">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6A">
            <w:pPr>
              <w:rPr/>
            </w:pPr>
            <w:r w:rsidDel="00000000" w:rsidR="00000000" w:rsidRPr="00000000">
              <w:rPr>
                <w:rtl w:val="0"/>
              </w:rPr>
              <w:t xml:space="preserve">Aluno.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6C">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6D">
            <w:pPr>
              <w:rPr/>
            </w:pPr>
            <w:r w:rsidDel="00000000" w:rsidR="00000000" w:rsidRPr="00000000">
              <w:rPr>
                <w:rtl w:val="0"/>
              </w:rPr>
              <w:t xml:space="preserve">Um aluno que esteja acessando o SIG pode efetuar o cancelamento de alguma disciplina que esteja cursando no corrente período.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6F">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70">
            <w:pPr>
              <w:rPr/>
            </w:pPr>
            <w:r w:rsidDel="00000000" w:rsidR="00000000" w:rsidRPr="00000000">
              <w:rPr>
                <w:rtl w:val="0"/>
              </w:rPr>
              <w:t xml:space="preserve">O aluno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72">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73">
            <w:pPr>
              <w:rPr/>
            </w:pPr>
            <w:r w:rsidDel="00000000" w:rsidR="00000000" w:rsidRPr="00000000">
              <w:rPr>
                <w:rtl w:val="0"/>
              </w:rPr>
              <w:t xml:space="preserve">O sistema deverá encerrar a conexão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75">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76">
            <w:pPr>
              <w:rPr/>
            </w:pPr>
            <w:r w:rsidDel="00000000" w:rsidR="00000000" w:rsidRPr="00000000">
              <w:rPr>
                <w:b w:val="1"/>
                <w:rtl w:val="0"/>
              </w:rPr>
              <w:t xml:space="preserve">I001, I003, I012 &lt;ou inserir o nome das interfaces&gt;</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78">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79">
            <w:pPr>
              <w:spacing w:after="60" w:before="60" w:lineRule="auto"/>
              <w:jc w:val="both"/>
              <w:rPr>
                <w:sz w:val="22"/>
                <w:szCs w:val="22"/>
              </w:rPr>
            </w:pPr>
            <w:r w:rsidDel="00000000" w:rsidR="00000000" w:rsidRPr="00000000">
              <w:rPr>
                <w:b w:val="1"/>
                <w:sz w:val="22"/>
                <w:szCs w:val="22"/>
                <w:rtl w:val="0"/>
              </w:rPr>
              <w:t xml:space="preserve">Entidade Cliente:</w:t>
            </w:r>
            <w:r w:rsidDel="00000000" w:rsidR="00000000" w:rsidRPr="00000000">
              <w:rPr>
                <w:rtl w:val="0"/>
              </w:rPr>
            </w:r>
          </w:p>
          <w:p w:rsidR="00000000" w:rsidDel="00000000" w:rsidP="00000000" w:rsidRDefault="00000000" w:rsidRPr="00000000" w14:paraId="0000037A">
            <w:pPr>
              <w:spacing w:after="60" w:before="60" w:lineRule="auto"/>
              <w:ind w:left="261" w:firstLine="0"/>
              <w:jc w:val="both"/>
              <w:rPr>
                <w:sz w:val="22"/>
                <w:szCs w:val="22"/>
              </w:rPr>
            </w:pPr>
            <w:r w:rsidDel="00000000" w:rsidR="00000000" w:rsidRPr="00000000">
              <w:rPr>
                <w:sz w:val="22"/>
                <w:szCs w:val="22"/>
                <w:rtl w:val="0"/>
              </w:rPr>
              <w:t xml:space="preserve">Nome: Deve possuir 50 caracteres</w:t>
            </w:r>
          </w:p>
          <w:p w:rsidR="00000000" w:rsidDel="00000000" w:rsidP="00000000" w:rsidRDefault="00000000" w:rsidRPr="00000000" w14:paraId="0000037B">
            <w:pPr>
              <w:spacing w:after="60" w:before="60" w:lineRule="auto"/>
              <w:ind w:left="261" w:firstLine="0"/>
              <w:jc w:val="both"/>
              <w:rPr>
                <w:sz w:val="22"/>
                <w:szCs w:val="22"/>
              </w:rPr>
            </w:pPr>
            <w:r w:rsidDel="00000000" w:rsidR="00000000" w:rsidRPr="00000000">
              <w:rPr>
                <w:sz w:val="22"/>
                <w:szCs w:val="22"/>
                <w:rtl w:val="0"/>
              </w:rPr>
              <w:t xml:space="preserve">CPF: Deve ser um CPF válido e a entrada pode ser feita com ou sem os pontos e hífen</w:t>
            </w:r>
          </w:p>
          <w:p w:rsidR="00000000" w:rsidDel="00000000" w:rsidP="00000000" w:rsidRDefault="00000000" w:rsidRPr="00000000" w14:paraId="0000037C">
            <w:pPr>
              <w:spacing w:after="60" w:before="60" w:lineRule="auto"/>
              <w:ind w:left="261" w:firstLine="0"/>
              <w:jc w:val="both"/>
              <w:rPr>
                <w:sz w:val="22"/>
                <w:szCs w:val="22"/>
              </w:rPr>
            </w:pPr>
            <w:r w:rsidDel="00000000" w:rsidR="00000000" w:rsidRPr="00000000">
              <w:rPr>
                <w:sz w:val="22"/>
                <w:szCs w:val="22"/>
                <w:rtl w:val="0"/>
              </w:rPr>
              <w:t xml:space="preserve">Placa do Carro: Deve estar no formato de 3 letras + 4 números</w:t>
            </w:r>
          </w:p>
          <w:p w:rsidR="00000000" w:rsidDel="00000000" w:rsidP="00000000" w:rsidRDefault="00000000" w:rsidRPr="00000000" w14:paraId="0000037D">
            <w:pPr>
              <w:spacing w:after="60" w:before="60" w:lineRule="auto"/>
              <w:ind w:left="261" w:firstLine="0"/>
              <w:jc w:val="both"/>
              <w:rPr>
                <w:sz w:val="22"/>
                <w:szCs w:val="22"/>
                <w:u w:val="single"/>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80">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81">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382">
            <w:pPr>
              <w:rPr/>
            </w:pPr>
            <w:r w:rsidDel="00000000" w:rsidR="00000000" w:rsidRPr="00000000">
              <w:rPr>
                <w:rtl w:val="0"/>
              </w:rPr>
              <w:t xml:space="preserve">1. Realiza o login no sistema.</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2. Seleciona a opção de cancelamento de disciplinas.</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4. Seleciona a disciplina desejada para cancelamento.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vAlign w:val="top"/>
          </w:tcPr>
          <w:p w:rsidR="00000000" w:rsidDel="00000000" w:rsidP="00000000" w:rsidRDefault="00000000" w:rsidRPr="00000000" w14:paraId="00000387">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3. Apresenta as disciplinas que estão aptas a serem canceladas.</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5. Sistema confirma o cancelamento.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8D">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8E">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vAlign w:val="top"/>
          </w:tcPr>
          <w:p w:rsidR="00000000" w:rsidDel="00000000" w:rsidP="00000000" w:rsidRDefault="00000000" w:rsidRPr="00000000" w14:paraId="0000038F">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90">
            <w:pPr>
              <w:rPr/>
            </w:pPr>
            <w:r w:rsidDel="00000000" w:rsidR="00000000" w:rsidRPr="00000000">
              <w:rPr>
                <w:rtl w:val="0"/>
              </w:rPr>
              <w:t xml:space="preserve">1. Caso ocorra um erro no login o sistema emitirá a seguinte mensagem: “Falha no login”.</w:t>
            </w:r>
          </w:p>
          <w:p w:rsidR="00000000" w:rsidDel="00000000" w:rsidP="00000000" w:rsidRDefault="00000000" w:rsidRPr="00000000" w14:paraId="00000391">
            <w:pPr>
              <w:rPr/>
            </w:pPr>
            <w:r w:rsidDel="00000000" w:rsidR="00000000" w:rsidRPr="00000000">
              <w:rPr>
                <w:rtl w:val="0"/>
              </w:rPr>
              <w:t xml:space="preserve">3. Se não há nenhuma disciplina apta a ser cancelada, o sistema reporta ao usuário.</w:t>
            </w:r>
          </w:p>
        </w:tc>
      </w:tr>
    </w:tbl>
    <w:p w:rsidR="00000000" w:rsidDel="00000000" w:rsidP="00000000" w:rsidRDefault="00000000" w:rsidRPr="00000000" w14:paraId="00000392">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del w:author="LUCCAS APARECIDO PEDROSO DE ASSIS" w:id="2" w:date="2020-07-09T20:23:26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&lt;FAÇA A DOCUMENTAÇÃO DE QUANTOS REQUISITOS FOREM NECESSÁRIOS. PELO MENOS 4 REQUISITOS RELACIONADOS AO CRUD DE UMA ENTIDADE, 4 REQUISITOS RELACIONADOS AO CRUD ENVOLVENDO 3 OU MAIS ENTIDADES.&gt;</w:delText>
        </w:r>
      </w:del>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5" w:type="default"/>
          <w:type w:val="nextPage"/>
          <w:pgSz w:h="16834" w:w="11909"/>
          <w:pgMar w:bottom="1440" w:top="1440" w:left="1440" w:right="1440" w:header="720" w:footer="720"/>
          <w:pgNumType w:start="1"/>
          <w:cols w:equalWidth="0"/>
        </w:sectPr>
      </w:pPr>
      <w:bookmarkStart w:colFirst="0" w:colLast="0" w:name="_2bn6wsx" w:id="81"/>
      <w:bookmarkEnd w:id="81"/>
      <w:r w:rsidDel="00000000" w:rsidR="00000000" w:rsidRPr="00000000">
        <w:rPr>
          <w:rtl w:val="0"/>
        </w:rPr>
      </w:r>
    </w:p>
    <w:p w:rsidR="00000000" w:rsidDel="00000000" w:rsidP="00000000" w:rsidRDefault="00000000" w:rsidRPr="00000000" w14:paraId="00000395">
      <w:pPr>
        <w:keepNext w:val="1"/>
        <w:keepLines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pStyle w:val="Heading1"/>
        <w:jc w:val="right"/>
        <w:rPr>
          <w:rFonts w:ascii="Arial" w:cs="Arial" w:eastAsia="Arial" w:hAnsi="Arial"/>
          <w:vertAlign w:val="baseline"/>
        </w:rPr>
      </w:pPr>
      <w:bookmarkStart w:colFirst="0" w:colLast="0" w:name="_dbx8eh6jihn8" w:id="82"/>
      <w:bookmarkEnd w:id="82"/>
      <w:r w:rsidDel="00000000" w:rsidR="00000000" w:rsidRPr="00000000">
        <w:rPr>
          <w:rFonts w:ascii="Arial" w:cs="Arial" w:eastAsia="Arial" w:hAnsi="Arial"/>
          <w:vertAlign w:val="baseline"/>
          <w:rtl w:val="0"/>
        </w:rPr>
        <w:t xml:space="preserve">Capítulo 3</w:t>
      </w:r>
    </w:p>
    <w:p w:rsidR="00000000" w:rsidDel="00000000" w:rsidP="00000000" w:rsidRDefault="00000000" w:rsidRPr="00000000" w14:paraId="00000397">
      <w:pPr>
        <w:pStyle w:val="Heading2"/>
        <w:keepNext w:val="1"/>
        <w:numPr>
          <w:ilvl w:val="0"/>
          <w:numId w:val="6"/>
        </w:numPr>
        <w:spacing w:after="480" w:lineRule="auto"/>
        <w:jc w:val="right"/>
        <w:rPr/>
      </w:pPr>
      <w:bookmarkStart w:colFirst="0" w:colLast="0" w:name="_xft8talc93ok" w:id="83"/>
      <w:bookmarkEnd w:id="83"/>
      <w:r w:rsidDel="00000000" w:rsidR="00000000" w:rsidRPr="00000000">
        <w:rPr>
          <w:vertAlign w:val="baseline"/>
          <w:rtl w:val="0"/>
        </w:rPr>
        <w:t xml:space="preserve">Requisitos não funcionais</w:t>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t xml:space="preserve">&lt;Esta seção deve conter os requisitos não funcionais do sistema. Para uma melhor organização deste documento, utilize as subseções abaixo para agrupar os requisitos não funcionais relacionados. Naturalmente, o número e tipo de subseções utilizadas depende do sistema que está sendo especificado e não é preciso utilizar todas elas. Simplesmente elimine as subseções para as quais não for encontrado nenhum requisito.</w:t>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5b9bd5"/>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t xml:space="preserve">Os requisitos não funcionais devem ser identificados com um identificador único, da mesma maneira que os requisitos funcionais (casos de uso). Inicie a numeração com o identificador NF001 e prossiga incrementando os números a medida que forem surgindo novos requisitos não funcionais. Reinicie a numeração em cada subseção. Forneça também um nome para o requisito, como foi feito para os requisitos funcionais.</w:t>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qsh70q" w:id="84"/>
      <w:bookmarkEnd w:id="84"/>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t xml:space="preserve">Descreva o requisito, assinale a sua prioridade e, em seguida, caso o requisito esteja relacionado a um caso de uso ou a um grupo de casos de uso específicos, utilize o campo “</w:t>
      </w:r>
      <w:r w:rsidDel="00000000" w:rsidR="00000000" w:rsidRPr="00000000">
        <w:rPr>
          <w:rFonts w:ascii="Times New Roman" w:cs="Times New Roman" w:eastAsia="Times New Roman" w:hAnsi="Times New Roman"/>
          <w:b w:val="1"/>
          <w:i w:val="0"/>
          <w:smallCaps w:val="0"/>
          <w:strike w:val="0"/>
          <w:color w:val="5b9bd5"/>
          <w:sz w:val="22"/>
          <w:szCs w:val="22"/>
          <w:u w:val="none"/>
          <w:shd w:fill="auto" w:val="clear"/>
          <w:vertAlign w:val="baseline"/>
          <w:rtl w:val="0"/>
        </w:rPr>
        <w:t xml:space="preserve">Caso(s) de uso associado(s):</w:t>
      </w:r>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t xml:space="preserve">” para identificar o(s) caso(s) de uso correspondente(s). Se for um requisito não funcional do sistema como um todo, esse campo não precisa ser utilizado.&gt;</w:t>
      </w:r>
      <w:r w:rsidDel="00000000" w:rsidR="00000000" w:rsidRPr="00000000">
        <w:rPr>
          <w:rtl w:val="0"/>
        </w:rPr>
      </w:r>
    </w:p>
    <w:p w:rsidR="00000000" w:rsidDel="00000000" w:rsidP="00000000" w:rsidRDefault="00000000" w:rsidRPr="00000000" w14:paraId="0000039B">
      <w:pPr>
        <w:pStyle w:val="Heading3"/>
        <w:keepNext w:val="1"/>
        <w:numPr>
          <w:ilvl w:val="1"/>
          <w:numId w:val="6"/>
        </w:numPr>
        <w:shd w:fill="cccccc" w:val="clear"/>
        <w:spacing w:after="120" w:before="360" w:lineRule="auto"/>
        <w:rPr/>
      </w:pPr>
      <w:bookmarkStart w:colFirst="0" w:colLast="0" w:name="_9irkl2wu397w" w:id="85"/>
      <w:bookmarkEnd w:id="85"/>
      <w:r w:rsidDel="00000000" w:rsidR="00000000" w:rsidRPr="00000000">
        <w:rPr>
          <w:vertAlign w:val="baseline"/>
          <w:rtl w:val="0"/>
        </w:rPr>
        <w:t xml:space="preserve">Usabilidade</w:t>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as4poj" w:id="86"/>
      <w:bookmarkEnd w:id="8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 seção descreve os requisitos não funcionais associados à facilidade de uso da interface com o usuário, material de treinamento e documentação do sistema.</w:t>
      </w:r>
    </w:p>
    <w:p w:rsidR="00000000" w:rsidDel="00000000" w:rsidP="00000000" w:rsidRDefault="00000000" w:rsidRPr="00000000" w14:paraId="0000039D">
      <w:pPr>
        <w:pStyle w:val="Heading5"/>
        <w:keepNext w:val="1"/>
        <w:spacing w:after="120" w:before="240" w:lineRule="auto"/>
        <w:rPr>
          <w:vertAlign w:val="baseline"/>
        </w:rPr>
      </w:pPr>
      <w:bookmarkStart w:colFirst="0" w:colLast="0" w:name="_lpqcbxxbhxns" w:id="87"/>
      <w:bookmarkEnd w:id="87"/>
      <w:r w:rsidDel="00000000" w:rsidR="00000000" w:rsidRPr="00000000">
        <w:rPr>
          <w:vertAlign w:val="baseline"/>
          <w:rtl w:val="0"/>
        </w:rPr>
        <w:t xml:space="preserve">[NF001] </w:t>
      </w:r>
      <w:r w:rsidDel="00000000" w:rsidR="00000000" w:rsidRPr="00000000">
        <w:rPr>
          <w:rtl w:val="0"/>
        </w:rPr>
        <w:t xml:space="preserve">Acessibilidade na Interface</w:t>
      </w:r>
      <w:r w:rsidDel="00000000" w:rsidR="00000000" w:rsidRPr="00000000">
        <w:rPr>
          <w:rtl w:val="0"/>
        </w:rPr>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 interface deve ser desenvolvida pensando na acessibilidade conforme o documento Anexo_Acessibilidade. </w:t>
      </w:r>
      <w:r w:rsidDel="00000000" w:rsidR="00000000" w:rsidRPr="00000000">
        <w:rPr>
          <w:rtl w:val="0"/>
        </w:rPr>
      </w:r>
    </w:p>
    <w:tbl>
      <w:tblPr>
        <w:tblStyle w:val="Table13"/>
        <w:tblW w:w="7890.0" w:type="dxa"/>
        <w:jc w:val="left"/>
        <w:tblInd w:w="534.0" w:type="dxa"/>
        <w:tblLayout w:type="fixed"/>
        <w:tblLook w:val="0000"/>
      </w:tblPr>
      <w:tblGrid>
        <w:gridCol w:w="1559"/>
        <w:gridCol w:w="425"/>
        <w:gridCol w:w="1620"/>
        <w:gridCol w:w="495"/>
        <w:gridCol w:w="1985"/>
        <w:gridCol w:w="425"/>
        <w:gridCol w:w="1381"/>
        <w:tblGridChange w:id="0">
          <w:tblGrid>
            <w:gridCol w:w="1559"/>
            <w:gridCol w:w="425"/>
            <w:gridCol w:w="1620"/>
            <w:gridCol w:w="495"/>
            <w:gridCol w:w="1985"/>
            <w:gridCol w:w="425"/>
            <w:gridCol w:w="1381"/>
          </w:tblGrid>
        </w:tblGridChange>
      </w:tblGrid>
      <w:tr>
        <w:tc>
          <w:tcPr>
            <w:vAlign w:val="center"/>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3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Prioridade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vAlign w:val="center"/>
          </w:tcPr>
          <w:p w:rsidR="00000000" w:rsidDel="00000000" w:rsidP="00000000" w:rsidRDefault="00000000" w:rsidRPr="00000000" w14:paraId="000003A0">
            <w:pPr>
              <w:spacing w:after="240" w:before="240" w:lineRule="auto"/>
              <w:jc w:val="right"/>
              <w:rPr>
                <w:vertAlign w:val="baseline"/>
              </w:rPr>
            </w:pPr>
            <w:r w:rsidDel="00000000" w:rsidR="00000000" w:rsidRPr="00000000">
              <w:rPr>
                <w:vertAlign w:val="baseline"/>
                <w:rtl w:val="0"/>
              </w:rPr>
              <w:t xml:space="preserve">◻</w:t>
            </w:r>
          </w:p>
        </w:tc>
        <w:tc>
          <w:tcPr>
            <w:vAlign w:val="center"/>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Essencial</w:t>
            </w:r>
          </w:p>
        </w:tc>
        <w:tc>
          <w:tcPr>
            <w:vAlign w:val="center"/>
          </w:tcPr>
          <w:p w:rsidR="00000000" w:rsidDel="00000000" w:rsidP="00000000" w:rsidRDefault="00000000" w:rsidRPr="00000000" w14:paraId="000003A2">
            <w:pPr>
              <w:spacing w:after="60" w:before="60" w:lineRule="auto"/>
              <w:ind w:left="0" w:firstLine="0"/>
              <w:jc w:val="both"/>
              <w:rPr>
                <w:vertAlign w:val="baseline"/>
              </w:rPr>
            </w:pPr>
            <w:r w:rsidDel="00000000" w:rsidR="00000000" w:rsidRPr="00000000">
              <w:rPr>
                <w:rFonts w:ascii="Wingdings" w:cs="Wingdings" w:eastAsia="Wingdings" w:hAnsi="Wingding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Importante</w:t>
            </w:r>
          </w:p>
        </w:tc>
        <w:tc>
          <w:tcPr>
            <w:vAlign w:val="center"/>
          </w:tcPr>
          <w:p w:rsidR="00000000" w:rsidDel="00000000" w:rsidP="00000000" w:rsidRDefault="00000000" w:rsidRPr="00000000" w14:paraId="000003A4">
            <w:pPr>
              <w:spacing w:after="240" w:before="240" w:lineRule="auto"/>
              <w:jc w:val="right"/>
              <w:rPr>
                <w:vertAlign w:val="baseline"/>
              </w:rPr>
            </w:pPr>
            <w:r w:rsidDel="00000000" w:rsidR="00000000" w:rsidRPr="00000000">
              <w:rPr>
                <w:vertAlign w:val="baseline"/>
                <w:rtl w:val="0"/>
              </w:rPr>
              <w:t xml:space="preserve">◻</w:t>
            </w:r>
          </w:p>
        </w:tc>
        <w:tc>
          <w:tcPr>
            <w:vAlign w:val="cente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Desejável</w:t>
            </w:r>
          </w:p>
        </w:tc>
      </w:tr>
    </w:tbl>
    <w:p w:rsidR="00000000" w:rsidDel="00000000" w:rsidP="00000000" w:rsidRDefault="00000000" w:rsidRPr="00000000" w14:paraId="000003A6">
      <w:pPr>
        <w:pStyle w:val="Heading3"/>
        <w:keepNext w:val="1"/>
        <w:numPr>
          <w:ilvl w:val="1"/>
          <w:numId w:val="6"/>
        </w:numPr>
        <w:shd w:fill="cccccc" w:val="clear"/>
        <w:spacing w:after="120" w:before="360" w:lineRule="auto"/>
        <w:rPr>
          <w:del w:author="LUCCAS APARECIDO PEDROSO DE ASSIS" w:id="3" w:date="2020-07-09T21:21:12Z"/>
        </w:rPr>
      </w:pPr>
      <w:del w:author="LUCCAS APARECIDO PEDROSO DE ASSIS" w:id="3" w:date="2020-07-09T21:21:12Z">
        <w:bookmarkStart w:colFirst="0" w:colLast="0" w:name="_2p2csry" w:id="88"/>
        <w:bookmarkEnd w:id="88"/>
        <w:r w:rsidDel="00000000" w:rsidR="00000000" w:rsidRPr="00000000">
          <w:rPr>
            <w:vertAlign w:val="baseline"/>
            <w:rtl w:val="0"/>
          </w:rPr>
          <w:delText xml:space="preserve">Confiabilidade</w:delText>
        </w:r>
      </w:del>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del w:author="LUCCAS APARECIDO PEDROSO DE ASSIS" w:id="3" w:date="2020-07-09T21:21:12Z"/>
          <w:rFonts w:ascii="Times New Roman" w:cs="Times New Roman" w:eastAsia="Times New Roman" w:hAnsi="Times New Roman"/>
          <w:b w:val="0"/>
          <w:i w:val="0"/>
          <w:smallCaps w:val="0"/>
          <w:strike w:val="0"/>
          <w:color w:val="000000"/>
          <w:sz w:val="22"/>
          <w:szCs w:val="22"/>
          <w:u w:val="none"/>
          <w:shd w:fill="auto" w:val="clear"/>
          <w:vertAlign w:val="baseline"/>
        </w:rPr>
      </w:pPr>
      <w:del w:author="LUCCAS APARECIDO PEDROSO DE ASSIS" w:id="3" w:date="2020-07-09T21:21:12Z">
        <w:bookmarkStart w:colFirst="0" w:colLast="0" w:name="_147n2zr" w:id="89"/>
        <w:bookmarkEnd w:id="8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Esta seção descreve os requisitos não funcionais associados à freqüência, severidade de falhas do sistema e habilidade de recuperação das mesmas, bem como à corretude do sistema. </w:delText>
        </w:r>
      </w:del>
    </w:p>
    <w:p w:rsidR="00000000" w:rsidDel="00000000" w:rsidP="00000000" w:rsidRDefault="00000000" w:rsidRPr="00000000" w14:paraId="000003A8">
      <w:pPr>
        <w:pStyle w:val="Heading5"/>
        <w:keepNext w:val="1"/>
        <w:spacing w:after="120" w:before="240" w:lineRule="auto"/>
        <w:rPr>
          <w:del w:author="LUCCAS APARECIDO PEDROSO DE ASSIS" w:id="3" w:date="2020-07-09T21:21:12Z"/>
          <w:vertAlign w:val="baseline"/>
        </w:rPr>
      </w:pPr>
      <w:del w:author="LUCCAS APARECIDO PEDROSO DE ASSIS" w:id="3" w:date="2020-07-09T21:21:12Z">
        <w:bookmarkStart w:colFirst="0" w:colLast="0" w:name="_3o7alnk" w:id="90"/>
        <w:bookmarkEnd w:id="90"/>
        <w:r w:rsidDel="00000000" w:rsidR="00000000" w:rsidRPr="00000000">
          <w:rPr>
            <w:vertAlign w:val="baseline"/>
            <w:rtl w:val="0"/>
          </w:rPr>
          <w:delText xml:space="preserve">[NF005] &lt;Nome do requisito&gt;</w:delText>
        </w:r>
      </w:del>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del w:author="LUCCAS APARECIDO PEDROSO DE ASSIS" w:id="3" w:date="2020-07-09T21:21:12Z"/>
          <w:rFonts w:ascii="Times New Roman" w:cs="Times New Roman" w:eastAsia="Times New Roman" w:hAnsi="Times New Roman"/>
          <w:b w:val="0"/>
          <w:i w:val="0"/>
          <w:smallCaps w:val="0"/>
          <w:strike w:val="0"/>
          <w:color w:val="000000"/>
          <w:sz w:val="22"/>
          <w:szCs w:val="22"/>
          <w:u w:val="none"/>
          <w:shd w:fill="auto" w:val="clear"/>
          <w:vertAlign w:val="baseline"/>
        </w:rPr>
      </w:pPr>
      <w:del w:author="LUCCAS APARECIDO PEDROSO DE ASSIS" w:id="3" w:date="2020-07-09T21:21:12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&lt;Descreva o requisito não funcional e substitua um dos símbolos abaixo por </w:delTex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delText xml:space="preserve">🗹</w:delTex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 para indicar a sua prioridade.&gt;</w:delText>
        </w:r>
      </w:del>
    </w:p>
    <w:tbl>
      <w:tblPr>
        <w:tblStyle w:val="Table14"/>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rPr>
          <w:del w:author="LUCCAS APARECIDO PEDROSO DE ASSIS" w:id="3" w:date="2020-07-09T21:21:12Z"/>
        </w:trPr>
        <w:tc>
          <w:tcPr>
            <w:vAlign w:val="center"/>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33" w:right="0" w:firstLine="0"/>
              <w:jc w:val="both"/>
              <w:rPr>
                <w:del w:author="LUCCAS APARECIDO PEDROSO DE ASSIS" w:id="3" w:date="2020-07-09T21:21:12Z"/>
                <w:rFonts w:ascii="Times New Roman" w:cs="Times New Roman" w:eastAsia="Times New Roman" w:hAnsi="Times New Roman"/>
                <w:b w:val="0"/>
                <w:i w:val="0"/>
                <w:smallCaps w:val="0"/>
                <w:strike w:val="0"/>
                <w:color w:val="000000"/>
                <w:sz w:val="22"/>
                <w:szCs w:val="22"/>
                <w:u w:val="none"/>
                <w:shd w:fill="auto" w:val="clear"/>
                <w:vertAlign w:val="baseline"/>
              </w:rPr>
            </w:pPr>
            <w:del w:author="LUCCAS APARECIDO PEDROSO DE ASSIS" w:id="3" w:date="2020-07-09T21:21:12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delText xml:space="preserve">Prioridade</w:delTex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w:delText>
              </w:r>
            </w:del>
          </w:p>
        </w:tc>
        <w:tc>
          <w:tcPr>
            <w:vAlign w:val="center"/>
          </w:tcPr>
          <w:p w:rsidR="00000000" w:rsidDel="00000000" w:rsidP="00000000" w:rsidRDefault="00000000" w:rsidRPr="00000000" w14:paraId="000003AB">
            <w:pPr>
              <w:spacing w:after="240" w:before="240" w:lineRule="auto"/>
              <w:jc w:val="right"/>
              <w:rPr>
                <w:del w:author="LUCCAS APARECIDO PEDROSO DE ASSIS" w:id="3" w:date="2020-07-09T21:21:12Z"/>
                <w:vertAlign w:val="baseline"/>
              </w:rPr>
            </w:pPr>
            <w:del w:author="LUCCAS APARECIDO PEDROSO DE ASSIS" w:id="3" w:date="2020-07-09T21:21:12Z">
              <w:r w:rsidDel="00000000" w:rsidR="00000000" w:rsidRPr="00000000">
                <w:rPr>
                  <w:vertAlign w:val="baseline"/>
                  <w:rtl w:val="0"/>
                </w:rPr>
                <w:delText xml:space="preserve">◻</w:delText>
              </w:r>
            </w:del>
          </w:p>
        </w:tc>
        <w:tc>
          <w:tcPr>
            <w:vAlign w:val="center"/>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del w:author="LUCCAS APARECIDO PEDROSO DE ASSIS" w:id="3" w:date="2020-07-09T21:21:12Z"/>
                <w:rFonts w:ascii="Times New Roman" w:cs="Times New Roman" w:eastAsia="Times New Roman" w:hAnsi="Times New Roman"/>
                <w:b w:val="0"/>
                <w:i w:val="0"/>
                <w:smallCaps w:val="0"/>
                <w:strike w:val="0"/>
                <w:color w:val="000000"/>
                <w:sz w:val="22"/>
                <w:szCs w:val="22"/>
                <w:u w:val="none"/>
                <w:shd w:fill="auto" w:val="clear"/>
                <w:vertAlign w:val="baseline"/>
              </w:rPr>
            </w:pPr>
            <w:del w:author="LUCCAS APARECIDO PEDROSO DE ASSIS" w:id="3" w:date="2020-07-09T21:21:12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Essencial</w:delText>
              </w:r>
            </w:del>
          </w:p>
        </w:tc>
        <w:tc>
          <w:tcPr>
            <w:vAlign w:val="center"/>
          </w:tcPr>
          <w:p w:rsidR="00000000" w:rsidDel="00000000" w:rsidP="00000000" w:rsidRDefault="00000000" w:rsidRPr="00000000" w14:paraId="000003AD">
            <w:pPr>
              <w:spacing w:after="240" w:before="240" w:lineRule="auto"/>
              <w:jc w:val="right"/>
              <w:rPr>
                <w:del w:author="LUCCAS APARECIDO PEDROSO DE ASSIS" w:id="3" w:date="2020-07-09T21:21:12Z"/>
                <w:vertAlign w:val="baseline"/>
              </w:rPr>
            </w:pPr>
            <w:del w:author="LUCCAS APARECIDO PEDROSO DE ASSIS" w:id="3" w:date="2020-07-09T21:21:12Z">
              <w:r w:rsidDel="00000000" w:rsidR="00000000" w:rsidRPr="00000000">
                <w:rPr>
                  <w:vertAlign w:val="baseline"/>
                  <w:rtl w:val="0"/>
                </w:rPr>
                <w:delText xml:space="preserve">◻</w:delText>
              </w:r>
            </w:del>
          </w:p>
        </w:tc>
        <w:tc>
          <w:tcPr>
            <w:vAlign w:val="cente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del w:author="LUCCAS APARECIDO PEDROSO DE ASSIS" w:id="3" w:date="2020-07-09T21:21:12Z"/>
                <w:rFonts w:ascii="Times New Roman" w:cs="Times New Roman" w:eastAsia="Times New Roman" w:hAnsi="Times New Roman"/>
                <w:b w:val="0"/>
                <w:i w:val="0"/>
                <w:smallCaps w:val="0"/>
                <w:strike w:val="0"/>
                <w:color w:val="000000"/>
                <w:sz w:val="22"/>
                <w:szCs w:val="22"/>
                <w:u w:val="none"/>
                <w:shd w:fill="auto" w:val="clear"/>
                <w:vertAlign w:val="baseline"/>
              </w:rPr>
            </w:pPr>
            <w:del w:author="LUCCAS APARECIDO PEDROSO DE ASSIS" w:id="3" w:date="2020-07-09T21:21:12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Importante</w:delText>
              </w:r>
            </w:del>
          </w:p>
        </w:tc>
        <w:tc>
          <w:tcPr>
            <w:vAlign w:val="center"/>
          </w:tcPr>
          <w:p w:rsidR="00000000" w:rsidDel="00000000" w:rsidP="00000000" w:rsidRDefault="00000000" w:rsidRPr="00000000" w14:paraId="000003AF">
            <w:pPr>
              <w:spacing w:after="240" w:before="240" w:lineRule="auto"/>
              <w:jc w:val="right"/>
              <w:rPr>
                <w:del w:author="LUCCAS APARECIDO PEDROSO DE ASSIS" w:id="3" w:date="2020-07-09T21:21:12Z"/>
                <w:vertAlign w:val="baseline"/>
              </w:rPr>
            </w:pPr>
            <w:del w:author="LUCCAS APARECIDO PEDROSO DE ASSIS" w:id="3" w:date="2020-07-09T21:21:12Z">
              <w:r w:rsidDel="00000000" w:rsidR="00000000" w:rsidRPr="00000000">
                <w:rPr>
                  <w:vertAlign w:val="baseline"/>
                  <w:rtl w:val="0"/>
                </w:rPr>
                <w:delText xml:space="preserve">◻</w:delText>
              </w:r>
            </w:del>
          </w:p>
        </w:tc>
        <w:tc>
          <w:tcPr>
            <w:vAlign w:val="center"/>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del w:author="LUCCAS APARECIDO PEDROSO DE ASSIS" w:id="3" w:date="2020-07-09T21:21:12Z"/>
                <w:rFonts w:ascii="Times New Roman" w:cs="Times New Roman" w:eastAsia="Times New Roman" w:hAnsi="Times New Roman"/>
                <w:b w:val="0"/>
                <w:i w:val="0"/>
                <w:smallCaps w:val="0"/>
                <w:strike w:val="0"/>
                <w:color w:val="000000"/>
                <w:sz w:val="22"/>
                <w:szCs w:val="22"/>
                <w:u w:val="none"/>
                <w:shd w:fill="auto" w:val="clear"/>
                <w:vertAlign w:val="baseline"/>
              </w:rPr>
            </w:pPr>
            <w:del w:author="LUCCAS APARECIDO PEDROSO DE ASSIS" w:id="3" w:date="2020-07-09T21:21:12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Desejável</w:delText>
              </w:r>
            </w:del>
          </w:p>
        </w:tc>
      </w:tr>
    </w:tbl>
    <w:p w:rsidR="00000000" w:rsidDel="00000000" w:rsidP="00000000" w:rsidRDefault="00000000" w:rsidRPr="00000000" w14:paraId="000003B1">
      <w:pPr>
        <w:pStyle w:val="Heading3"/>
        <w:keepNext w:val="1"/>
        <w:numPr>
          <w:ilvl w:val="1"/>
          <w:numId w:val="6"/>
        </w:numPr>
        <w:shd w:fill="cccccc" w:val="clear"/>
        <w:spacing w:after="120" w:before="360" w:lineRule="auto"/>
        <w:rPr/>
      </w:pPr>
      <w:bookmarkStart w:colFirst="0" w:colLast="0" w:name="_23ckvvd" w:id="91"/>
      <w:bookmarkEnd w:id="91"/>
      <w:r w:rsidDel="00000000" w:rsidR="00000000" w:rsidRPr="00000000">
        <w:rPr>
          <w:vertAlign w:val="baseline"/>
          <w:rtl w:val="0"/>
        </w:rPr>
        <w:t xml:space="preserve">Desempenho</w:t>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ihv636" w:id="92"/>
      <w:bookmarkEnd w:id="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 seção descreve os requisitos não funcionais associados à eficiência, uso de recursos e tempo de resposta do sistema.</w:t>
      </w:r>
    </w:p>
    <w:p w:rsidR="00000000" w:rsidDel="00000000" w:rsidP="00000000" w:rsidRDefault="00000000" w:rsidRPr="00000000" w14:paraId="000003B3">
      <w:pPr>
        <w:pStyle w:val="Heading5"/>
        <w:keepNext w:val="1"/>
        <w:spacing w:after="120" w:before="240" w:lineRule="auto"/>
        <w:rPr>
          <w:vertAlign w:val="baseline"/>
        </w:rPr>
      </w:pPr>
      <w:bookmarkStart w:colFirst="0" w:colLast="0" w:name="_sve9otht3gy3" w:id="93"/>
      <w:bookmarkEnd w:id="93"/>
      <w:r w:rsidDel="00000000" w:rsidR="00000000" w:rsidRPr="00000000">
        <w:rPr>
          <w:vertAlign w:val="baseline"/>
          <w:rtl w:val="0"/>
        </w:rPr>
        <w:t xml:space="preserve">[NF</w:t>
      </w:r>
      <w:r w:rsidDel="00000000" w:rsidR="00000000" w:rsidRPr="00000000">
        <w:rPr>
          <w:rtl w:val="0"/>
        </w:rPr>
        <w:t xml:space="preserve">02</w:t>
      </w:r>
      <w:r w:rsidDel="00000000" w:rsidR="00000000" w:rsidRPr="00000000">
        <w:rPr>
          <w:vertAlign w:val="baseline"/>
          <w:rtl w:val="0"/>
        </w:rPr>
        <w:t xml:space="preserve">] </w:t>
      </w:r>
      <w:r w:rsidDel="00000000" w:rsidR="00000000" w:rsidRPr="00000000">
        <w:rPr>
          <w:rtl w:val="0"/>
        </w:rPr>
        <w:t xml:space="preserve">Tempo para Cadastro</w:t>
      </w: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2hioqz" w:id="94"/>
      <w:bookmarkEnd w:id="94"/>
      <w:r w:rsidDel="00000000" w:rsidR="00000000" w:rsidRPr="00000000">
        <w:rPr>
          <w:sz w:val="22"/>
          <w:szCs w:val="22"/>
          <w:rtl w:val="0"/>
        </w:rPr>
        <w:t xml:space="preserve">O tempo máximo para se realizar um cadastro deve ser de 5 minutos</w:t>
      </w:r>
      <w:r w:rsidDel="00000000" w:rsidR="00000000" w:rsidRPr="00000000">
        <w:rPr>
          <w:rtl w:val="0"/>
        </w:rPr>
      </w:r>
    </w:p>
    <w:tbl>
      <w:tblPr>
        <w:tblStyle w:val="Table15"/>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3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Prioridade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vAlign w:val="center"/>
          </w:tcPr>
          <w:p w:rsidR="00000000" w:rsidDel="00000000" w:rsidP="00000000" w:rsidRDefault="00000000" w:rsidRPr="00000000" w14:paraId="000003B6">
            <w:pPr>
              <w:spacing w:after="60" w:before="60" w:lineRule="auto"/>
              <w:ind w:left="0" w:firstLine="0"/>
              <w:jc w:val="both"/>
              <w:rPr>
                <w:vertAlign w:val="baseline"/>
              </w:rPr>
            </w:pPr>
            <w:bookmarkStart w:colFirst="0" w:colLast="0" w:name="_32hioqz" w:id="94"/>
            <w:bookmarkEnd w:id="94"/>
            <w:r w:rsidDel="00000000" w:rsidR="00000000" w:rsidRPr="00000000">
              <w:rPr>
                <w:rFonts w:ascii="Wingdings" w:cs="Wingdings" w:eastAsia="Wingdings" w:hAnsi="Wingding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Essencial</w:t>
            </w:r>
          </w:p>
        </w:tc>
        <w:tc>
          <w:tcPr>
            <w:vAlign w:val="center"/>
          </w:tcPr>
          <w:p w:rsidR="00000000" w:rsidDel="00000000" w:rsidP="00000000" w:rsidRDefault="00000000" w:rsidRPr="00000000" w14:paraId="000003B8">
            <w:pPr>
              <w:spacing w:after="240" w:before="240" w:lineRule="auto"/>
              <w:jc w:val="right"/>
              <w:rPr>
                <w:vertAlign w:val="baseline"/>
              </w:rPr>
            </w:pPr>
            <w:r w:rsidDel="00000000" w:rsidR="00000000" w:rsidRPr="00000000">
              <w:rPr>
                <w:vertAlign w:val="baseline"/>
                <w:rtl w:val="0"/>
              </w:rPr>
              <w:t xml:space="preserve">◻</w:t>
            </w:r>
          </w:p>
        </w:tc>
        <w:tc>
          <w:tcPr>
            <w:vAlign w:val="center"/>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Importante</w:t>
            </w:r>
          </w:p>
        </w:tc>
        <w:tc>
          <w:tcPr>
            <w:vAlign w:val="center"/>
          </w:tcPr>
          <w:p w:rsidR="00000000" w:rsidDel="00000000" w:rsidP="00000000" w:rsidRDefault="00000000" w:rsidRPr="00000000" w14:paraId="000003BA">
            <w:pPr>
              <w:spacing w:after="240" w:before="240" w:lineRule="auto"/>
              <w:jc w:val="right"/>
              <w:rPr>
                <w:vertAlign w:val="baseline"/>
              </w:rPr>
            </w:pPr>
            <w:r w:rsidDel="00000000" w:rsidR="00000000" w:rsidRPr="00000000">
              <w:rPr>
                <w:vertAlign w:val="baseline"/>
                <w:rtl w:val="0"/>
              </w:rPr>
              <w:t xml:space="preserve">◻</w:t>
            </w:r>
          </w:p>
        </w:tc>
        <w:tc>
          <w:tcPr>
            <w:vAlign w:val="center"/>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Desejável</w:t>
            </w:r>
          </w:p>
        </w:tc>
      </w:tr>
    </w:tbl>
    <w:p w:rsidR="00000000" w:rsidDel="00000000" w:rsidP="00000000" w:rsidRDefault="00000000" w:rsidRPr="00000000" w14:paraId="000003BC">
      <w:pPr>
        <w:pStyle w:val="Heading3"/>
        <w:keepNext w:val="1"/>
        <w:numPr>
          <w:ilvl w:val="1"/>
          <w:numId w:val="6"/>
        </w:numPr>
        <w:shd w:fill="cccccc" w:val="clear"/>
        <w:spacing w:after="120" w:before="360" w:lineRule="auto"/>
        <w:rPr/>
      </w:pPr>
      <w:bookmarkStart w:colFirst="0" w:colLast="0" w:name="_1hmsyys" w:id="95"/>
      <w:bookmarkEnd w:id="95"/>
      <w:r w:rsidDel="00000000" w:rsidR="00000000" w:rsidRPr="00000000">
        <w:rPr>
          <w:vertAlign w:val="baseline"/>
          <w:rtl w:val="0"/>
        </w:rPr>
        <w:t xml:space="preserve">Segurança</w:t>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41mghml" w:id="96"/>
      <w:bookmarkEnd w:id="9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 seção descreve os requisitos não funcionais associados à integridade, privacidade e autenticidade dos dados do sistema. </w:t>
      </w:r>
    </w:p>
    <w:p w:rsidR="00000000" w:rsidDel="00000000" w:rsidP="00000000" w:rsidRDefault="00000000" w:rsidRPr="00000000" w14:paraId="000003BE">
      <w:pPr>
        <w:pStyle w:val="Heading5"/>
        <w:keepNext w:val="1"/>
        <w:spacing w:after="120" w:before="240" w:lineRule="auto"/>
        <w:rPr>
          <w:vertAlign w:val="baseline"/>
        </w:rPr>
      </w:pPr>
      <w:bookmarkStart w:colFirst="0" w:colLast="0" w:name="_elwykl8vme8s" w:id="97"/>
      <w:bookmarkEnd w:id="97"/>
      <w:r w:rsidDel="00000000" w:rsidR="00000000" w:rsidRPr="00000000">
        <w:rPr>
          <w:vertAlign w:val="baseline"/>
          <w:rtl w:val="0"/>
        </w:rPr>
        <w:t xml:space="preserve">[NF</w:t>
      </w:r>
      <w:r w:rsidDel="00000000" w:rsidR="00000000" w:rsidRPr="00000000">
        <w:rPr>
          <w:rtl w:val="0"/>
        </w:rPr>
        <w:t xml:space="preserve">03</w:t>
      </w:r>
      <w:r w:rsidDel="00000000" w:rsidR="00000000" w:rsidRPr="00000000">
        <w:rPr>
          <w:vertAlign w:val="baseline"/>
          <w:rtl w:val="0"/>
        </w:rPr>
        <w:t xml:space="preserve">] </w:t>
      </w:r>
      <w:r w:rsidDel="00000000" w:rsidR="00000000" w:rsidRPr="00000000">
        <w:rPr>
          <w:rtl w:val="0"/>
        </w:rPr>
        <w:t xml:space="preserve">Segurança do Banco de Dados</w:t>
      </w:r>
      <w:r w:rsidDel="00000000" w:rsidR="00000000" w:rsidRPr="00000000">
        <w:rPr>
          <w:rtl w:val="0"/>
        </w:rPr>
      </w:r>
    </w:p>
    <w:p w:rsidR="00000000" w:rsidDel="00000000" w:rsidP="00000000" w:rsidRDefault="00000000" w:rsidRPr="00000000" w14:paraId="000003BF">
      <w:pPr>
        <w:spacing w:after="60" w:before="60" w:lineRule="auto"/>
        <w:ind w:left="58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2grqrue" w:id="98"/>
      <w:bookmarkEnd w:id="98"/>
      <w:r w:rsidDel="00000000" w:rsidR="00000000" w:rsidRPr="00000000">
        <w:rPr>
          <w:sz w:val="22"/>
          <w:szCs w:val="22"/>
          <w:rtl w:val="0"/>
        </w:rPr>
        <w:t xml:space="preserve">O software deve ser protegido contra SQL injection.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&lt;Descreva o requisito não funcional e substitua um dos símbolos abaixo por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para indicar a sua prioridade.&gt;</w:t>
      </w:r>
    </w:p>
    <w:tbl>
      <w:tblPr>
        <w:tblStyle w:val="Table16"/>
        <w:tblW w:w="7885.0" w:type="dxa"/>
        <w:jc w:val="left"/>
        <w:tblInd w:w="534.0" w:type="dxa"/>
        <w:tblLayout w:type="fixed"/>
        <w:tblLook w:val="0000"/>
      </w:tblPr>
      <w:tblGrid>
        <w:gridCol w:w="1559"/>
        <w:gridCol w:w="425"/>
        <w:gridCol w:w="1575"/>
        <w:gridCol w:w="630"/>
        <w:gridCol w:w="1890"/>
        <w:gridCol w:w="425"/>
        <w:gridCol w:w="1381"/>
        <w:tblGridChange w:id="0">
          <w:tblGrid>
            <w:gridCol w:w="1559"/>
            <w:gridCol w:w="425"/>
            <w:gridCol w:w="1575"/>
            <w:gridCol w:w="630"/>
            <w:gridCol w:w="1890"/>
            <w:gridCol w:w="425"/>
            <w:gridCol w:w="1381"/>
          </w:tblGrid>
        </w:tblGridChange>
      </w:tblGrid>
      <w:tr>
        <w:tc>
          <w:tcPr>
            <w:vAlign w:val="center"/>
          </w:tcPr>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3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Prioridade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vAlign w:val="center"/>
          </w:tcPr>
          <w:p w:rsidR="00000000" w:rsidDel="00000000" w:rsidP="00000000" w:rsidRDefault="00000000" w:rsidRPr="00000000" w14:paraId="000003C1">
            <w:pPr>
              <w:spacing w:after="240" w:before="240" w:lineRule="auto"/>
              <w:jc w:val="right"/>
              <w:rPr>
                <w:vertAlign w:val="baseline"/>
              </w:rPr>
            </w:pPr>
            <w:r w:rsidDel="00000000" w:rsidR="00000000" w:rsidRPr="00000000">
              <w:rPr>
                <w:vertAlign w:val="baseline"/>
                <w:rtl w:val="0"/>
              </w:rPr>
              <w:t xml:space="preserve">◻</w:t>
            </w:r>
          </w:p>
        </w:tc>
        <w:tc>
          <w:tcPr>
            <w:vAlign w:val="center"/>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Essencial</w:t>
            </w:r>
          </w:p>
        </w:tc>
        <w:tc>
          <w:tcPr>
            <w:vAlign w:val="center"/>
          </w:tcPr>
          <w:p w:rsidR="00000000" w:rsidDel="00000000" w:rsidP="00000000" w:rsidRDefault="00000000" w:rsidRPr="00000000" w14:paraId="000003C3">
            <w:pPr>
              <w:spacing w:after="60" w:before="60" w:lineRule="auto"/>
              <w:ind w:left="0" w:firstLine="0"/>
              <w:jc w:val="both"/>
              <w:rPr>
                <w:vertAlign w:val="baseline"/>
              </w:rPr>
            </w:pPr>
            <w:bookmarkStart w:colFirst="0" w:colLast="0" w:name="_2grqrue" w:id="98"/>
            <w:bookmarkEnd w:id="98"/>
            <w:r w:rsidDel="00000000" w:rsidR="00000000" w:rsidRPr="00000000">
              <w:rPr>
                <w:rFonts w:ascii="Wingdings" w:cs="Wingdings" w:eastAsia="Wingdings" w:hAnsi="Wingding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Importante</w:t>
            </w:r>
          </w:p>
        </w:tc>
        <w:tc>
          <w:tcPr>
            <w:vAlign w:val="center"/>
          </w:tcPr>
          <w:p w:rsidR="00000000" w:rsidDel="00000000" w:rsidP="00000000" w:rsidRDefault="00000000" w:rsidRPr="00000000" w14:paraId="000003C5">
            <w:pPr>
              <w:spacing w:after="240" w:before="240" w:lineRule="auto"/>
              <w:jc w:val="right"/>
              <w:rPr>
                <w:vertAlign w:val="baseline"/>
              </w:rPr>
            </w:pPr>
            <w:r w:rsidDel="00000000" w:rsidR="00000000" w:rsidRPr="00000000">
              <w:rPr>
                <w:vertAlign w:val="baseline"/>
                <w:rtl w:val="0"/>
              </w:rPr>
              <w:t xml:space="preserve">◻</w:t>
            </w:r>
          </w:p>
        </w:tc>
        <w:tc>
          <w:tcPr>
            <w:vAlign w:val="center"/>
          </w:tcPr>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Desejável</w:t>
            </w:r>
          </w:p>
        </w:tc>
      </w:tr>
    </w:tbl>
    <w:p w:rsidR="00000000" w:rsidDel="00000000" w:rsidP="00000000" w:rsidRDefault="00000000" w:rsidRPr="00000000" w14:paraId="000003C7">
      <w:pPr>
        <w:pStyle w:val="Heading5"/>
        <w:rPr/>
      </w:pPr>
      <w:bookmarkStart w:colFirst="0" w:colLast="0" w:name="_u1w7grny7lj0" w:id="99"/>
      <w:bookmarkEnd w:id="99"/>
      <w:r w:rsidDel="00000000" w:rsidR="00000000" w:rsidRPr="00000000">
        <w:rPr>
          <w:rtl w:val="0"/>
        </w:rPr>
        <w:t xml:space="preserve">[NF04] Segurança da Senha</w:t>
      </w:r>
    </w:p>
    <w:p w:rsidR="00000000" w:rsidDel="00000000" w:rsidP="00000000" w:rsidRDefault="00000000" w:rsidRPr="00000000" w14:paraId="000003C8">
      <w:pPr>
        <w:spacing w:after="60" w:before="60" w:lineRule="auto"/>
        <w:ind w:left="580" w:firstLine="0"/>
        <w:jc w:val="both"/>
        <w:rPr>
          <w:sz w:val="22"/>
          <w:szCs w:val="22"/>
        </w:rPr>
      </w:pPr>
      <w:bookmarkStart w:colFirst="0" w:colLast="0" w:name="_2grqrue" w:id="98"/>
      <w:bookmarkEnd w:id="98"/>
      <w:r w:rsidDel="00000000" w:rsidR="00000000" w:rsidRPr="00000000">
        <w:rPr>
          <w:sz w:val="22"/>
          <w:szCs w:val="22"/>
          <w:rtl w:val="0"/>
        </w:rPr>
        <w:t xml:space="preserve">O software deve criptografar a senha ao armazenar no banco de dados. &lt;Descreva o requisito não funcional e substitua um dos símbolos abaixo por </w:t>
      </w:r>
      <w:r w:rsidDel="00000000" w:rsidR="00000000" w:rsidRPr="00000000">
        <w:rPr>
          <w:rFonts w:ascii="Wingdings" w:cs="Wingdings" w:eastAsia="Wingdings" w:hAnsi="Wingdings"/>
          <w:sz w:val="22"/>
          <w:szCs w:val="22"/>
          <w:rtl w:val="0"/>
        </w:rPr>
        <w:t xml:space="preserve">🗹</w:t>
      </w:r>
      <w:r w:rsidDel="00000000" w:rsidR="00000000" w:rsidRPr="00000000">
        <w:rPr>
          <w:sz w:val="22"/>
          <w:szCs w:val="22"/>
          <w:rtl w:val="0"/>
        </w:rPr>
        <w:t xml:space="preserve">, para indicar a sua prioridade.&gt;</w:t>
      </w:r>
    </w:p>
    <w:tbl>
      <w:tblPr>
        <w:tblStyle w:val="Table17"/>
        <w:tblW w:w="7885.0" w:type="dxa"/>
        <w:jc w:val="left"/>
        <w:tblInd w:w="534.0" w:type="dxa"/>
        <w:tblLayout w:type="fixed"/>
        <w:tblLook w:val="0000"/>
      </w:tblPr>
      <w:tblGrid>
        <w:gridCol w:w="1559"/>
        <w:gridCol w:w="425"/>
        <w:gridCol w:w="1575"/>
        <w:gridCol w:w="630"/>
        <w:gridCol w:w="1890"/>
        <w:gridCol w:w="425"/>
        <w:gridCol w:w="1381"/>
        <w:tblGridChange w:id="0">
          <w:tblGrid>
            <w:gridCol w:w="1559"/>
            <w:gridCol w:w="425"/>
            <w:gridCol w:w="1575"/>
            <w:gridCol w:w="630"/>
            <w:gridCol w:w="1890"/>
            <w:gridCol w:w="425"/>
            <w:gridCol w:w="1381"/>
          </w:tblGrid>
        </w:tblGridChange>
      </w:tblGrid>
      <w:tr>
        <w:tc>
          <w:tcPr>
            <w:vAlign w:val="center"/>
          </w:tcPr>
          <w:p w:rsidR="00000000" w:rsidDel="00000000" w:rsidP="00000000" w:rsidRDefault="00000000" w:rsidRPr="00000000" w14:paraId="000003C9">
            <w:pPr>
              <w:spacing w:after="60" w:before="60" w:lineRule="auto"/>
              <w:ind w:left="33" w:firstLine="0"/>
              <w:jc w:val="both"/>
              <w:rPr>
                <w:sz w:val="22"/>
                <w:szCs w:val="22"/>
              </w:rPr>
            </w:pPr>
            <w:r w:rsidDel="00000000" w:rsidR="00000000" w:rsidRPr="00000000">
              <w:rPr>
                <w:b w:val="1"/>
                <w:sz w:val="22"/>
                <w:szCs w:val="22"/>
                <w:rtl w:val="0"/>
              </w:rPr>
              <w:t xml:space="preserve">Prioridade</w:t>
            </w:r>
            <w:r w:rsidDel="00000000" w:rsidR="00000000" w:rsidRPr="00000000">
              <w:rPr>
                <w:sz w:val="22"/>
                <w:szCs w:val="22"/>
                <w:rtl w:val="0"/>
              </w:rPr>
              <w:t xml:space="preserve">:</w:t>
            </w:r>
          </w:p>
        </w:tc>
        <w:tc>
          <w:tcPr>
            <w:vAlign w:val="center"/>
          </w:tcPr>
          <w:p w:rsidR="00000000" w:rsidDel="00000000" w:rsidP="00000000" w:rsidRDefault="00000000" w:rsidRPr="00000000" w14:paraId="000003CA">
            <w:pPr>
              <w:spacing w:after="240" w:before="240" w:lineRule="auto"/>
              <w:jc w:val="right"/>
              <w:rPr/>
            </w:pPr>
            <w:r w:rsidDel="00000000" w:rsidR="00000000" w:rsidRPr="00000000">
              <w:rPr>
                <w:rFonts w:ascii="Wingdings" w:cs="Wingdings" w:eastAsia="Wingdings" w:hAnsi="Wingding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CB">
            <w:pPr>
              <w:spacing w:after="60" w:before="60" w:lineRule="auto"/>
              <w:jc w:val="both"/>
              <w:rPr>
                <w:sz w:val="22"/>
                <w:szCs w:val="22"/>
              </w:rPr>
            </w:pPr>
            <w:r w:rsidDel="00000000" w:rsidR="00000000" w:rsidRPr="00000000">
              <w:rPr>
                <w:sz w:val="22"/>
                <w:szCs w:val="22"/>
                <w:rtl w:val="0"/>
              </w:rPr>
              <w:t xml:space="preserve">Essencial</w:t>
            </w:r>
          </w:p>
        </w:tc>
        <w:tc>
          <w:tcPr>
            <w:vAlign w:val="center"/>
          </w:tcPr>
          <w:p w:rsidR="00000000" w:rsidDel="00000000" w:rsidP="00000000" w:rsidRDefault="00000000" w:rsidRPr="00000000" w14:paraId="000003CC">
            <w:pPr>
              <w:spacing w:after="240" w:before="240" w:lineRule="auto"/>
              <w:jc w:val="center"/>
              <w:rPr/>
            </w:pPr>
            <w:r w:rsidDel="00000000" w:rsidR="00000000" w:rsidRPr="00000000">
              <w:rPr>
                <w:rtl w:val="0"/>
              </w:rPr>
              <w:t xml:space="preserve">◻</w:t>
            </w:r>
          </w:p>
        </w:tc>
        <w:tc>
          <w:tcPr>
            <w:vAlign w:val="center"/>
          </w:tcPr>
          <w:p w:rsidR="00000000" w:rsidDel="00000000" w:rsidP="00000000" w:rsidRDefault="00000000" w:rsidRPr="00000000" w14:paraId="000003CD">
            <w:pPr>
              <w:spacing w:after="60" w:before="60" w:lineRule="auto"/>
              <w:jc w:val="both"/>
              <w:rPr>
                <w:sz w:val="22"/>
                <w:szCs w:val="22"/>
              </w:rPr>
            </w:pPr>
            <w:r w:rsidDel="00000000" w:rsidR="00000000" w:rsidRPr="00000000">
              <w:rPr>
                <w:sz w:val="22"/>
                <w:szCs w:val="22"/>
                <w:rtl w:val="0"/>
              </w:rPr>
              <w:t xml:space="preserve">Importante</w:t>
            </w:r>
          </w:p>
        </w:tc>
        <w:tc>
          <w:tcPr>
            <w:vAlign w:val="center"/>
          </w:tcPr>
          <w:p w:rsidR="00000000" w:rsidDel="00000000" w:rsidP="00000000" w:rsidRDefault="00000000" w:rsidRPr="00000000" w14:paraId="000003CE">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CF">
            <w:pPr>
              <w:spacing w:after="60" w:before="60" w:lineRule="auto"/>
              <w:jc w:val="both"/>
              <w:rPr>
                <w:sz w:val="22"/>
                <w:szCs w:val="22"/>
              </w:rPr>
            </w:pPr>
            <w:r w:rsidDel="00000000" w:rsidR="00000000" w:rsidRPr="00000000">
              <w:rPr>
                <w:sz w:val="22"/>
                <w:szCs w:val="22"/>
                <w:rtl w:val="0"/>
              </w:rPr>
              <w:t xml:space="preserve">Desejável</w:t>
            </w:r>
          </w:p>
        </w:tc>
      </w:tr>
    </w:tbl>
    <w:p w:rsidR="00000000" w:rsidDel="00000000" w:rsidP="00000000" w:rsidRDefault="00000000" w:rsidRPr="00000000" w14:paraId="000003D0">
      <w:pPr>
        <w:pStyle w:val="Heading3"/>
        <w:keepNext w:val="1"/>
        <w:numPr>
          <w:ilvl w:val="1"/>
          <w:numId w:val="6"/>
        </w:numPr>
        <w:shd w:fill="cccccc" w:val="clear"/>
        <w:spacing w:after="120" w:before="360" w:lineRule="auto"/>
        <w:rPr/>
      </w:pPr>
      <w:bookmarkStart w:colFirst="0" w:colLast="0" w:name="_4f1mdlm" w:id="100"/>
      <w:bookmarkEnd w:id="100"/>
      <w:r w:rsidDel="00000000" w:rsidR="00000000" w:rsidRPr="00000000">
        <w:rPr>
          <w:vertAlign w:val="baseline"/>
          <w:rtl w:val="0"/>
        </w:rPr>
        <w:t xml:space="preserve">Padrões</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 seção descreve os requisitos não funcionais associados a padrões ou normas que devem ser seguidos pelo sistema ou pelo seu processo de desenvolvimento. </w:t>
      </w:r>
    </w:p>
    <w:p w:rsidR="00000000" w:rsidDel="00000000" w:rsidP="00000000" w:rsidRDefault="00000000" w:rsidRPr="00000000" w14:paraId="000003D2">
      <w:pPr>
        <w:pStyle w:val="Heading5"/>
        <w:keepNext w:val="1"/>
        <w:spacing w:after="120" w:before="240" w:lineRule="auto"/>
        <w:rPr>
          <w:vertAlign w:val="baseline"/>
        </w:rPr>
      </w:pPr>
      <w:bookmarkStart w:colFirst="0" w:colLast="0" w:name="_1g8dtb5j9dbm" w:id="101"/>
      <w:bookmarkEnd w:id="101"/>
      <w:r w:rsidDel="00000000" w:rsidR="00000000" w:rsidRPr="00000000">
        <w:rPr>
          <w:vertAlign w:val="baseline"/>
          <w:rtl w:val="0"/>
        </w:rPr>
        <w:t xml:space="preserve">[NF</w:t>
      </w:r>
      <w:r w:rsidDel="00000000" w:rsidR="00000000" w:rsidRPr="00000000">
        <w:rPr>
          <w:rtl w:val="0"/>
        </w:rPr>
        <w:t xml:space="preserve">05</w:t>
      </w:r>
      <w:r w:rsidDel="00000000" w:rsidR="00000000" w:rsidRPr="00000000">
        <w:rPr>
          <w:vertAlign w:val="baseline"/>
          <w:rtl w:val="0"/>
        </w:rPr>
        <w:t xml:space="preserve">] </w:t>
      </w:r>
      <w:r w:rsidDel="00000000" w:rsidR="00000000" w:rsidRPr="00000000">
        <w:rPr>
          <w:rtl w:val="0"/>
        </w:rPr>
        <w:t xml:space="preserve">Padrão MVC</w:t>
      </w:r>
      <w:r w:rsidDel="00000000" w:rsidR="00000000" w:rsidRPr="00000000">
        <w:rPr>
          <w:rtl w:val="0"/>
        </w:rPr>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19c6y18" w:id="102"/>
      <w:bookmarkEnd w:id="102"/>
      <w:r w:rsidDel="00000000" w:rsidR="00000000" w:rsidRPr="00000000">
        <w:rPr>
          <w:sz w:val="22"/>
          <w:szCs w:val="22"/>
          <w:rtl w:val="0"/>
        </w:rPr>
        <w:t xml:space="preserve">O software deve seguir os padrões MVC (</w:t>
      </w:r>
      <w:r w:rsidDel="00000000" w:rsidR="00000000" w:rsidRPr="00000000">
        <w:rPr>
          <w:i w:val="1"/>
          <w:sz w:val="22"/>
          <w:szCs w:val="22"/>
          <w:rtl w:val="0"/>
        </w:rPr>
        <w:t xml:space="preserve">Model-View-Controller</w:t>
      </w:r>
      <w:r w:rsidDel="00000000" w:rsidR="00000000" w:rsidRPr="00000000">
        <w:rPr>
          <w:sz w:val="22"/>
          <w:szCs w:val="22"/>
          <w:rtl w:val="0"/>
        </w:rPr>
        <w:t xml:space="preserve">)</w:t>
      </w:r>
      <w:r w:rsidDel="00000000" w:rsidR="00000000" w:rsidRPr="00000000">
        <w:rPr>
          <w:rtl w:val="0"/>
        </w:rPr>
      </w:r>
    </w:p>
    <w:tbl>
      <w:tblPr>
        <w:tblStyle w:val="Table18"/>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3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Prioridade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vAlign w:val="center"/>
          </w:tcPr>
          <w:p w:rsidR="00000000" w:rsidDel="00000000" w:rsidP="00000000" w:rsidRDefault="00000000" w:rsidRPr="00000000" w14:paraId="000003D5">
            <w:pPr>
              <w:spacing w:after="240" w:before="240" w:lineRule="auto"/>
              <w:jc w:val="right"/>
              <w:rPr>
                <w:vertAlign w:val="baseline"/>
              </w:rPr>
            </w:pPr>
            <w:r w:rsidDel="00000000" w:rsidR="00000000" w:rsidRPr="00000000">
              <w:rPr>
                <w:vertAlign w:val="baseline"/>
                <w:rtl w:val="0"/>
              </w:rPr>
              <w:t xml:space="preserve">◻</w:t>
            </w:r>
          </w:p>
        </w:tc>
        <w:tc>
          <w:tcPr>
            <w:vAlign w:val="center"/>
          </w:tcPr>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Essencial</w:t>
            </w:r>
          </w:p>
        </w:tc>
        <w:tc>
          <w:tcPr>
            <w:vAlign w:val="center"/>
          </w:tcPr>
          <w:p w:rsidR="00000000" w:rsidDel="00000000" w:rsidP="00000000" w:rsidRDefault="00000000" w:rsidRPr="00000000" w14:paraId="000003D7">
            <w:pPr>
              <w:spacing w:after="240" w:before="240" w:lineRule="auto"/>
              <w:jc w:val="right"/>
              <w:rPr>
                <w:vertAlign w:val="baseline"/>
              </w:rPr>
            </w:pPr>
            <w:r w:rsidDel="00000000" w:rsidR="00000000" w:rsidRPr="00000000">
              <w:rPr>
                <w:vertAlign w:val="baseline"/>
                <w:rtl w:val="0"/>
              </w:rPr>
              <w:t xml:space="preserve">◻</w:t>
            </w:r>
          </w:p>
        </w:tc>
        <w:tc>
          <w:tcPr>
            <w:vAlign w:val="center"/>
          </w:tcPr>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Importante</w:t>
            </w:r>
          </w:p>
        </w:tc>
        <w:tc>
          <w:tcPr>
            <w:vAlign w:val="center"/>
          </w:tcPr>
          <w:p w:rsidR="00000000" w:rsidDel="00000000" w:rsidP="00000000" w:rsidRDefault="00000000" w:rsidRPr="00000000" w14:paraId="000003D9">
            <w:pPr>
              <w:spacing w:after="60" w:before="60" w:lineRule="auto"/>
              <w:ind w:left="0" w:firstLine="0"/>
              <w:jc w:val="both"/>
              <w:rPr>
                <w:vertAlign w:val="baseline"/>
              </w:rPr>
            </w:pPr>
            <w:r w:rsidDel="00000000" w:rsidR="00000000" w:rsidRPr="00000000">
              <w:rPr>
                <w:rFonts w:ascii="Wingdings" w:cs="Wingdings" w:eastAsia="Wingdings" w:hAnsi="Wingding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Desejável</w:t>
            </w:r>
          </w:p>
        </w:tc>
      </w:tr>
    </w:tbl>
    <w:p w:rsidR="00000000" w:rsidDel="00000000" w:rsidP="00000000" w:rsidRDefault="00000000" w:rsidRPr="00000000" w14:paraId="000003DB">
      <w:pPr>
        <w:pStyle w:val="Heading3"/>
        <w:keepNext w:val="1"/>
        <w:numPr>
          <w:ilvl w:val="1"/>
          <w:numId w:val="6"/>
        </w:numPr>
        <w:shd w:fill="cccccc" w:val="clear"/>
        <w:spacing w:after="120" w:before="360" w:lineRule="auto"/>
        <w:rPr/>
      </w:pPr>
      <w:bookmarkStart w:colFirst="0" w:colLast="0" w:name="_3tbugp1" w:id="103"/>
      <w:bookmarkEnd w:id="103"/>
      <w:r w:rsidDel="00000000" w:rsidR="00000000" w:rsidRPr="00000000">
        <w:rPr>
          <w:vertAlign w:val="baseline"/>
          <w:rtl w:val="0"/>
        </w:rPr>
        <w:t xml:space="preserve">Hardware e software</w:t>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28h4qwu" w:id="104"/>
      <w:bookmarkEnd w:id="10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 seção descreve os requisitos não funcionais associados ao hardware e software usados para desenvolver ou para executar o sistema. </w:t>
      </w:r>
    </w:p>
    <w:p w:rsidR="00000000" w:rsidDel="00000000" w:rsidP="00000000" w:rsidRDefault="00000000" w:rsidRPr="00000000" w14:paraId="000003DD">
      <w:pPr>
        <w:pStyle w:val="Heading5"/>
        <w:keepNext w:val="1"/>
        <w:spacing w:after="120" w:before="240" w:lineRule="auto"/>
        <w:rPr>
          <w:vertAlign w:val="baseline"/>
        </w:rPr>
      </w:pPr>
      <w:bookmarkStart w:colFirst="0" w:colLast="0" w:name="_euckohgtqcja" w:id="105"/>
      <w:bookmarkEnd w:id="105"/>
      <w:r w:rsidDel="00000000" w:rsidR="00000000" w:rsidRPr="00000000">
        <w:rPr>
          <w:vertAlign w:val="baseline"/>
          <w:rtl w:val="0"/>
        </w:rPr>
        <w:t xml:space="preserve">[NF</w:t>
      </w:r>
      <w:r w:rsidDel="00000000" w:rsidR="00000000" w:rsidRPr="00000000">
        <w:rPr>
          <w:rtl w:val="0"/>
        </w:rPr>
        <w:t xml:space="preserve">06</w:t>
      </w:r>
      <w:r w:rsidDel="00000000" w:rsidR="00000000" w:rsidRPr="00000000">
        <w:rPr>
          <w:vertAlign w:val="baseline"/>
          <w:rtl w:val="0"/>
        </w:rPr>
        <w:t xml:space="preserve">] </w:t>
      </w:r>
      <w:r w:rsidDel="00000000" w:rsidR="00000000" w:rsidRPr="00000000">
        <w:rPr>
          <w:rtl w:val="0"/>
        </w:rPr>
        <w:t xml:space="preserve">Compatibilidade com Google Chrome</w:t>
      </w: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O sistema deve ser compatível com o navegador web Google Chrome Versão 83.0.4103.116 ou superior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&lt;Descreva o requisito não funcional e substitua um dos símbolos abaixo por, para indicar a sua prioridade.&gt;</w:t>
      </w:r>
    </w:p>
    <w:tbl>
      <w:tblPr>
        <w:tblStyle w:val="Table19"/>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3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Prioridade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vAlign w:val="center"/>
          </w:tcPr>
          <w:p w:rsidR="00000000" w:rsidDel="00000000" w:rsidP="00000000" w:rsidRDefault="00000000" w:rsidRPr="00000000" w14:paraId="000003E0">
            <w:pPr>
              <w:spacing w:after="60" w:before="60" w:lineRule="auto"/>
              <w:ind w:left="0" w:firstLine="0"/>
              <w:jc w:val="both"/>
              <w:rPr>
                <w:vertAlign w:val="baseline"/>
              </w:rPr>
            </w:pPr>
            <w:r w:rsidDel="00000000" w:rsidR="00000000" w:rsidRPr="00000000">
              <w:rPr>
                <w:rFonts w:ascii="Wingdings" w:cs="Wingdings" w:eastAsia="Wingdings" w:hAnsi="Wingding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Essencial</w:t>
            </w:r>
          </w:p>
        </w:tc>
        <w:tc>
          <w:tcPr>
            <w:vAlign w:val="center"/>
          </w:tcPr>
          <w:p w:rsidR="00000000" w:rsidDel="00000000" w:rsidP="00000000" w:rsidRDefault="00000000" w:rsidRPr="00000000" w14:paraId="000003E2">
            <w:pPr>
              <w:spacing w:after="240" w:before="240" w:lineRule="auto"/>
              <w:jc w:val="right"/>
              <w:rPr>
                <w:vertAlign w:val="baseline"/>
              </w:rPr>
            </w:pPr>
            <w:r w:rsidDel="00000000" w:rsidR="00000000" w:rsidRPr="00000000">
              <w:rPr>
                <w:vertAlign w:val="baseline"/>
                <w:rtl w:val="0"/>
              </w:rPr>
              <w:t xml:space="preserve">◻</w:t>
            </w:r>
          </w:p>
        </w:tc>
        <w:tc>
          <w:tcPr>
            <w:vAlign w:val="center"/>
          </w:tcPr>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Importante</w:t>
            </w:r>
          </w:p>
        </w:tc>
        <w:tc>
          <w:tcPr>
            <w:vAlign w:val="center"/>
          </w:tcPr>
          <w:p w:rsidR="00000000" w:rsidDel="00000000" w:rsidP="00000000" w:rsidRDefault="00000000" w:rsidRPr="00000000" w14:paraId="000003E4">
            <w:pPr>
              <w:spacing w:after="240" w:before="240" w:lineRule="auto"/>
              <w:jc w:val="right"/>
              <w:rPr>
                <w:vertAlign w:val="baseline"/>
              </w:rPr>
            </w:pPr>
            <w:r w:rsidDel="00000000" w:rsidR="00000000" w:rsidRPr="00000000">
              <w:rPr>
                <w:vertAlign w:val="baseline"/>
                <w:rtl w:val="0"/>
              </w:rPr>
              <w:t xml:space="preserve">◻</w:t>
            </w:r>
          </w:p>
        </w:tc>
        <w:tc>
          <w:tcPr>
            <w:vAlign w:val="center"/>
          </w:tcPr>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Desejável</w:t>
            </w:r>
          </w:p>
        </w:tc>
      </w:tr>
    </w:tbl>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6" w:type="default"/>
          <w:type w:val="nextPage"/>
          <w:pgSz w:h="16834" w:w="11909"/>
          <w:pgMar w:bottom="1440" w:top="1440" w:left="1440" w:right="1440" w:header="720" w:footer="720"/>
          <w:pgNumType w:start="1"/>
          <w:cols w:equalWidth="0"/>
        </w:sectPr>
      </w:pPr>
      <w:bookmarkStart w:colFirst="0" w:colLast="0" w:name="_nmf14n" w:id="106"/>
      <w:bookmarkEnd w:id="106"/>
      <w:r w:rsidDel="00000000" w:rsidR="00000000" w:rsidRPr="00000000">
        <w:rPr>
          <w:rtl w:val="0"/>
        </w:rPr>
      </w:r>
    </w:p>
    <w:p w:rsidR="00000000" w:rsidDel="00000000" w:rsidP="00000000" w:rsidRDefault="00000000" w:rsidRPr="00000000" w14:paraId="000003E8">
      <w:pPr>
        <w:keepNext w:val="1"/>
        <w:keepLines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9">
      <w:pPr>
        <w:pStyle w:val="Heading1"/>
        <w:ind w:left="578" w:firstLine="0"/>
        <w:jc w:val="right"/>
        <w:rPr>
          <w:rFonts w:ascii="Arial" w:cs="Arial" w:eastAsia="Arial" w:hAnsi="Arial"/>
          <w:vertAlign w:val="baseline"/>
        </w:rPr>
      </w:pPr>
      <w:bookmarkStart w:colFirst="0" w:colLast="0" w:name="_4xqv2a66ois4" w:id="107"/>
      <w:bookmarkEnd w:id="107"/>
      <w:r w:rsidDel="00000000" w:rsidR="00000000" w:rsidRPr="00000000">
        <w:rPr>
          <w:rFonts w:ascii="Arial" w:cs="Arial" w:eastAsia="Arial" w:hAnsi="Arial"/>
          <w:vertAlign w:val="baseline"/>
          <w:rtl w:val="0"/>
        </w:rPr>
        <w:t xml:space="preserve">Capítulo </w:t>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3EA">
      <w:pPr>
        <w:pStyle w:val="Heading2"/>
        <w:keepNext w:val="1"/>
        <w:numPr>
          <w:ilvl w:val="0"/>
          <w:numId w:val="6"/>
        </w:numPr>
        <w:spacing w:after="480" w:lineRule="auto"/>
        <w:jc w:val="right"/>
        <w:rPr/>
      </w:pPr>
      <w:bookmarkStart w:colFirst="0" w:colLast="0" w:name="_k0934vk0sws9" w:id="108"/>
      <w:bookmarkEnd w:id="108"/>
      <w:r w:rsidDel="00000000" w:rsidR="00000000" w:rsidRPr="00000000">
        <w:rPr>
          <w:vertAlign w:val="baseline"/>
          <w:rtl w:val="0"/>
        </w:rPr>
        <w:t xml:space="preserve">Descrição da interface com o usuário</w:t>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5b9bd5"/>
          <w:sz w:val="22"/>
          <w:szCs w:val="22"/>
          <w:u w:val="none"/>
          <w:shd w:fill="auto" w:val="clear"/>
          <w:vertAlign w:val="baseline"/>
        </w:rPr>
      </w:pPr>
      <w:del w:author="LUCCAS APARECIDO PEDROSO DE ASSIS" w:id="4" w:date="2020-07-09T20:29:53Z">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delText xml:space="preserve">&lt;Esta seção deve conter desenhos ou rascunhos das telas do sistema que forem necessários ou convenientes para esclarecer algum dos requisitos do sistema. O aluno pode utilizar ferramentas como Balsamiq para prototipar a interface, apesar de não ser a melhor opção. Mais ferramentas podem ser encontradas em </w:delText>
        </w:r>
        <w:r w:rsidDel="00000000" w:rsidR="00000000" w:rsidRPr="00000000">
          <w:fldChar w:fldCharType="begin"/>
        </w:r>
        <w:r w:rsidDel="00000000" w:rsidR="00000000" w:rsidRPr="00000000">
          <w:delInstrText xml:space="preserve">HYPERLINK "https://dcrazed.com/best-free-wireframe-tools/"</w:del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delText xml:space="preserve">https://dcrazed.com/best-free-wireframe-tools/</w:delTex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5b9bd5"/>
            <w:sz w:val="22"/>
            <w:szCs w:val="22"/>
            <w:u w:val="none"/>
            <w:shd w:fill="auto" w:val="clear"/>
            <w:vertAlign w:val="baseline"/>
            <w:rtl w:val="0"/>
          </w:rPr>
          <w:delText xml:space="preserve">. A melhor opção RECOMENDADA FORTEMENTE é para o aluno fazer a prototipação da interface em HTML, Angular ou qualquer outra tecnologia que o permita fazer a interface de sistemas WEB e reaproveitá-la na fase de projeto. Assim evita-se o fato de fazer desenhos de interface os quais serão jogados fora por não ser a interface propriamente dita. Use nomes significativos para identificar cada interface como I_Login, I_Erro_login, I_CadastrarCliente. Descreva cada interface  em uma subseção. O aluno deverá utilizar templates já prontos caso queira, fazendo uma interface agradável.&gt;</w:delText>
        </w:r>
      </w:del>
      <w:r w:rsidDel="00000000" w:rsidR="00000000" w:rsidRPr="00000000">
        <w:rPr>
          <w:rtl w:val="0"/>
        </w:rPr>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7m2jsg" w:id="109"/>
      <w:bookmarkEnd w:id="1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Neste documento, adota-se </w:t>
      </w:r>
      <w:r w:rsidDel="00000000" w:rsidR="00000000" w:rsidRPr="00000000">
        <w:rPr>
          <w:sz w:val="22"/>
          <w:szCs w:val="22"/>
          <w:rtl w:val="0"/>
        </w:rPr>
        <w:t xml:space="preserve">o nome da tela em letras minúsculas de forma autodescritiva.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interface de </w:t>
      </w:r>
      <w:r w:rsidDel="00000000" w:rsidR="00000000" w:rsidRPr="00000000">
        <w:rPr>
          <w:sz w:val="22"/>
          <w:szCs w:val="22"/>
          <w:rtl w:val="0"/>
        </w:rPr>
        <w:t xml:space="preserve">login é denominada &lt;login&gt;, a tela inicial de um usuário autenticado é denominada &lt;home_autenticado&gt; e as telas de erro contem a palavra não no nome sem acentuação como a tela de erro ao alterar o perfil  que se denomina &lt;perfil_nao_alterado&gt;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D">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nmf14n" w:id="106"/>
      <w:bookmarkEnd w:id="106"/>
      <w:r w:rsidDel="00000000" w:rsidR="00000000" w:rsidRPr="00000000">
        <w:rPr>
          <w:sz w:val="28"/>
          <w:szCs w:val="28"/>
          <w:rtl w:val="0"/>
        </w:rPr>
        <w:t xml:space="preserve">MAPA DE NAVEGAÇÃO DE INTERFACES</w:t>
      </w:r>
    </w:p>
    <w:p w:rsidR="00000000" w:rsidDel="00000000" w:rsidP="00000000" w:rsidRDefault="00000000" w:rsidRPr="00000000" w14:paraId="000003EE">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237490</wp:posOffset>
            </wp:positionV>
            <wp:extent cx="5731510" cy="3936365"/>
            <wp:effectExtent b="0" l="0" r="0" t="0"/>
            <wp:wrapTopAndBottom distB="0" distT="0"/>
            <wp:docPr id="20"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731510" cy="3936365"/>
                    </a:xfrm>
                    <a:prstGeom prst="rect"/>
                    <a:ln/>
                  </pic:spPr>
                </pic:pic>
              </a:graphicData>
            </a:graphic>
          </wp:anchor>
        </w:drawing>
      </w:r>
    </w:p>
    <w:p w:rsidR="00000000" w:rsidDel="00000000" w:rsidP="00000000" w:rsidRDefault="00000000" w:rsidRPr="00000000" w14:paraId="000003EF">
      <w:pPr>
        <w:rPr>
          <w:color w:val="8eaadb"/>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F0">
      <w:pPr>
        <w:pStyle w:val="Heading3"/>
        <w:keepLines w:val="0"/>
        <w:numPr>
          <w:ilvl w:val="1"/>
          <w:numId w:val="7"/>
        </w:numPr>
        <w:shd w:fill="cccccc" w:val="clear"/>
        <w:spacing w:after="120" w:lineRule="auto"/>
        <w:jc w:val="left"/>
        <w:rPr/>
      </w:pPr>
      <w:bookmarkStart w:colFirst="0" w:colLast="0" w:name="_j5pt7qhj7p70" w:id="110"/>
      <w:bookmarkEnd w:id="110"/>
      <w:r w:rsidDel="00000000" w:rsidR="00000000" w:rsidRPr="00000000">
        <w:rPr>
          <w:rtl w:val="0"/>
        </w:rPr>
        <w:t xml:space="preserve">Menu e Backgroud</w:t>
      </w:r>
    </w:p>
    <w:p w:rsidR="00000000" w:rsidDel="00000000" w:rsidP="00000000" w:rsidRDefault="00000000" w:rsidRPr="00000000" w14:paraId="000003F1">
      <w:pPr>
        <w:pStyle w:val="Heading5"/>
        <w:keepLines w:val="0"/>
        <w:shd w:fill="auto" w:val="clear"/>
        <w:spacing w:after="60" w:before="240" w:lineRule="auto"/>
        <w:rPr/>
      </w:pPr>
      <w:bookmarkStart w:colFirst="0" w:colLast="0" w:name="_4kj4wdq71ye1" w:id="111"/>
      <w:bookmarkEnd w:id="111"/>
      <w:r w:rsidDel="00000000" w:rsidR="00000000" w:rsidRPr="00000000">
        <w:rPr>
          <w:rtl w:val="0"/>
        </w:rPr>
        <w:t xml:space="preserve">Barra de menus para usuários não autenticados</w:t>
      </w:r>
    </w:p>
    <w:p w:rsidR="00000000" w:rsidDel="00000000" w:rsidP="00000000" w:rsidRDefault="00000000" w:rsidRPr="00000000" w14:paraId="000003F2">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-1424</wp:posOffset>
            </wp:positionH>
            <wp:positionV relativeFrom="paragraph">
              <wp:posOffset>24765</wp:posOffset>
            </wp:positionV>
            <wp:extent cx="5731510" cy="209550"/>
            <wp:effectExtent b="0" l="0" r="0" t="0"/>
            <wp:wrapTopAndBottom distB="0" distT="0"/>
            <wp:docPr id="1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510" cy="209550"/>
                    </a:xfrm>
                    <a:prstGeom prst="rect"/>
                    <a:ln/>
                  </pic:spPr>
                </pic:pic>
              </a:graphicData>
            </a:graphic>
          </wp:anchor>
        </w:drawing>
      </w:r>
    </w:p>
    <w:p w:rsidR="00000000" w:rsidDel="00000000" w:rsidP="00000000" w:rsidRDefault="00000000" w:rsidRPr="00000000" w14:paraId="000003F3">
      <w:pPr>
        <w:pStyle w:val="Heading5"/>
        <w:keepLines w:val="0"/>
        <w:shd w:fill="auto" w:val="clear"/>
        <w:spacing w:after="60" w:before="240" w:lineRule="auto"/>
        <w:rPr/>
      </w:pPr>
      <w:bookmarkStart w:colFirst="0" w:colLast="0" w:name="_mhq33wrrsfuq" w:id="112"/>
      <w:bookmarkEnd w:id="112"/>
      <w:r w:rsidDel="00000000" w:rsidR="00000000" w:rsidRPr="00000000">
        <w:rPr>
          <w:rtl w:val="0"/>
        </w:rPr>
        <w:t xml:space="preserve">Barra de menus para usuários autenticados</w:t>
      </w:r>
    </w:p>
    <w:p w:rsidR="00000000" w:rsidDel="00000000" w:rsidP="00000000" w:rsidRDefault="00000000" w:rsidRPr="00000000" w14:paraId="000003F4">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100965</wp:posOffset>
            </wp:positionV>
            <wp:extent cx="5731510" cy="209550"/>
            <wp:effectExtent b="0" l="0" r="0" t="0"/>
            <wp:wrapTopAndBottom distB="0" distT="0"/>
            <wp:docPr id="2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510" cy="209550"/>
                    </a:xfrm>
                    <a:prstGeom prst="rect"/>
                    <a:ln/>
                  </pic:spPr>
                </pic:pic>
              </a:graphicData>
            </a:graphic>
          </wp:anchor>
        </w:drawing>
      </w:r>
    </w:p>
    <w:p w:rsidR="00000000" w:rsidDel="00000000" w:rsidP="00000000" w:rsidRDefault="00000000" w:rsidRPr="00000000" w14:paraId="000003F5">
      <w:pPr>
        <w:pStyle w:val="Heading5"/>
        <w:keepLines w:val="0"/>
        <w:shd w:fill="auto" w:val="clear"/>
        <w:spacing w:after="60" w:before="240" w:lineRule="auto"/>
        <w:rPr/>
      </w:pPr>
      <w:bookmarkStart w:colFirst="0" w:colLast="0" w:name="_qjueatgfvnr8" w:id="113"/>
      <w:bookmarkEnd w:id="113"/>
      <w:r w:rsidDel="00000000" w:rsidR="00000000" w:rsidRPr="00000000">
        <w:rPr>
          <w:rtl w:val="0"/>
        </w:rPr>
        <w:t xml:space="preserve">Informações críticas da interface</w:t>
      </w:r>
    </w:p>
    <w:p w:rsidR="00000000" w:rsidDel="00000000" w:rsidP="00000000" w:rsidRDefault="00000000" w:rsidRPr="00000000" w14:paraId="000003F6">
      <w:pPr>
        <w:numPr>
          <w:ilvl w:val="0"/>
          <w:numId w:val="4"/>
        </w:numPr>
        <w:spacing w:after="60" w:before="60" w:lineRule="auto"/>
        <w:ind w:left="720" w:hanging="360"/>
        <w:jc w:val="both"/>
      </w:pPr>
      <w:r w:rsidDel="00000000" w:rsidR="00000000" w:rsidRPr="00000000">
        <w:rPr>
          <w:sz w:val="22"/>
          <w:szCs w:val="22"/>
          <w:rtl w:val="0"/>
        </w:rPr>
        <w:t xml:space="preserve">Deverá ser padronizado para todo o sistema uma barra onde conterá os seguintes itens:</w:t>
      </w:r>
    </w:p>
    <w:p w:rsidR="00000000" w:rsidDel="00000000" w:rsidP="00000000" w:rsidRDefault="00000000" w:rsidRPr="00000000" w14:paraId="000003F7">
      <w:pPr>
        <w:numPr>
          <w:ilvl w:val="1"/>
          <w:numId w:val="4"/>
        </w:numPr>
        <w:spacing w:after="60" w:before="60" w:lineRule="auto"/>
        <w:ind w:left="1440" w:hanging="360"/>
        <w:jc w:val="both"/>
      </w:pPr>
      <w:r w:rsidDel="00000000" w:rsidR="00000000" w:rsidRPr="00000000">
        <w:rPr>
          <w:sz w:val="22"/>
          <w:szCs w:val="22"/>
          <w:rtl w:val="0"/>
        </w:rPr>
        <w:t xml:space="preserve">A logo do site;</w:t>
      </w:r>
    </w:p>
    <w:p w:rsidR="00000000" w:rsidDel="00000000" w:rsidP="00000000" w:rsidRDefault="00000000" w:rsidRPr="00000000" w14:paraId="000003F8">
      <w:pPr>
        <w:numPr>
          <w:ilvl w:val="1"/>
          <w:numId w:val="4"/>
        </w:numPr>
        <w:spacing w:after="60" w:before="60" w:lineRule="auto"/>
        <w:ind w:left="1440" w:hanging="360"/>
        <w:jc w:val="both"/>
      </w:pPr>
      <w:r w:rsidDel="00000000" w:rsidR="00000000" w:rsidRPr="00000000">
        <w:rPr>
          <w:sz w:val="22"/>
          <w:szCs w:val="22"/>
          <w:rtl w:val="0"/>
        </w:rPr>
        <w:t xml:space="preserve">A identificação do usuário, que poderá ser duas possibilidades:</w:t>
      </w:r>
    </w:p>
    <w:p w:rsidR="00000000" w:rsidDel="00000000" w:rsidP="00000000" w:rsidRDefault="00000000" w:rsidRPr="00000000" w14:paraId="000003F9">
      <w:pPr>
        <w:numPr>
          <w:ilvl w:val="2"/>
          <w:numId w:val="4"/>
        </w:numPr>
        <w:spacing w:after="60" w:before="60" w:lineRule="auto"/>
        <w:ind w:left="2160" w:hanging="360"/>
        <w:jc w:val="both"/>
      </w:pPr>
      <w:r w:rsidDel="00000000" w:rsidR="00000000" w:rsidRPr="00000000">
        <w:rPr>
          <w:sz w:val="22"/>
          <w:szCs w:val="22"/>
          <w:rtl w:val="0"/>
        </w:rPr>
        <w:t xml:space="preserve">Usuário não logado no sistema: Olá Visitante;</w:t>
      </w:r>
    </w:p>
    <w:p w:rsidR="00000000" w:rsidDel="00000000" w:rsidP="00000000" w:rsidRDefault="00000000" w:rsidRPr="00000000" w14:paraId="000003FA">
      <w:pPr>
        <w:numPr>
          <w:ilvl w:val="2"/>
          <w:numId w:val="4"/>
        </w:numPr>
        <w:spacing w:after="60" w:before="60" w:lineRule="auto"/>
        <w:ind w:left="2160" w:hanging="360"/>
        <w:jc w:val="both"/>
      </w:pPr>
      <w:r w:rsidDel="00000000" w:rsidR="00000000" w:rsidRPr="00000000">
        <w:rPr>
          <w:sz w:val="22"/>
          <w:szCs w:val="22"/>
          <w:rtl w:val="0"/>
        </w:rPr>
        <w:t xml:space="preserve">Usuário logado no sistema: Olá Nome_do_Usuário.</w:t>
      </w:r>
    </w:p>
    <w:p w:rsidR="00000000" w:rsidDel="00000000" w:rsidP="00000000" w:rsidRDefault="00000000" w:rsidRPr="00000000" w14:paraId="000003FB">
      <w:pPr>
        <w:numPr>
          <w:ilvl w:val="1"/>
          <w:numId w:val="4"/>
        </w:numPr>
        <w:spacing w:after="60" w:before="60" w:lineRule="auto"/>
        <w:ind w:left="1440" w:hanging="360"/>
        <w:jc w:val="both"/>
      </w:pPr>
      <w:r w:rsidDel="00000000" w:rsidR="00000000" w:rsidRPr="00000000">
        <w:rPr>
          <w:sz w:val="22"/>
          <w:szCs w:val="22"/>
          <w:rtl w:val="0"/>
        </w:rPr>
        <w:t xml:space="preserve">Link para o usuário efetuar o login;</w:t>
      </w:r>
    </w:p>
    <w:p w:rsidR="00000000" w:rsidDel="00000000" w:rsidP="00000000" w:rsidRDefault="00000000" w:rsidRPr="00000000" w14:paraId="000003FC">
      <w:pPr>
        <w:numPr>
          <w:ilvl w:val="1"/>
          <w:numId w:val="4"/>
        </w:numPr>
        <w:spacing w:after="60" w:before="60" w:lineRule="auto"/>
        <w:ind w:left="1440" w:hanging="360"/>
        <w:jc w:val="both"/>
      </w:pPr>
      <w:r w:rsidDel="00000000" w:rsidR="00000000" w:rsidRPr="00000000">
        <w:rPr>
          <w:sz w:val="22"/>
          <w:szCs w:val="22"/>
          <w:rtl w:val="0"/>
        </w:rPr>
        <w:t xml:space="preserve">Barra de menus disposta no canto superior esquerdo.</w:t>
      </w:r>
    </w:p>
    <w:p w:rsidR="00000000" w:rsidDel="00000000" w:rsidP="00000000" w:rsidRDefault="00000000" w:rsidRPr="00000000" w14:paraId="000003FD">
      <w:pPr>
        <w:numPr>
          <w:ilvl w:val="0"/>
          <w:numId w:val="4"/>
        </w:numPr>
        <w:spacing w:after="60" w:before="60" w:lineRule="auto"/>
        <w:ind w:left="720" w:hanging="360"/>
        <w:jc w:val="both"/>
      </w:pPr>
      <w:r w:rsidDel="00000000" w:rsidR="00000000" w:rsidRPr="00000000">
        <w:rPr>
          <w:sz w:val="22"/>
          <w:szCs w:val="22"/>
          <w:rtl w:val="0"/>
        </w:rPr>
        <w:t xml:space="preserve">O menu constante na barra será exibido conforme o perfil de usuário:</w:t>
      </w:r>
    </w:p>
    <w:p w:rsidR="00000000" w:rsidDel="00000000" w:rsidP="00000000" w:rsidRDefault="00000000" w:rsidRPr="00000000" w14:paraId="000003FE">
      <w:pPr>
        <w:numPr>
          <w:ilvl w:val="1"/>
          <w:numId w:val="4"/>
        </w:numPr>
        <w:spacing w:after="60" w:before="60" w:lineRule="auto"/>
        <w:ind w:left="1440" w:hanging="360"/>
        <w:jc w:val="both"/>
      </w:pPr>
      <w:r w:rsidDel="00000000" w:rsidR="00000000" w:rsidRPr="00000000">
        <w:rPr>
          <w:sz w:val="22"/>
          <w:szCs w:val="22"/>
          <w:rtl w:val="0"/>
        </w:rPr>
        <w:t xml:space="preserve">Usuário não logado no sistema:</w:t>
      </w:r>
    </w:p>
    <w:p w:rsidR="00000000" w:rsidDel="00000000" w:rsidP="00000000" w:rsidRDefault="00000000" w:rsidRPr="00000000" w14:paraId="000003FF">
      <w:pPr>
        <w:numPr>
          <w:ilvl w:val="2"/>
          <w:numId w:val="4"/>
        </w:numPr>
        <w:spacing w:after="60" w:before="60" w:lineRule="auto"/>
        <w:ind w:left="2160" w:hanging="360"/>
        <w:jc w:val="both"/>
      </w:pPr>
      <w:r w:rsidDel="00000000" w:rsidR="00000000" w:rsidRPr="00000000">
        <w:rPr>
          <w:sz w:val="22"/>
          <w:szCs w:val="22"/>
          <w:rtl w:val="0"/>
        </w:rPr>
        <w:t xml:space="preserve">Pets – link para todos os animais disponíveis para adoção;</w:t>
      </w:r>
    </w:p>
    <w:p w:rsidR="00000000" w:rsidDel="00000000" w:rsidP="00000000" w:rsidRDefault="00000000" w:rsidRPr="00000000" w14:paraId="00000400">
      <w:pPr>
        <w:numPr>
          <w:ilvl w:val="2"/>
          <w:numId w:val="4"/>
        </w:numPr>
        <w:spacing w:after="60" w:before="60" w:lineRule="auto"/>
        <w:ind w:left="2160" w:hanging="360"/>
        <w:jc w:val="both"/>
      </w:pPr>
      <w:r w:rsidDel="00000000" w:rsidR="00000000" w:rsidRPr="00000000">
        <w:rPr>
          <w:sz w:val="22"/>
          <w:szCs w:val="22"/>
          <w:rtl w:val="0"/>
        </w:rPr>
        <w:t xml:space="preserve">EM BREVE – </w:t>
      </w:r>
      <w:r w:rsidDel="00000000" w:rsidR="00000000" w:rsidRPr="00000000">
        <w:rPr>
          <w:i w:val="1"/>
          <w:sz w:val="22"/>
          <w:szCs w:val="22"/>
          <w:rtl w:val="0"/>
        </w:rPr>
        <w:t xml:space="preserve">Sobre Nós</w:t>
      </w:r>
      <w:r w:rsidDel="00000000" w:rsidR="00000000" w:rsidRPr="00000000">
        <w:rPr>
          <w:sz w:val="22"/>
          <w:szCs w:val="22"/>
          <w:rtl w:val="0"/>
        </w:rPr>
        <w:t xml:space="preserve">;</w:t>
      </w:r>
    </w:p>
    <w:p w:rsidR="00000000" w:rsidDel="00000000" w:rsidP="00000000" w:rsidRDefault="00000000" w:rsidRPr="00000000" w14:paraId="00000401">
      <w:pPr>
        <w:numPr>
          <w:ilvl w:val="2"/>
          <w:numId w:val="4"/>
        </w:numPr>
        <w:spacing w:after="60" w:before="60" w:lineRule="auto"/>
        <w:ind w:left="2160" w:hanging="360"/>
        <w:jc w:val="both"/>
      </w:pPr>
      <w:r w:rsidDel="00000000" w:rsidR="00000000" w:rsidRPr="00000000">
        <w:rPr>
          <w:sz w:val="22"/>
          <w:szCs w:val="22"/>
          <w:rtl w:val="0"/>
        </w:rPr>
        <w:t xml:space="preserve">Fale Conosco – link para entrar em contato com a equipe mantenedora do site;</w:t>
      </w:r>
    </w:p>
    <w:p w:rsidR="00000000" w:rsidDel="00000000" w:rsidP="00000000" w:rsidRDefault="00000000" w:rsidRPr="00000000" w14:paraId="00000402">
      <w:pPr>
        <w:numPr>
          <w:ilvl w:val="2"/>
          <w:numId w:val="4"/>
        </w:numPr>
        <w:spacing w:after="60" w:before="60" w:lineRule="auto"/>
        <w:ind w:left="2160" w:hanging="360"/>
        <w:jc w:val="both"/>
      </w:pPr>
      <w:r w:rsidDel="00000000" w:rsidR="00000000" w:rsidRPr="00000000">
        <w:rPr>
          <w:sz w:val="22"/>
          <w:szCs w:val="22"/>
          <w:rtl w:val="0"/>
        </w:rPr>
        <w:t xml:space="preserve">Home – link para a página principal do sistema.</w:t>
      </w:r>
    </w:p>
    <w:p w:rsidR="00000000" w:rsidDel="00000000" w:rsidP="00000000" w:rsidRDefault="00000000" w:rsidRPr="00000000" w14:paraId="00000403">
      <w:pPr>
        <w:numPr>
          <w:ilvl w:val="1"/>
          <w:numId w:val="4"/>
        </w:numPr>
        <w:spacing w:after="60" w:before="60" w:lineRule="auto"/>
        <w:ind w:left="1440" w:hanging="360"/>
        <w:jc w:val="both"/>
      </w:pPr>
      <w:r w:rsidDel="00000000" w:rsidR="00000000" w:rsidRPr="00000000">
        <w:rPr>
          <w:sz w:val="22"/>
          <w:szCs w:val="22"/>
          <w:rtl w:val="0"/>
        </w:rPr>
        <w:t xml:space="preserve">Usuário logado no sistema:</w:t>
      </w:r>
    </w:p>
    <w:p w:rsidR="00000000" w:rsidDel="00000000" w:rsidP="00000000" w:rsidRDefault="00000000" w:rsidRPr="00000000" w14:paraId="00000404">
      <w:pPr>
        <w:numPr>
          <w:ilvl w:val="2"/>
          <w:numId w:val="4"/>
        </w:numPr>
        <w:spacing w:after="60" w:before="60" w:lineRule="auto"/>
        <w:ind w:left="2160" w:hanging="360"/>
        <w:jc w:val="both"/>
      </w:pPr>
      <w:r w:rsidDel="00000000" w:rsidR="00000000" w:rsidRPr="00000000">
        <w:rPr>
          <w:sz w:val="22"/>
          <w:szCs w:val="22"/>
          <w:rtl w:val="0"/>
        </w:rPr>
        <w:t xml:space="preserve">Pets – link para todos os animais disponíveis para adoção;</w:t>
      </w:r>
    </w:p>
    <w:p w:rsidR="00000000" w:rsidDel="00000000" w:rsidP="00000000" w:rsidRDefault="00000000" w:rsidRPr="00000000" w14:paraId="00000405">
      <w:pPr>
        <w:numPr>
          <w:ilvl w:val="2"/>
          <w:numId w:val="4"/>
        </w:numPr>
        <w:spacing w:after="60" w:before="60" w:lineRule="auto"/>
        <w:ind w:left="2160" w:hanging="360"/>
        <w:jc w:val="both"/>
      </w:pPr>
      <w:r w:rsidDel="00000000" w:rsidR="00000000" w:rsidRPr="00000000">
        <w:rPr>
          <w:sz w:val="22"/>
          <w:szCs w:val="22"/>
          <w:rtl w:val="0"/>
        </w:rPr>
        <w:t xml:space="preserve">ONGs e Abrigos – link para relação de ONGs e Abrigos cadastrados;</w:t>
      </w:r>
    </w:p>
    <w:p w:rsidR="00000000" w:rsidDel="00000000" w:rsidP="00000000" w:rsidRDefault="00000000" w:rsidRPr="00000000" w14:paraId="00000406">
      <w:pPr>
        <w:numPr>
          <w:ilvl w:val="2"/>
          <w:numId w:val="4"/>
        </w:numPr>
        <w:spacing w:after="60" w:before="60" w:lineRule="auto"/>
        <w:ind w:left="2160" w:hanging="360"/>
        <w:jc w:val="both"/>
      </w:pPr>
      <w:r w:rsidDel="00000000" w:rsidR="00000000" w:rsidRPr="00000000">
        <w:rPr>
          <w:sz w:val="22"/>
          <w:szCs w:val="22"/>
          <w:rtl w:val="0"/>
        </w:rPr>
        <w:t xml:space="preserve">Parceiros – link para informações de como o usuário poderá tornar-se um benfeitor;</w:t>
      </w:r>
    </w:p>
    <w:p w:rsidR="00000000" w:rsidDel="00000000" w:rsidP="00000000" w:rsidRDefault="00000000" w:rsidRPr="00000000" w14:paraId="00000407">
      <w:pPr>
        <w:numPr>
          <w:ilvl w:val="2"/>
          <w:numId w:val="4"/>
        </w:numPr>
        <w:spacing w:after="60" w:before="60" w:lineRule="auto"/>
        <w:ind w:left="2160" w:hanging="360"/>
        <w:jc w:val="both"/>
      </w:pPr>
      <w:r w:rsidDel="00000000" w:rsidR="00000000" w:rsidRPr="00000000">
        <w:rPr>
          <w:sz w:val="22"/>
          <w:szCs w:val="22"/>
          <w:rtl w:val="0"/>
        </w:rPr>
        <w:t xml:space="preserve">Doar Pet – link para publicação de pet para adoção;</w:t>
      </w:r>
    </w:p>
    <w:p w:rsidR="00000000" w:rsidDel="00000000" w:rsidP="00000000" w:rsidRDefault="00000000" w:rsidRPr="00000000" w14:paraId="00000408">
      <w:pPr>
        <w:numPr>
          <w:ilvl w:val="2"/>
          <w:numId w:val="4"/>
        </w:numPr>
        <w:spacing w:after="60" w:before="60" w:lineRule="auto"/>
        <w:ind w:left="2160" w:hanging="360"/>
        <w:jc w:val="both"/>
      </w:pPr>
      <w:r w:rsidDel="00000000" w:rsidR="00000000" w:rsidRPr="00000000">
        <w:rPr>
          <w:sz w:val="22"/>
          <w:szCs w:val="22"/>
          <w:rtl w:val="0"/>
        </w:rPr>
        <w:t xml:space="preserve">EM BREVE – </w:t>
      </w:r>
      <w:r w:rsidDel="00000000" w:rsidR="00000000" w:rsidRPr="00000000">
        <w:rPr>
          <w:i w:val="1"/>
          <w:sz w:val="22"/>
          <w:szCs w:val="22"/>
          <w:rtl w:val="0"/>
        </w:rPr>
        <w:t xml:space="preserve">Sobre Nós</w:t>
      </w:r>
      <w:r w:rsidDel="00000000" w:rsidR="00000000" w:rsidRPr="00000000">
        <w:rPr>
          <w:sz w:val="22"/>
          <w:szCs w:val="22"/>
          <w:rtl w:val="0"/>
        </w:rPr>
        <w:t xml:space="preserve">;</w:t>
      </w:r>
    </w:p>
    <w:p w:rsidR="00000000" w:rsidDel="00000000" w:rsidP="00000000" w:rsidRDefault="00000000" w:rsidRPr="00000000" w14:paraId="00000409">
      <w:pPr>
        <w:numPr>
          <w:ilvl w:val="2"/>
          <w:numId w:val="4"/>
        </w:numPr>
        <w:spacing w:after="60" w:before="60" w:lineRule="auto"/>
        <w:ind w:left="2160" w:hanging="360"/>
        <w:jc w:val="both"/>
      </w:pPr>
      <w:r w:rsidDel="00000000" w:rsidR="00000000" w:rsidRPr="00000000">
        <w:rPr>
          <w:sz w:val="22"/>
          <w:szCs w:val="22"/>
          <w:rtl w:val="0"/>
        </w:rPr>
        <w:t xml:space="preserve">EM BREVE – </w:t>
      </w:r>
      <w:r w:rsidDel="00000000" w:rsidR="00000000" w:rsidRPr="00000000">
        <w:rPr>
          <w:i w:val="1"/>
          <w:sz w:val="22"/>
          <w:szCs w:val="22"/>
          <w:rtl w:val="0"/>
        </w:rPr>
        <w:t xml:space="preserve">Apadrinhar</w:t>
      </w:r>
      <w:r w:rsidDel="00000000" w:rsidR="00000000" w:rsidRPr="00000000">
        <w:rPr>
          <w:sz w:val="22"/>
          <w:szCs w:val="22"/>
          <w:rtl w:val="0"/>
        </w:rPr>
        <w:t xml:space="preserve">;</w:t>
      </w:r>
    </w:p>
    <w:p w:rsidR="00000000" w:rsidDel="00000000" w:rsidP="00000000" w:rsidRDefault="00000000" w:rsidRPr="00000000" w14:paraId="0000040A">
      <w:pPr>
        <w:numPr>
          <w:ilvl w:val="2"/>
          <w:numId w:val="4"/>
        </w:numPr>
        <w:spacing w:after="60" w:before="60" w:lineRule="auto"/>
        <w:ind w:left="2160" w:hanging="360"/>
        <w:jc w:val="both"/>
      </w:pPr>
      <w:r w:rsidDel="00000000" w:rsidR="00000000" w:rsidRPr="00000000">
        <w:rPr>
          <w:sz w:val="22"/>
          <w:szCs w:val="22"/>
          <w:rtl w:val="0"/>
        </w:rPr>
        <w:t xml:space="preserve">Fale Conosco – link para entrar em contato com a equipe mantenedora do site.</w:t>
      </w:r>
    </w:p>
    <w:p w:rsidR="00000000" w:rsidDel="00000000" w:rsidP="00000000" w:rsidRDefault="00000000" w:rsidRPr="00000000" w14:paraId="0000040B">
      <w:pPr>
        <w:spacing w:after="60" w:before="60" w:lineRule="auto"/>
        <w:ind w:left="2160" w:firstLine="0"/>
        <w:jc w:val="both"/>
        <w:rPr>
          <w:sz w:val="22"/>
          <w:szCs w:val="22"/>
        </w:rPr>
      </w:pPr>
      <w:r w:rsidDel="00000000" w:rsidR="00000000" w:rsidRPr="00000000">
        <w:rPr>
          <w:rtl w:val="0"/>
        </w:rPr>
      </w:r>
    </w:p>
    <w:p w:rsidR="00000000" w:rsidDel="00000000" w:rsidP="00000000" w:rsidRDefault="00000000" w:rsidRPr="00000000" w14:paraId="0000040C">
      <w:pPr>
        <w:spacing w:after="60" w:before="60" w:lineRule="auto"/>
        <w:ind w:left="0" w:firstLine="0"/>
        <w:jc w:val="both"/>
        <w:rPr>
          <w:sz w:val="22"/>
          <w:szCs w:val="22"/>
        </w:rPr>
      </w:pPr>
      <w:r w:rsidDel="00000000" w:rsidR="00000000" w:rsidRPr="00000000">
        <w:rPr>
          <w:rtl w:val="0"/>
        </w:rPr>
      </w:r>
    </w:p>
    <w:p w:rsidR="00000000" w:rsidDel="00000000" w:rsidP="00000000" w:rsidRDefault="00000000" w:rsidRPr="00000000" w14:paraId="0000040D">
      <w:pPr>
        <w:spacing w:after="60" w:before="60" w:lineRule="auto"/>
        <w:ind w:left="2160" w:firstLine="0"/>
        <w:jc w:val="both"/>
        <w:rPr>
          <w:sz w:val="22"/>
          <w:szCs w:val="22"/>
        </w:rPr>
      </w:pPr>
      <w:r w:rsidDel="00000000" w:rsidR="00000000" w:rsidRPr="00000000">
        <w:rPr>
          <w:rtl w:val="0"/>
        </w:rPr>
      </w:r>
    </w:p>
    <w:p w:rsidR="00000000" w:rsidDel="00000000" w:rsidP="00000000" w:rsidRDefault="00000000" w:rsidRPr="00000000" w14:paraId="0000040E">
      <w:pPr>
        <w:spacing w:after="60" w:before="60" w:lineRule="auto"/>
        <w:jc w:val="both"/>
        <w:rPr>
          <w:color w:val="8eaadb"/>
          <w:sz w:val="22"/>
          <w:szCs w:val="22"/>
        </w:rPr>
      </w:pPr>
      <w:r w:rsidDel="00000000" w:rsidR="00000000" w:rsidRPr="00000000">
        <w:rPr>
          <w:rtl w:val="0"/>
        </w:rPr>
      </w:r>
    </w:p>
    <w:p w:rsidR="00000000" w:rsidDel="00000000" w:rsidP="00000000" w:rsidRDefault="00000000" w:rsidRPr="00000000" w14:paraId="0000040F">
      <w:pPr>
        <w:spacing w:after="60" w:before="60" w:lineRule="auto"/>
        <w:jc w:val="both"/>
        <w:rPr>
          <w:color w:val="8eaadb"/>
          <w:sz w:val="22"/>
          <w:szCs w:val="22"/>
        </w:rPr>
      </w:pPr>
      <w:r w:rsidDel="00000000" w:rsidR="00000000" w:rsidRPr="00000000">
        <w:rPr>
          <w:rtl w:val="0"/>
        </w:rPr>
      </w:r>
    </w:p>
    <w:p w:rsidR="00000000" w:rsidDel="00000000" w:rsidP="00000000" w:rsidRDefault="00000000" w:rsidRPr="00000000" w14:paraId="00000410">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37m2jsg" w:id="109"/>
      <w:bookmarkEnd w:id="109"/>
      <w:r w:rsidDel="00000000" w:rsidR="00000000" w:rsidRPr="00000000">
        <w:rPr>
          <w:sz w:val="28"/>
          <w:szCs w:val="28"/>
          <w:rtl w:val="0"/>
        </w:rPr>
        <w:t xml:space="preserve">Home </w:t>
      </w:r>
      <w:r w:rsidDel="00000000" w:rsidR="00000000" w:rsidRPr="00000000">
        <w:rPr>
          <w:color w:val="808080"/>
          <w:sz w:val="28"/>
          <w:szCs w:val="28"/>
          <w:rtl w:val="0"/>
        </w:rPr>
        <w:t xml:space="preserve">&lt;home_autenticado&gt;</w:t>
      </w:r>
      <w:r w:rsidDel="00000000" w:rsidR="00000000" w:rsidRPr="00000000">
        <w:rPr>
          <w:rtl w:val="0"/>
        </w:rPr>
      </w:r>
    </w:p>
    <w:p w:rsidR="00000000" w:rsidDel="00000000" w:rsidP="00000000" w:rsidRDefault="00000000" w:rsidRPr="00000000" w14:paraId="00000411">
      <w:pPr>
        <w:spacing w:after="60" w:before="60" w:lineRule="auto"/>
        <w:ind w:left="578" w:firstLine="0"/>
        <w:jc w:val="center"/>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237490</wp:posOffset>
            </wp:positionV>
            <wp:extent cx="5731510" cy="5202555"/>
            <wp:effectExtent b="0" l="0" r="0" t="0"/>
            <wp:wrapTopAndBottom distB="0" distT="0"/>
            <wp:docPr id="1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12">
      <w:pPr>
        <w:pStyle w:val="Heading3"/>
        <w:keepLines w:val="0"/>
        <w:shd w:fill="auto" w:val="clear"/>
        <w:spacing w:after="60" w:before="240" w:lineRule="auto"/>
        <w:rPr>
          <w:sz w:val="24"/>
          <w:szCs w:val="24"/>
        </w:rPr>
      </w:pPr>
      <w:bookmarkStart w:colFirst="0" w:colLast="0" w:name="_1mrcu09" w:id="114"/>
      <w:bookmarkEnd w:id="114"/>
      <w:r w:rsidDel="00000000" w:rsidR="00000000" w:rsidRPr="00000000">
        <w:rPr>
          <w:sz w:val="24"/>
          <w:szCs w:val="24"/>
          <w:rtl w:val="0"/>
        </w:rPr>
        <w:t xml:space="preserve">Informações críticas da interface</w:t>
      </w:r>
    </w:p>
    <w:p w:rsidR="00000000" w:rsidDel="00000000" w:rsidP="00000000" w:rsidRDefault="00000000" w:rsidRPr="00000000" w14:paraId="00000413">
      <w:pPr>
        <w:numPr>
          <w:ilvl w:val="0"/>
          <w:numId w:val="4"/>
        </w:numPr>
        <w:spacing w:after="60" w:before="60" w:lineRule="auto"/>
        <w:ind w:left="720" w:hanging="360"/>
        <w:jc w:val="both"/>
      </w:pPr>
      <w:r w:rsidDel="00000000" w:rsidR="00000000" w:rsidRPr="00000000">
        <w:rPr>
          <w:sz w:val="22"/>
          <w:szCs w:val="22"/>
          <w:rtl w:val="0"/>
        </w:rPr>
        <w:t xml:space="preserve">Como primeiro elemento, a tela deverá conter um mecanismo de busca de aminais cadastrados, os quais serão listados conforme filtros previamente selecionados;</w:t>
      </w:r>
    </w:p>
    <w:p w:rsidR="00000000" w:rsidDel="00000000" w:rsidP="00000000" w:rsidRDefault="00000000" w:rsidRPr="00000000" w14:paraId="00000414">
      <w:pPr>
        <w:numPr>
          <w:ilvl w:val="0"/>
          <w:numId w:val="4"/>
        </w:numPr>
        <w:spacing w:after="60" w:before="60" w:lineRule="auto"/>
        <w:ind w:left="720" w:hanging="360"/>
        <w:jc w:val="both"/>
      </w:pPr>
      <w:r w:rsidDel="00000000" w:rsidR="00000000" w:rsidRPr="00000000">
        <w:rPr>
          <w:sz w:val="22"/>
          <w:szCs w:val="22"/>
          <w:rtl w:val="0"/>
        </w:rPr>
        <w:t xml:space="preserve">A tela deve possuir botões de links para as funcionalidades principais do sistema que são:</w:t>
      </w:r>
    </w:p>
    <w:p w:rsidR="00000000" w:rsidDel="00000000" w:rsidP="00000000" w:rsidRDefault="00000000" w:rsidRPr="00000000" w14:paraId="00000415">
      <w:pPr>
        <w:numPr>
          <w:ilvl w:val="1"/>
          <w:numId w:val="4"/>
        </w:numPr>
        <w:spacing w:after="60" w:before="60" w:lineRule="auto"/>
        <w:ind w:left="1440" w:hanging="360"/>
        <w:jc w:val="both"/>
      </w:pPr>
      <w:r w:rsidDel="00000000" w:rsidR="00000000" w:rsidRPr="00000000">
        <w:rPr>
          <w:sz w:val="22"/>
          <w:szCs w:val="22"/>
          <w:rtl w:val="0"/>
        </w:rPr>
        <w:t xml:space="preserve">Adotar um animal;</w:t>
      </w:r>
    </w:p>
    <w:p w:rsidR="00000000" w:rsidDel="00000000" w:rsidP="00000000" w:rsidRDefault="00000000" w:rsidRPr="00000000" w14:paraId="00000416">
      <w:pPr>
        <w:numPr>
          <w:ilvl w:val="1"/>
          <w:numId w:val="4"/>
        </w:numPr>
        <w:spacing w:after="60" w:before="60" w:lineRule="auto"/>
        <w:ind w:left="1440" w:hanging="360"/>
        <w:jc w:val="both"/>
      </w:pPr>
      <w:r w:rsidDel="00000000" w:rsidR="00000000" w:rsidRPr="00000000">
        <w:rPr>
          <w:sz w:val="22"/>
          <w:szCs w:val="22"/>
          <w:rtl w:val="0"/>
        </w:rPr>
        <w:t xml:space="preserve">Disponibilizar um animal para adoção;</w:t>
      </w:r>
    </w:p>
    <w:p w:rsidR="00000000" w:rsidDel="00000000" w:rsidP="00000000" w:rsidRDefault="00000000" w:rsidRPr="00000000" w14:paraId="00000417">
      <w:pPr>
        <w:numPr>
          <w:ilvl w:val="1"/>
          <w:numId w:val="4"/>
        </w:numPr>
        <w:spacing w:after="60" w:before="60" w:lineRule="auto"/>
        <w:ind w:left="1440" w:hanging="360"/>
        <w:jc w:val="both"/>
      </w:pPr>
      <w:r w:rsidDel="00000000" w:rsidR="00000000" w:rsidRPr="00000000">
        <w:rPr>
          <w:sz w:val="22"/>
          <w:szCs w:val="22"/>
          <w:rtl w:val="0"/>
        </w:rPr>
        <w:t xml:space="preserve">Visualizar dados das ONGs e Abrigos;</w:t>
      </w:r>
    </w:p>
    <w:p w:rsidR="00000000" w:rsidDel="00000000" w:rsidP="00000000" w:rsidRDefault="00000000" w:rsidRPr="00000000" w14:paraId="00000418">
      <w:pPr>
        <w:numPr>
          <w:ilvl w:val="1"/>
          <w:numId w:val="4"/>
        </w:numPr>
        <w:spacing w:after="60" w:before="60" w:lineRule="auto"/>
        <w:ind w:left="1440" w:hanging="360"/>
        <w:jc w:val="both"/>
      </w:pPr>
      <w:r w:rsidDel="00000000" w:rsidR="00000000" w:rsidRPr="00000000">
        <w:rPr>
          <w:sz w:val="22"/>
          <w:szCs w:val="22"/>
          <w:rtl w:val="0"/>
        </w:rPr>
        <w:t xml:space="preserve">Possibilidades e formas de como se tornar um parceiro.</w:t>
      </w:r>
    </w:p>
    <w:p w:rsidR="00000000" w:rsidDel="00000000" w:rsidP="00000000" w:rsidRDefault="00000000" w:rsidRPr="00000000" w14:paraId="00000419">
      <w:pPr>
        <w:numPr>
          <w:ilvl w:val="0"/>
          <w:numId w:val="3"/>
        </w:numPr>
        <w:spacing w:after="60" w:before="60" w:lineRule="auto"/>
        <w:ind w:left="720" w:hanging="360"/>
        <w:jc w:val="both"/>
      </w:pPr>
      <w:r w:rsidDel="00000000" w:rsidR="00000000" w:rsidRPr="00000000">
        <w:rPr>
          <w:sz w:val="22"/>
          <w:szCs w:val="22"/>
          <w:rtl w:val="0"/>
        </w:rPr>
        <w:t xml:space="preserve">Painel de publicações relevantes. Este mudará automaticamente constando as publicações mais recentes.</w:t>
      </w:r>
    </w:p>
    <w:p w:rsidR="00000000" w:rsidDel="00000000" w:rsidP="00000000" w:rsidRDefault="00000000" w:rsidRPr="00000000" w14:paraId="0000041A">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1B">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tclgvxaw441v" w:id="115"/>
      <w:bookmarkEnd w:id="115"/>
      <w:r w:rsidDel="00000000" w:rsidR="00000000" w:rsidRPr="00000000">
        <w:rPr>
          <w:sz w:val="28"/>
          <w:szCs w:val="28"/>
          <w:rtl w:val="0"/>
        </w:rPr>
        <w:t xml:space="preserve">Login </w:t>
      </w:r>
      <w:r w:rsidDel="00000000" w:rsidR="00000000" w:rsidRPr="00000000">
        <w:rPr>
          <w:color w:val="808080"/>
          <w:sz w:val="28"/>
          <w:szCs w:val="28"/>
          <w:rtl w:val="0"/>
        </w:rPr>
        <w:t xml:space="preserve">&lt;login&gt;</w:t>
      </w:r>
      <w:r w:rsidDel="00000000" w:rsidR="00000000" w:rsidRPr="00000000">
        <w:rPr>
          <w:rtl w:val="0"/>
        </w:rPr>
      </w:r>
    </w:p>
    <w:p w:rsidR="00000000" w:rsidDel="00000000" w:rsidP="00000000" w:rsidRDefault="00000000" w:rsidRPr="00000000" w14:paraId="0000041C">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237490</wp:posOffset>
            </wp:positionV>
            <wp:extent cx="5731510" cy="5202555"/>
            <wp:effectExtent b="0" l="0" r="0" t="0"/>
            <wp:wrapTopAndBottom distB="0" dist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1D">
      <w:pPr>
        <w:pStyle w:val="Heading3"/>
        <w:keepLines w:val="0"/>
        <w:shd w:fill="auto" w:val="clear"/>
        <w:spacing w:after="60" w:before="240" w:lineRule="auto"/>
        <w:rPr>
          <w:sz w:val="24"/>
          <w:szCs w:val="24"/>
        </w:rPr>
      </w:pPr>
      <w:bookmarkStart w:colFirst="0" w:colLast="0" w:name="_46r0co2" w:id="116"/>
      <w:bookmarkEnd w:id="116"/>
      <w:r w:rsidDel="00000000" w:rsidR="00000000" w:rsidRPr="00000000">
        <w:rPr>
          <w:sz w:val="24"/>
          <w:szCs w:val="24"/>
          <w:rtl w:val="0"/>
        </w:rPr>
        <w:t xml:space="preserve">Informações críticas da interface</w:t>
      </w:r>
    </w:p>
    <w:p w:rsidR="00000000" w:rsidDel="00000000" w:rsidP="00000000" w:rsidRDefault="00000000" w:rsidRPr="00000000" w14:paraId="0000041E">
      <w:pPr>
        <w:numPr>
          <w:ilvl w:val="0"/>
          <w:numId w:val="4"/>
        </w:numPr>
        <w:spacing w:after="60" w:before="60" w:lineRule="auto"/>
        <w:ind w:left="720" w:hanging="360"/>
        <w:jc w:val="both"/>
      </w:pPr>
      <w:r w:rsidDel="00000000" w:rsidR="00000000" w:rsidRPr="00000000">
        <w:rPr>
          <w:sz w:val="22"/>
          <w:szCs w:val="22"/>
          <w:rtl w:val="0"/>
        </w:rPr>
        <w:t xml:space="preserve">A tela deve conter a logo disposta de forma centralizada;</w:t>
      </w:r>
    </w:p>
    <w:p w:rsidR="00000000" w:rsidDel="00000000" w:rsidP="00000000" w:rsidRDefault="00000000" w:rsidRPr="00000000" w14:paraId="0000041F">
      <w:pPr>
        <w:numPr>
          <w:ilvl w:val="0"/>
          <w:numId w:val="4"/>
        </w:numPr>
        <w:spacing w:after="60" w:before="60" w:lineRule="auto"/>
        <w:ind w:left="720" w:hanging="360"/>
        <w:jc w:val="both"/>
      </w:pPr>
      <w:r w:rsidDel="00000000" w:rsidR="00000000" w:rsidRPr="00000000">
        <w:rPr>
          <w:sz w:val="22"/>
          <w:szCs w:val="22"/>
          <w:rtl w:val="0"/>
        </w:rPr>
        <w:t xml:space="preserve">Um campo para informação do nome de usuário ou e-mail;</w:t>
      </w:r>
    </w:p>
    <w:p w:rsidR="00000000" w:rsidDel="00000000" w:rsidP="00000000" w:rsidRDefault="00000000" w:rsidRPr="00000000" w14:paraId="00000420">
      <w:pPr>
        <w:numPr>
          <w:ilvl w:val="0"/>
          <w:numId w:val="4"/>
        </w:numPr>
        <w:spacing w:after="60" w:before="60" w:lineRule="auto"/>
        <w:ind w:left="720" w:hanging="360"/>
        <w:jc w:val="both"/>
      </w:pPr>
      <w:r w:rsidDel="00000000" w:rsidR="00000000" w:rsidRPr="00000000">
        <w:rPr>
          <w:sz w:val="22"/>
          <w:szCs w:val="22"/>
          <w:rtl w:val="0"/>
        </w:rPr>
        <w:t xml:space="preserve">Um campo para informação da senha;</w:t>
      </w:r>
    </w:p>
    <w:p w:rsidR="00000000" w:rsidDel="00000000" w:rsidP="00000000" w:rsidRDefault="00000000" w:rsidRPr="00000000" w14:paraId="00000421">
      <w:pPr>
        <w:numPr>
          <w:ilvl w:val="0"/>
          <w:numId w:val="4"/>
        </w:numPr>
        <w:spacing w:after="60" w:before="60" w:lineRule="auto"/>
        <w:ind w:left="720" w:hanging="360"/>
        <w:jc w:val="both"/>
      </w:pPr>
      <w:r w:rsidDel="00000000" w:rsidR="00000000" w:rsidRPr="00000000">
        <w:rPr>
          <w:sz w:val="22"/>
          <w:szCs w:val="22"/>
          <w:rtl w:val="0"/>
        </w:rPr>
        <w:t xml:space="preserve">Um link para caso de necessidade de recuperação da senha;</w:t>
      </w:r>
    </w:p>
    <w:p w:rsidR="00000000" w:rsidDel="00000000" w:rsidP="00000000" w:rsidRDefault="00000000" w:rsidRPr="00000000" w14:paraId="00000422">
      <w:pPr>
        <w:numPr>
          <w:ilvl w:val="0"/>
          <w:numId w:val="4"/>
        </w:numPr>
        <w:spacing w:after="60" w:before="60" w:lineRule="auto"/>
        <w:ind w:left="720" w:hanging="360"/>
        <w:jc w:val="both"/>
      </w:pPr>
      <w:r w:rsidDel="00000000" w:rsidR="00000000" w:rsidRPr="00000000">
        <w:rPr>
          <w:sz w:val="22"/>
          <w:szCs w:val="22"/>
          <w:rtl w:val="0"/>
        </w:rPr>
        <w:t xml:space="preserve">Um botão para logar no sistema;</w:t>
      </w:r>
    </w:p>
    <w:p w:rsidR="00000000" w:rsidDel="00000000" w:rsidP="00000000" w:rsidRDefault="00000000" w:rsidRPr="00000000" w14:paraId="00000423">
      <w:pPr>
        <w:numPr>
          <w:ilvl w:val="0"/>
          <w:numId w:val="4"/>
        </w:numPr>
        <w:spacing w:after="60" w:before="60" w:lineRule="auto"/>
        <w:ind w:left="720" w:hanging="360"/>
        <w:jc w:val="both"/>
      </w:pPr>
      <w:r w:rsidDel="00000000" w:rsidR="00000000" w:rsidRPr="00000000">
        <w:rPr>
          <w:sz w:val="22"/>
          <w:szCs w:val="22"/>
          <w:rtl w:val="0"/>
        </w:rPr>
        <w:t xml:space="preserve">Um link para o caso de necessidade de cadastro do usuário.</w:t>
      </w:r>
    </w:p>
    <w:p w:rsidR="00000000" w:rsidDel="00000000" w:rsidP="00000000" w:rsidRDefault="00000000" w:rsidRPr="00000000" w14:paraId="00000424">
      <w:pPr>
        <w:rPr/>
      </w:pPr>
      <w:r w:rsidDel="00000000" w:rsidR="00000000" w:rsidRPr="00000000">
        <w:br w:type="page"/>
      </w:r>
      <w:r w:rsidDel="00000000" w:rsidR="00000000" w:rsidRPr="00000000">
        <w:rPr>
          <w:rtl w:val="0"/>
        </w:rPr>
      </w:r>
    </w:p>
    <w:p w:rsidR="00000000" w:rsidDel="00000000" w:rsidP="00000000" w:rsidRDefault="00000000" w:rsidRPr="00000000" w14:paraId="00000425">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7j67yhb1jcqr" w:id="117"/>
      <w:bookmarkEnd w:id="117"/>
      <w:r w:rsidDel="00000000" w:rsidR="00000000" w:rsidRPr="00000000">
        <w:rPr>
          <w:sz w:val="28"/>
          <w:szCs w:val="28"/>
          <w:rtl w:val="0"/>
        </w:rPr>
        <w:t xml:space="preserve">Recuperar a senha </w:t>
      </w:r>
      <w:r w:rsidDel="00000000" w:rsidR="00000000" w:rsidRPr="00000000">
        <w:rPr>
          <w:color w:val="808080"/>
          <w:sz w:val="28"/>
          <w:szCs w:val="28"/>
          <w:rtl w:val="0"/>
        </w:rPr>
        <w:t xml:space="preserve">&lt;recuperar_senha&gt;</w:t>
      </w: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142240</wp:posOffset>
            </wp:positionV>
            <wp:extent cx="5731510" cy="5202555"/>
            <wp:effectExtent b="0" l="0" r="0" t="0"/>
            <wp:wrapTopAndBottom distB="0" distT="0"/>
            <wp:docPr id="1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27">
      <w:pPr>
        <w:pStyle w:val="Heading3"/>
        <w:keepLines w:val="0"/>
        <w:shd w:fill="auto" w:val="clear"/>
        <w:spacing w:after="60" w:before="240" w:lineRule="auto"/>
        <w:rPr>
          <w:sz w:val="24"/>
          <w:szCs w:val="24"/>
        </w:rPr>
      </w:pPr>
      <w:bookmarkStart w:colFirst="0" w:colLast="0" w:name="_seovdjle55kd" w:id="118"/>
      <w:bookmarkEnd w:id="118"/>
      <w:r w:rsidDel="00000000" w:rsidR="00000000" w:rsidRPr="00000000">
        <w:rPr>
          <w:sz w:val="24"/>
          <w:szCs w:val="24"/>
          <w:rtl w:val="0"/>
        </w:rPr>
        <w:t xml:space="preserve">Informações críticas da interface</w:t>
      </w:r>
    </w:p>
    <w:p w:rsidR="00000000" w:rsidDel="00000000" w:rsidP="00000000" w:rsidRDefault="00000000" w:rsidRPr="00000000" w14:paraId="00000428">
      <w:pPr>
        <w:numPr>
          <w:ilvl w:val="0"/>
          <w:numId w:val="4"/>
        </w:numPr>
        <w:spacing w:after="60" w:before="60" w:lineRule="auto"/>
        <w:ind w:left="720" w:hanging="360"/>
        <w:jc w:val="both"/>
      </w:pPr>
      <w:r w:rsidDel="00000000" w:rsidR="00000000" w:rsidRPr="00000000">
        <w:rPr>
          <w:sz w:val="22"/>
          <w:szCs w:val="22"/>
          <w:rtl w:val="0"/>
        </w:rPr>
        <w:t xml:space="preserve">Nesta tela o usuário deverá ser capaz de recuperar a senha de acesso ao sistema, por meio de recebimento de um link, em seu e-mail, para criar uma nova senha;</w:t>
      </w:r>
    </w:p>
    <w:p w:rsidR="00000000" w:rsidDel="00000000" w:rsidP="00000000" w:rsidRDefault="00000000" w:rsidRPr="00000000" w14:paraId="00000429">
      <w:pPr>
        <w:numPr>
          <w:ilvl w:val="0"/>
          <w:numId w:val="4"/>
        </w:numPr>
        <w:spacing w:after="60" w:before="60" w:lineRule="auto"/>
        <w:ind w:left="720" w:hanging="360"/>
        <w:jc w:val="both"/>
      </w:pPr>
      <w:r w:rsidDel="00000000" w:rsidR="00000000" w:rsidRPr="00000000">
        <w:rPr>
          <w:sz w:val="22"/>
          <w:szCs w:val="22"/>
          <w:rtl w:val="0"/>
        </w:rPr>
        <w:t xml:space="preserve">Deverá conter um campo para informação do nome de usuário ou o endereço de e-mail;</w:t>
      </w:r>
    </w:p>
    <w:p w:rsidR="00000000" w:rsidDel="00000000" w:rsidP="00000000" w:rsidRDefault="00000000" w:rsidRPr="00000000" w14:paraId="0000042A">
      <w:pPr>
        <w:numPr>
          <w:ilvl w:val="0"/>
          <w:numId w:val="4"/>
        </w:numPr>
        <w:spacing w:after="60" w:before="60" w:lineRule="auto"/>
        <w:ind w:left="720" w:hanging="360"/>
        <w:jc w:val="both"/>
      </w:pPr>
      <w:r w:rsidDel="00000000" w:rsidR="00000000" w:rsidRPr="00000000">
        <w:rPr>
          <w:sz w:val="22"/>
          <w:szCs w:val="22"/>
          <w:rtl w:val="0"/>
        </w:rPr>
        <w:t xml:space="preserve">Um botão pelo qual serão enviadas as infromações;</w:t>
      </w:r>
    </w:p>
    <w:p w:rsidR="00000000" w:rsidDel="00000000" w:rsidP="00000000" w:rsidRDefault="00000000" w:rsidRPr="00000000" w14:paraId="0000042B">
      <w:pPr>
        <w:numPr>
          <w:ilvl w:val="0"/>
          <w:numId w:val="4"/>
        </w:numPr>
        <w:spacing w:after="60" w:before="60" w:lineRule="auto"/>
        <w:ind w:left="720" w:hanging="360"/>
        <w:jc w:val="both"/>
      </w:pPr>
      <w:r w:rsidDel="00000000" w:rsidR="00000000" w:rsidRPr="00000000">
        <w:rPr>
          <w:sz w:val="22"/>
          <w:szCs w:val="22"/>
          <w:rtl w:val="0"/>
        </w:rPr>
        <w:t xml:space="preserve">Um link para voltar à tela de login.</w:t>
      </w:r>
    </w:p>
    <w:p w:rsidR="00000000" w:rsidDel="00000000" w:rsidP="00000000" w:rsidRDefault="00000000" w:rsidRPr="00000000" w14:paraId="0000042C">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2D">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9audtjqaz30x" w:id="119"/>
      <w:bookmarkEnd w:id="119"/>
      <w:r w:rsidDel="00000000" w:rsidR="00000000" w:rsidRPr="00000000">
        <w:rPr>
          <w:sz w:val="28"/>
          <w:szCs w:val="28"/>
          <w:rtl w:val="0"/>
        </w:rPr>
        <w:t xml:space="preserve">Confirmação e intrução para recuperar senha </w:t>
      </w:r>
      <w:r w:rsidDel="00000000" w:rsidR="00000000" w:rsidRPr="00000000">
        <w:rPr>
          <w:color w:val="808080"/>
          <w:sz w:val="28"/>
          <w:szCs w:val="28"/>
          <w:rtl w:val="0"/>
        </w:rPr>
        <w:t xml:space="preserve">&lt;recuperar_senha_info_sucesso&gt;</w:t>
      </w:r>
      <w:r w:rsidDel="00000000" w:rsidR="00000000" w:rsidRPr="00000000">
        <w:rPr>
          <w:rtl w:val="0"/>
        </w:rPr>
      </w:r>
    </w:p>
    <w:p w:rsidR="00000000" w:rsidDel="00000000" w:rsidP="00000000" w:rsidRDefault="00000000" w:rsidRPr="00000000" w14:paraId="0000042E">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237490</wp:posOffset>
            </wp:positionV>
            <wp:extent cx="5731510" cy="5202555"/>
            <wp:effectExtent b="0" l="0" r="0" t="0"/>
            <wp:wrapTopAndBottom distB="0" dist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2F">
      <w:pPr>
        <w:pStyle w:val="Heading3"/>
        <w:keepLines w:val="0"/>
        <w:shd w:fill="auto" w:val="clear"/>
        <w:spacing w:after="60" w:before="240" w:lineRule="auto"/>
        <w:rPr>
          <w:sz w:val="24"/>
          <w:szCs w:val="24"/>
        </w:rPr>
      </w:pPr>
      <w:bookmarkStart w:colFirst="0" w:colLast="0" w:name="_7jgecqazhto" w:id="120"/>
      <w:bookmarkEnd w:id="120"/>
      <w:r w:rsidDel="00000000" w:rsidR="00000000" w:rsidRPr="00000000">
        <w:rPr>
          <w:sz w:val="24"/>
          <w:szCs w:val="24"/>
          <w:rtl w:val="0"/>
        </w:rPr>
        <w:t xml:space="preserve">Informações críticas da interface</w:t>
      </w:r>
    </w:p>
    <w:p w:rsidR="00000000" w:rsidDel="00000000" w:rsidP="00000000" w:rsidRDefault="00000000" w:rsidRPr="00000000" w14:paraId="00000430">
      <w:pPr>
        <w:numPr>
          <w:ilvl w:val="0"/>
          <w:numId w:val="4"/>
        </w:numPr>
        <w:spacing w:after="60" w:before="60" w:lineRule="auto"/>
        <w:ind w:left="720" w:hanging="360"/>
        <w:jc w:val="both"/>
      </w:pPr>
      <w:r w:rsidDel="00000000" w:rsidR="00000000" w:rsidRPr="00000000">
        <w:rPr>
          <w:sz w:val="22"/>
          <w:szCs w:val="22"/>
          <w:rtl w:val="0"/>
        </w:rPr>
        <w:t xml:space="preserve">Nesta tela será exibida uma informação de que os dados foram enviados com sucesso;</w:t>
      </w:r>
    </w:p>
    <w:p w:rsidR="00000000" w:rsidDel="00000000" w:rsidP="00000000" w:rsidRDefault="00000000" w:rsidRPr="00000000" w14:paraId="00000431">
      <w:pPr>
        <w:numPr>
          <w:ilvl w:val="0"/>
          <w:numId w:val="4"/>
        </w:numPr>
        <w:spacing w:after="60" w:before="60" w:lineRule="auto"/>
        <w:ind w:left="720" w:hanging="360"/>
        <w:jc w:val="both"/>
      </w:pPr>
      <w:r w:rsidDel="00000000" w:rsidR="00000000" w:rsidRPr="00000000">
        <w:rPr>
          <w:sz w:val="22"/>
          <w:szCs w:val="22"/>
          <w:rtl w:val="0"/>
        </w:rPr>
        <w:t xml:space="preserve">Também será exibida a informação de que o usuário deverá acessar seu e-mail, pois nele estão contidas as informações de recuperação da conta;</w:t>
      </w:r>
    </w:p>
    <w:p w:rsidR="00000000" w:rsidDel="00000000" w:rsidP="00000000" w:rsidRDefault="00000000" w:rsidRPr="00000000" w14:paraId="00000432">
      <w:pPr>
        <w:numPr>
          <w:ilvl w:val="0"/>
          <w:numId w:val="4"/>
        </w:numPr>
        <w:spacing w:after="60" w:before="60" w:lineRule="auto"/>
        <w:ind w:left="720" w:hanging="360"/>
        <w:jc w:val="both"/>
      </w:pPr>
      <w:r w:rsidDel="00000000" w:rsidR="00000000" w:rsidRPr="00000000">
        <w:rPr>
          <w:sz w:val="22"/>
          <w:szCs w:val="22"/>
          <w:rtl w:val="0"/>
        </w:rPr>
        <w:t xml:space="preserve">Haverá um link para que o usuário retorne a tela de login.</w:t>
      </w:r>
    </w:p>
    <w:p w:rsidR="00000000" w:rsidDel="00000000" w:rsidP="00000000" w:rsidRDefault="00000000" w:rsidRPr="00000000" w14:paraId="00000433">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34">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mal69iwsatko" w:id="121"/>
      <w:bookmarkEnd w:id="121"/>
      <w:r w:rsidDel="00000000" w:rsidR="00000000" w:rsidRPr="00000000">
        <w:rPr>
          <w:sz w:val="28"/>
          <w:szCs w:val="28"/>
          <w:rtl w:val="0"/>
        </w:rPr>
        <w:t xml:space="preserve">Novo cadastro </w:t>
      </w:r>
      <w:r w:rsidDel="00000000" w:rsidR="00000000" w:rsidRPr="00000000">
        <w:rPr>
          <w:color w:val="808080"/>
          <w:sz w:val="28"/>
          <w:szCs w:val="28"/>
          <w:rtl w:val="0"/>
        </w:rPr>
        <w:t xml:space="preserve">&lt;cadastrar&gt;</w:t>
      </w: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151765</wp:posOffset>
            </wp:positionV>
            <wp:extent cx="5731510" cy="5202555"/>
            <wp:effectExtent b="0" l="0" r="0" t="0"/>
            <wp:wrapTopAndBottom distB="0" distT="0"/>
            <wp:docPr id="1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36">
      <w:pPr>
        <w:pStyle w:val="Heading3"/>
        <w:keepLines w:val="0"/>
        <w:shd w:fill="auto" w:val="clear"/>
        <w:spacing w:after="60" w:before="240" w:lineRule="auto"/>
        <w:rPr>
          <w:sz w:val="24"/>
          <w:szCs w:val="24"/>
        </w:rPr>
      </w:pPr>
      <w:bookmarkStart w:colFirst="0" w:colLast="0" w:name="_fit4qpf3423d" w:id="122"/>
      <w:bookmarkEnd w:id="122"/>
      <w:r w:rsidDel="00000000" w:rsidR="00000000" w:rsidRPr="00000000">
        <w:rPr>
          <w:sz w:val="24"/>
          <w:szCs w:val="24"/>
          <w:rtl w:val="0"/>
        </w:rPr>
        <w:t xml:space="preserve">Informações críticas da interface</w:t>
      </w:r>
    </w:p>
    <w:p w:rsidR="00000000" w:rsidDel="00000000" w:rsidP="00000000" w:rsidRDefault="00000000" w:rsidRPr="00000000" w14:paraId="00000437">
      <w:pPr>
        <w:numPr>
          <w:ilvl w:val="0"/>
          <w:numId w:val="4"/>
        </w:numPr>
        <w:spacing w:after="60" w:before="60" w:lineRule="auto"/>
        <w:ind w:left="720" w:hanging="360"/>
        <w:jc w:val="both"/>
      </w:pPr>
      <w:r w:rsidDel="00000000" w:rsidR="00000000" w:rsidRPr="00000000">
        <w:rPr>
          <w:sz w:val="22"/>
          <w:szCs w:val="22"/>
          <w:rtl w:val="0"/>
        </w:rPr>
        <w:t xml:space="preserve">Nesta tela o usuário deverá escolher entre duas opções de cadastro, sendo elas:</w:t>
      </w:r>
    </w:p>
    <w:p w:rsidR="00000000" w:rsidDel="00000000" w:rsidP="00000000" w:rsidRDefault="00000000" w:rsidRPr="00000000" w14:paraId="00000438">
      <w:pPr>
        <w:numPr>
          <w:ilvl w:val="1"/>
          <w:numId w:val="4"/>
        </w:numPr>
        <w:spacing w:after="60" w:before="60" w:lineRule="auto"/>
        <w:ind w:left="1440" w:hanging="360"/>
        <w:jc w:val="both"/>
      </w:pPr>
      <w:r w:rsidDel="00000000" w:rsidR="00000000" w:rsidRPr="00000000">
        <w:rPr>
          <w:sz w:val="22"/>
          <w:szCs w:val="22"/>
          <w:rtl w:val="0"/>
        </w:rPr>
        <w:t xml:space="preserve">Novo Friend – para cadastro de usuário pessoa física.</w:t>
      </w:r>
    </w:p>
    <w:p w:rsidR="00000000" w:rsidDel="00000000" w:rsidP="00000000" w:rsidRDefault="00000000" w:rsidRPr="00000000" w14:paraId="00000439">
      <w:pPr>
        <w:numPr>
          <w:ilvl w:val="1"/>
          <w:numId w:val="4"/>
        </w:numPr>
        <w:spacing w:after="60" w:before="60" w:lineRule="auto"/>
        <w:ind w:left="1440" w:hanging="360"/>
        <w:jc w:val="both"/>
      </w:pPr>
      <w:r w:rsidDel="00000000" w:rsidR="00000000" w:rsidRPr="00000000">
        <w:rPr>
          <w:sz w:val="22"/>
          <w:szCs w:val="22"/>
          <w:rtl w:val="0"/>
        </w:rPr>
        <w:t xml:space="preserve">Nova Entidade – para cadastro de ONG ou Abrigo;</w:t>
      </w:r>
    </w:p>
    <w:p w:rsidR="00000000" w:rsidDel="00000000" w:rsidP="00000000" w:rsidRDefault="00000000" w:rsidRPr="00000000" w14:paraId="0000043A">
      <w:pPr>
        <w:numPr>
          <w:ilvl w:val="0"/>
          <w:numId w:val="4"/>
        </w:numPr>
        <w:spacing w:after="60" w:before="60" w:lineRule="auto"/>
        <w:ind w:left="720" w:hanging="360"/>
        <w:jc w:val="both"/>
      </w:pPr>
      <w:r w:rsidDel="00000000" w:rsidR="00000000" w:rsidRPr="00000000">
        <w:rPr>
          <w:sz w:val="22"/>
          <w:szCs w:val="22"/>
          <w:rtl w:val="0"/>
        </w:rPr>
        <w:t xml:space="preserve">Botão para cadastrar uma nova entidade;</w:t>
      </w:r>
    </w:p>
    <w:p w:rsidR="00000000" w:rsidDel="00000000" w:rsidP="00000000" w:rsidRDefault="00000000" w:rsidRPr="00000000" w14:paraId="0000043B">
      <w:pPr>
        <w:numPr>
          <w:ilvl w:val="0"/>
          <w:numId w:val="4"/>
        </w:numPr>
        <w:spacing w:after="60" w:before="60" w:lineRule="auto"/>
        <w:ind w:left="720" w:hanging="360"/>
        <w:jc w:val="both"/>
      </w:pPr>
      <w:r w:rsidDel="00000000" w:rsidR="00000000" w:rsidRPr="00000000">
        <w:rPr>
          <w:sz w:val="22"/>
          <w:szCs w:val="22"/>
          <w:rtl w:val="0"/>
        </w:rPr>
        <w:t xml:space="preserve">Botão para cadastrar um novo usuário;</w:t>
      </w:r>
    </w:p>
    <w:p w:rsidR="00000000" w:rsidDel="00000000" w:rsidP="00000000" w:rsidRDefault="00000000" w:rsidRPr="00000000" w14:paraId="0000043C">
      <w:pPr>
        <w:numPr>
          <w:ilvl w:val="0"/>
          <w:numId w:val="4"/>
        </w:numPr>
        <w:spacing w:after="60" w:before="60" w:lineRule="auto"/>
        <w:ind w:left="720" w:hanging="360"/>
        <w:jc w:val="both"/>
      </w:pPr>
      <w:r w:rsidDel="00000000" w:rsidR="00000000" w:rsidRPr="00000000">
        <w:rPr>
          <w:sz w:val="22"/>
          <w:szCs w:val="22"/>
          <w:rtl w:val="0"/>
        </w:rPr>
        <w:t xml:space="preserve">Botão para voltar à tela de login.</w:t>
      </w:r>
    </w:p>
    <w:p w:rsidR="00000000" w:rsidDel="00000000" w:rsidP="00000000" w:rsidRDefault="00000000" w:rsidRPr="00000000" w14:paraId="0000043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3E">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9bexwijgab4l" w:id="123"/>
      <w:bookmarkEnd w:id="123"/>
      <w:r w:rsidDel="00000000" w:rsidR="00000000" w:rsidRPr="00000000">
        <w:rPr>
          <w:sz w:val="28"/>
          <w:szCs w:val="28"/>
          <w:rtl w:val="0"/>
        </w:rPr>
        <w:t xml:space="preserve">Cadastro de ONG / abrigo </w:t>
      </w:r>
      <w:r w:rsidDel="00000000" w:rsidR="00000000" w:rsidRPr="00000000">
        <w:rPr>
          <w:color w:val="808080"/>
          <w:sz w:val="28"/>
          <w:szCs w:val="28"/>
          <w:rtl w:val="0"/>
        </w:rPr>
        <w:t xml:space="preserve">&lt;cadastro_ong_abrigo&gt;</w:t>
      </w: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142240</wp:posOffset>
            </wp:positionV>
            <wp:extent cx="5731510" cy="5248910"/>
            <wp:effectExtent b="0" l="0" r="0" t="0"/>
            <wp:wrapTopAndBottom distB="0" distT="0"/>
            <wp:docPr id="2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510" cy="5248910"/>
                    </a:xfrm>
                    <a:prstGeom prst="rect"/>
                    <a:ln/>
                  </pic:spPr>
                </pic:pic>
              </a:graphicData>
            </a:graphic>
          </wp:anchor>
        </w:drawing>
      </w:r>
    </w:p>
    <w:p w:rsidR="00000000" w:rsidDel="00000000" w:rsidP="00000000" w:rsidRDefault="00000000" w:rsidRPr="00000000" w14:paraId="00000440">
      <w:pPr>
        <w:pStyle w:val="Heading3"/>
        <w:keepLines w:val="0"/>
        <w:shd w:fill="auto" w:val="clear"/>
        <w:spacing w:after="60" w:before="240" w:line="360" w:lineRule="auto"/>
        <w:rPr>
          <w:sz w:val="24"/>
          <w:szCs w:val="24"/>
        </w:rPr>
      </w:pPr>
      <w:bookmarkStart w:colFirst="0" w:colLast="0" w:name="_griimtgzmzug" w:id="124"/>
      <w:bookmarkEnd w:id="124"/>
      <w:r w:rsidDel="00000000" w:rsidR="00000000" w:rsidRPr="00000000">
        <w:rPr>
          <w:sz w:val="24"/>
          <w:szCs w:val="24"/>
          <w:rtl w:val="0"/>
        </w:rPr>
        <w:t xml:space="preserve">Informações críticas da interface</w:t>
      </w:r>
    </w:p>
    <w:p w:rsidR="00000000" w:rsidDel="00000000" w:rsidP="00000000" w:rsidRDefault="00000000" w:rsidRPr="00000000" w14:paraId="00000441">
      <w:pPr>
        <w:spacing w:line="360" w:lineRule="auto"/>
        <w:rPr>
          <w:sz w:val="22"/>
          <w:szCs w:val="22"/>
        </w:rPr>
      </w:pPr>
      <w:r w:rsidDel="00000000" w:rsidR="00000000" w:rsidRPr="00000000">
        <w:rPr>
          <w:sz w:val="22"/>
          <w:szCs w:val="22"/>
          <w:rtl w:val="0"/>
        </w:rPr>
        <w:t xml:space="preserve">Esta tela será composta por um formulário que deverá capturar os dados para cadastro de uma nova ONG ou abrigo. A informação será obrigatória para todos os campos, exceto aqueles que constarem como opcional.</w:t>
      </w:r>
    </w:p>
    <w:p w:rsidR="00000000" w:rsidDel="00000000" w:rsidP="00000000" w:rsidRDefault="00000000" w:rsidRPr="00000000" w14:paraId="00000442">
      <w:pPr>
        <w:numPr>
          <w:ilvl w:val="0"/>
          <w:numId w:val="11"/>
        </w:numPr>
        <w:spacing w:line="360" w:lineRule="auto"/>
        <w:ind w:left="720" w:hanging="360"/>
        <w:rPr>
          <w:sz w:val="22"/>
          <w:szCs w:val="22"/>
        </w:rPr>
      </w:pPr>
      <w:r w:rsidDel="00000000" w:rsidR="00000000" w:rsidRPr="00000000">
        <w:rPr>
          <w:sz w:val="22"/>
          <w:szCs w:val="22"/>
          <w:rtl w:val="0"/>
        </w:rPr>
        <w:t xml:space="preserve">Campos do formulário:</w:t>
      </w:r>
    </w:p>
    <w:p w:rsidR="00000000" w:rsidDel="00000000" w:rsidP="00000000" w:rsidRDefault="00000000" w:rsidRPr="00000000" w14:paraId="00000443">
      <w:pPr>
        <w:numPr>
          <w:ilvl w:val="0"/>
          <w:numId w:val="2"/>
        </w:numPr>
        <w:spacing w:line="360" w:lineRule="auto"/>
        <w:ind w:left="1080" w:hanging="360"/>
        <w:rPr>
          <w:sz w:val="22"/>
          <w:szCs w:val="22"/>
        </w:rPr>
      </w:pPr>
      <w:r w:rsidDel="00000000" w:rsidR="00000000" w:rsidRPr="00000000">
        <w:rPr>
          <w:sz w:val="22"/>
          <w:szCs w:val="22"/>
          <w:rtl w:val="0"/>
        </w:rPr>
        <w:t xml:space="preserve">CNPJ;</w:t>
      </w:r>
    </w:p>
    <w:p w:rsidR="00000000" w:rsidDel="00000000" w:rsidP="00000000" w:rsidRDefault="00000000" w:rsidRPr="00000000" w14:paraId="00000444">
      <w:pPr>
        <w:numPr>
          <w:ilvl w:val="0"/>
          <w:numId w:val="2"/>
        </w:numPr>
        <w:spacing w:line="360" w:lineRule="auto"/>
        <w:ind w:left="1080" w:hanging="360"/>
        <w:rPr>
          <w:sz w:val="22"/>
          <w:szCs w:val="22"/>
        </w:rPr>
      </w:pPr>
      <w:r w:rsidDel="00000000" w:rsidR="00000000" w:rsidRPr="00000000">
        <w:rPr>
          <w:sz w:val="22"/>
          <w:szCs w:val="22"/>
          <w:rtl w:val="0"/>
        </w:rPr>
        <w:t xml:space="preserve">Razão social;</w:t>
      </w:r>
    </w:p>
    <w:p w:rsidR="00000000" w:rsidDel="00000000" w:rsidP="00000000" w:rsidRDefault="00000000" w:rsidRPr="00000000" w14:paraId="00000445">
      <w:pPr>
        <w:numPr>
          <w:ilvl w:val="0"/>
          <w:numId w:val="2"/>
        </w:numPr>
        <w:spacing w:line="360" w:lineRule="auto"/>
        <w:ind w:left="1080" w:hanging="360"/>
        <w:rPr>
          <w:sz w:val="22"/>
          <w:szCs w:val="22"/>
        </w:rPr>
      </w:pPr>
      <w:r w:rsidDel="00000000" w:rsidR="00000000" w:rsidRPr="00000000">
        <w:rPr>
          <w:sz w:val="22"/>
          <w:szCs w:val="22"/>
          <w:rtl w:val="0"/>
        </w:rPr>
        <w:t xml:space="preserve">Nome Fantasia;</w:t>
      </w:r>
    </w:p>
    <w:p w:rsidR="00000000" w:rsidDel="00000000" w:rsidP="00000000" w:rsidRDefault="00000000" w:rsidRPr="00000000" w14:paraId="00000446">
      <w:pPr>
        <w:numPr>
          <w:ilvl w:val="0"/>
          <w:numId w:val="2"/>
        </w:numPr>
        <w:spacing w:line="360" w:lineRule="auto"/>
        <w:ind w:left="1080" w:hanging="360"/>
        <w:rPr>
          <w:sz w:val="22"/>
          <w:szCs w:val="22"/>
        </w:rPr>
      </w:pPr>
      <w:r w:rsidDel="00000000" w:rsidR="00000000" w:rsidRPr="00000000">
        <w:rPr>
          <w:sz w:val="22"/>
          <w:szCs w:val="22"/>
          <w:rtl w:val="0"/>
        </w:rPr>
        <w:t xml:space="preserve">Telefone;</w:t>
      </w:r>
    </w:p>
    <w:p w:rsidR="00000000" w:rsidDel="00000000" w:rsidP="00000000" w:rsidRDefault="00000000" w:rsidRPr="00000000" w14:paraId="00000447">
      <w:pPr>
        <w:numPr>
          <w:ilvl w:val="0"/>
          <w:numId w:val="2"/>
        </w:numPr>
        <w:spacing w:line="360" w:lineRule="auto"/>
        <w:ind w:left="1080" w:hanging="360"/>
        <w:rPr>
          <w:sz w:val="22"/>
          <w:szCs w:val="22"/>
        </w:rPr>
      </w:pPr>
      <w:r w:rsidDel="00000000" w:rsidR="00000000" w:rsidRPr="00000000">
        <w:rPr>
          <w:sz w:val="22"/>
          <w:szCs w:val="22"/>
          <w:rtl w:val="0"/>
        </w:rPr>
        <w:t xml:space="preserve">Telefone celular </w:t>
      </w:r>
      <w:r w:rsidDel="00000000" w:rsidR="00000000" w:rsidRPr="00000000">
        <w:rPr>
          <w:i w:val="1"/>
          <w:sz w:val="22"/>
          <w:szCs w:val="22"/>
          <w:rtl w:val="0"/>
        </w:rPr>
        <w:t xml:space="preserve">(à saber se possui conta WhatsApp) (opcional)</w:t>
      </w:r>
      <w:r w:rsidDel="00000000" w:rsidR="00000000" w:rsidRPr="00000000">
        <w:rPr>
          <w:sz w:val="22"/>
          <w:szCs w:val="22"/>
          <w:rtl w:val="0"/>
        </w:rPr>
        <w:t xml:space="preserve">;</w:t>
      </w:r>
    </w:p>
    <w:p w:rsidR="00000000" w:rsidDel="00000000" w:rsidP="00000000" w:rsidRDefault="00000000" w:rsidRPr="00000000" w14:paraId="00000448">
      <w:pPr>
        <w:numPr>
          <w:ilvl w:val="0"/>
          <w:numId w:val="2"/>
        </w:numPr>
        <w:spacing w:line="360" w:lineRule="auto"/>
        <w:ind w:left="1080" w:hanging="360"/>
        <w:rPr>
          <w:sz w:val="22"/>
          <w:szCs w:val="22"/>
        </w:rPr>
      </w:pPr>
      <w:r w:rsidDel="00000000" w:rsidR="00000000" w:rsidRPr="00000000">
        <w:rPr>
          <w:sz w:val="22"/>
          <w:szCs w:val="22"/>
          <w:rtl w:val="0"/>
        </w:rPr>
        <w:t xml:space="preserve">E-mail;</w:t>
      </w:r>
    </w:p>
    <w:p w:rsidR="00000000" w:rsidDel="00000000" w:rsidP="00000000" w:rsidRDefault="00000000" w:rsidRPr="00000000" w14:paraId="00000449">
      <w:pPr>
        <w:numPr>
          <w:ilvl w:val="0"/>
          <w:numId w:val="2"/>
        </w:numPr>
        <w:spacing w:line="360" w:lineRule="auto"/>
        <w:ind w:left="1080" w:hanging="360"/>
        <w:rPr>
          <w:sz w:val="22"/>
          <w:szCs w:val="22"/>
        </w:rPr>
      </w:pPr>
      <w:r w:rsidDel="00000000" w:rsidR="00000000" w:rsidRPr="00000000">
        <w:rPr>
          <w:sz w:val="22"/>
          <w:szCs w:val="22"/>
          <w:rtl w:val="0"/>
        </w:rPr>
        <w:t xml:space="preserve">Confirmação de e-mail;</w:t>
      </w:r>
    </w:p>
    <w:p w:rsidR="00000000" w:rsidDel="00000000" w:rsidP="00000000" w:rsidRDefault="00000000" w:rsidRPr="00000000" w14:paraId="0000044A">
      <w:pPr>
        <w:numPr>
          <w:ilvl w:val="0"/>
          <w:numId w:val="2"/>
        </w:numPr>
        <w:spacing w:line="360" w:lineRule="auto"/>
        <w:ind w:left="1080" w:hanging="360"/>
        <w:rPr>
          <w:sz w:val="22"/>
          <w:szCs w:val="22"/>
        </w:rPr>
      </w:pPr>
      <w:r w:rsidDel="00000000" w:rsidR="00000000" w:rsidRPr="00000000">
        <w:rPr>
          <w:sz w:val="22"/>
          <w:szCs w:val="22"/>
          <w:rtl w:val="0"/>
        </w:rPr>
        <w:t xml:space="preserve">Estado;</w:t>
      </w:r>
    </w:p>
    <w:p w:rsidR="00000000" w:rsidDel="00000000" w:rsidP="00000000" w:rsidRDefault="00000000" w:rsidRPr="00000000" w14:paraId="0000044B">
      <w:pPr>
        <w:numPr>
          <w:ilvl w:val="0"/>
          <w:numId w:val="2"/>
        </w:numPr>
        <w:spacing w:line="360" w:lineRule="auto"/>
        <w:ind w:left="1080" w:hanging="360"/>
        <w:rPr>
          <w:sz w:val="22"/>
          <w:szCs w:val="22"/>
        </w:rPr>
      </w:pPr>
      <w:r w:rsidDel="00000000" w:rsidR="00000000" w:rsidRPr="00000000">
        <w:rPr>
          <w:sz w:val="22"/>
          <w:szCs w:val="22"/>
          <w:rtl w:val="0"/>
        </w:rPr>
        <w:t xml:space="preserve">Cidade;</w:t>
      </w:r>
    </w:p>
    <w:p w:rsidR="00000000" w:rsidDel="00000000" w:rsidP="00000000" w:rsidRDefault="00000000" w:rsidRPr="00000000" w14:paraId="0000044C">
      <w:pPr>
        <w:numPr>
          <w:ilvl w:val="0"/>
          <w:numId w:val="2"/>
        </w:numPr>
        <w:spacing w:line="360" w:lineRule="auto"/>
        <w:ind w:left="1080" w:hanging="360"/>
        <w:rPr>
          <w:sz w:val="22"/>
          <w:szCs w:val="22"/>
        </w:rPr>
      </w:pPr>
      <w:r w:rsidDel="00000000" w:rsidR="00000000" w:rsidRPr="00000000">
        <w:rPr>
          <w:sz w:val="22"/>
          <w:szCs w:val="22"/>
          <w:rtl w:val="0"/>
        </w:rPr>
        <w:t xml:space="preserve">Bairro;</w:t>
      </w:r>
    </w:p>
    <w:p w:rsidR="00000000" w:rsidDel="00000000" w:rsidP="00000000" w:rsidRDefault="00000000" w:rsidRPr="00000000" w14:paraId="0000044D">
      <w:pPr>
        <w:numPr>
          <w:ilvl w:val="0"/>
          <w:numId w:val="2"/>
        </w:numPr>
        <w:spacing w:line="360" w:lineRule="auto"/>
        <w:ind w:left="1080" w:hanging="360"/>
        <w:rPr>
          <w:sz w:val="22"/>
          <w:szCs w:val="22"/>
        </w:rPr>
      </w:pPr>
      <w:r w:rsidDel="00000000" w:rsidR="00000000" w:rsidRPr="00000000">
        <w:rPr>
          <w:sz w:val="22"/>
          <w:szCs w:val="22"/>
          <w:rtl w:val="0"/>
        </w:rPr>
        <w:t xml:space="preserve">Rua;</w:t>
      </w:r>
    </w:p>
    <w:p w:rsidR="00000000" w:rsidDel="00000000" w:rsidP="00000000" w:rsidRDefault="00000000" w:rsidRPr="00000000" w14:paraId="0000044E">
      <w:pPr>
        <w:numPr>
          <w:ilvl w:val="0"/>
          <w:numId w:val="2"/>
        </w:numPr>
        <w:spacing w:line="360" w:lineRule="auto"/>
        <w:ind w:left="1080" w:hanging="360"/>
        <w:rPr>
          <w:sz w:val="22"/>
          <w:szCs w:val="22"/>
        </w:rPr>
      </w:pPr>
      <w:r w:rsidDel="00000000" w:rsidR="00000000" w:rsidRPr="00000000">
        <w:rPr>
          <w:sz w:val="22"/>
          <w:szCs w:val="22"/>
          <w:rtl w:val="0"/>
        </w:rPr>
        <w:t xml:space="preserve">Número;</w:t>
      </w:r>
    </w:p>
    <w:p w:rsidR="00000000" w:rsidDel="00000000" w:rsidP="00000000" w:rsidRDefault="00000000" w:rsidRPr="00000000" w14:paraId="0000044F">
      <w:pPr>
        <w:numPr>
          <w:ilvl w:val="0"/>
          <w:numId w:val="2"/>
        </w:numPr>
        <w:spacing w:line="360" w:lineRule="auto"/>
        <w:ind w:left="1080" w:hanging="360"/>
        <w:rPr>
          <w:sz w:val="22"/>
          <w:szCs w:val="22"/>
        </w:rPr>
      </w:pPr>
      <w:r w:rsidDel="00000000" w:rsidR="00000000" w:rsidRPr="00000000">
        <w:rPr>
          <w:sz w:val="22"/>
          <w:szCs w:val="22"/>
          <w:rtl w:val="0"/>
        </w:rPr>
        <w:t xml:space="preserve">Complemento </w:t>
      </w:r>
      <w:r w:rsidDel="00000000" w:rsidR="00000000" w:rsidRPr="00000000">
        <w:rPr>
          <w:i w:val="1"/>
          <w:sz w:val="22"/>
          <w:szCs w:val="22"/>
          <w:rtl w:val="0"/>
        </w:rPr>
        <w:t xml:space="preserve">(opcional)</w:t>
      </w:r>
      <w:r w:rsidDel="00000000" w:rsidR="00000000" w:rsidRPr="00000000">
        <w:rPr>
          <w:sz w:val="22"/>
          <w:szCs w:val="22"/>
          <w:rtl w:val="0"/>
        </w:rPr>
        <w:t xml:space="preserve">;</w:t>
      </w:r>
    </w:p>
    <w:p w:rsidR="00000000" w:rsidDel="00000000" w:rsidP="00000000" w:rsidRDefault="00000000" w:rsidRPr="00000000" w14:paraId="00000450">
      <w:pPr>
        <w:numPr>
          <w:ilvl w:val="0"/>
          <w:numId w:val="2"/>
        </w:numPr>
        <w:spacing w:line="360" w:lineRule="auto"/>
        <w:ind w:left="1080" w:hanging="360"/>
        <w:rPr>
          <w:sz w:val="22"/>
          <w:szCs w:val="22"/>
        </w:rPr>
      </w:pPr>
      <w:r w:rsidDel="00000000" w:rsidR="00000000" w:rsidRPr="00000000">
        <w:rPr>
          <w:sz w:val="22"/>
          <w:szCs w:val="22"/>
          <w:rtl w:val="0"/>
        </w:rPr>
        <w:t xml:space="preserve">Senha;</w:t>
      </w:r>
    </w:p>
    <w:p w:rsidR="00000000" w:rsidDel="00000000" w:rsidP="00000000" w:rsidRDefault="00000000" w:rsidRPr="00000000" w14:paraId="00000451">
      <w:pPr>
        <w:numPr>
          <w:ilvl w:val="0"/>
          <w:numId w:val="2"/>
        </w:numPr>
        <w:spacing w:line="360" w:lineRule="auto"/>
        <w:ind w:left="1080" w:hanging="360"/>
        <w:rPr>
          <w:sz w:val="22"/>
          <w:szCs w:val="22"/>
        </w:rPr>
      </w:pPr>
      <w:r w:rsidDel="00000000" w:rsidR="00000000" w:rsidRPr="00000000">
        <w:rPr>
          <w:sz w:val="22"/>
          <w:szCs w:val="22"/>
          <w:rtl w:val="0"/>
        </w:rPr>
        <w:t xml:space="preserve">Confirmação da senha;</w:t>
      </w:r>
    </w:p>
    <w:p w:rsidR="00000000" w:rsidDel="00000000" w:rsidP="00000000" w:rsidRDefault="00000000" w:rsidRPr="00000000" w14:paraId="00000452">
      <w:pPr>
        <w:numPr>
          <w:ilvl w:val="0"/>
          <w:numId w:val="2"/>
        </w:numPr>
        <w:spacing w:line="360" w:lineRule="auto"/>
        <w:ind w:left="1080" w:hanging="360"/>
        <w:rPr>
          <w:sz w:val="22"/>
          <w:szCs w:val="22"/>
        </w:rPr>
      </w:pPr>
      <w:r w:rsidDel="00000000" w:rsidR="00000000" w:rsidRPr="00000000">
        <w:rPr>
          <w:sz w:val="22"/>
          <w:szCs w:val="22"/>
          <w:rtl w:val="0"/>
        </w:rPr>
        <w:t xml:space="preserve">Confirmação que o usuário não seja um robô.</w:t>
      </w:r>
    </w:p>
    <w:p w:rsidR="00000000" w:rsidDel="00000000" w:rsidP="00000000" w:rsidRDefault="00000000" w:rsidRPr="00000000" w14:paraId="00000453">
      <w:pPr>
        <w:numPr>
          <w:ilvl w:val="0"/>
          <w:numId w:val="11"/>
        </w:numPr>
        <w:spacing w:line="360" w:lineRule="auto"/>
        <w:ind w:left="720" w:hanging="360"/>
        <w:rPr>
          <w:sz w:val="22"/>
          <w:szCs w:val="22"/>
        </w:rPr>
      </w:pPr>
      <w:r w:rsidDel="00000000" w:rsidR="00000000" w:rsidRPr="00000000">
        <w:rPr>
          <w:sz w:val="22"/>
          <w:szCs w:val="22"/>
          <w:rtl w:val="0"/>
        </w:rPr>
        <w:t xml:space="preserve">Link para os termos de uso;</w:t>
      </w:r>
    </w:p>
    <w:p w:rsidR="00000000" w:rsidDel="00000000" w:rsidP="00000000" w:rsidRDefault="00000000" w:rsidRPr="00000000" w14:paraId="00000454">
      <w:pPr>
        <w:numPr>
          <w:ilvl w:val="0"/>
          <w:numId w:val="11"/>
        </w:numPr>
        <w:spacing w:line="360" w:lineRule="auto"/>
        <w:ind w:left="720" w:hanging="360"/>
        <w:rPr>
          <w:sz w:val="22"/>
          <w:szCs w:val="22"/>
        </w:rPr>
      </w:pPr>
      <w:r w:rsidDel="00000000" w:rsidR="00000000" w:rsidRPr="00000000">
        <w:rPr>
          <w:sz w:val="22"/>
          <w:szCs w:val="22"/>
          <w:rtl w:val="0"/>
        </w:rPr>
        <w:t xml:space="preserve">Botão para envio dos dados.</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2lwamvv" w:id="125"/>
      <w:bookmarkEnd w:id="125"/>
      <w:r w:rsidDel="00000000" w:rsidR="00000000" w:rsidRPr="00000000">
        <w:rPr>
          <w:sz w:val="28"/>
          <w:szCs w:val="28"/>
          <w:rtl w:val="0"/>
        </w:rPr>
        <w:t xml:space="preserve">Cadastrar de usuário </w:t>
      </w:r>
      <w:r w:rsidDel="00000000" w:rsidR="00000000" w:rsidRPr="00000000">
        <w:rPr>
          <w:color w:val="808080"/>
          <w:sz w:val="28"/>
          <w:szCs w:val="28"/>
          <w:rtl w:val="0"/>
        </w:rPr>
        <w:t xml:space="preserve">&lt;cadastrar_usuario&gt;</w:t>
      </w:r>
      <w:r w:rsidDel="00000000" w:rsidR="00000000" w:rsidRPr="00000000">
        <w:rPr>
          <w:rtl w:val="0"/>
        </w:rPr>
      </w:r>
    </w:p>
    <w:p w:rsidR="00000000" w:rsidDel="00000000" w:rsidP="00000000" w:rsidRDefault="00000000" w:rsidRPr="00000000" w14:paraId="00000457">
      <w:pPr>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199390</wp:posOffset>
            </wp:positionV>
            <wp:extent cx="5731510" cy="5202555"/>
            <wp:effectExtent b="0" l="0" r="0" t="0"/>
            <wp:wrapTopAndBottom distB="0" dist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58">
      <w:pPr>
        <w:pStyle w:val="Heading3"/>
        <w:keepLines w:val="0"/>
        <w:shd w:fill="auto" w:val="clear"/>
        <w:spacing w:after="60" w:before="240" w:line="360" w:lineRule="auto"/>
        <w:rPr>
          <w:sz w:val="24"/>
          <w:szCs w:val="24"/>
        </w:rPr>
      </w:pPr>
      <w:bookmarkStart w:colFirst="0" w:colLast="0" w:name="_2vvhisa3ofgx" w:id="126"/>
      <w:bookmarkEnd w:id="126"/>
      <w:r w:rsidDel="00000000" w:rsidR="00000000" w:rsidRPr="00000000">
        <w:rPr>
          <w:sz w:val="24"/>
          <w:szCs w:val="24"/>
          <w:rtl w:val="0"/>
        </w:rPr>
        <w:t xml:space="preserve">Informações críticas da interface</w:t>
      </w:r>
    </w:p>
    <w:p w:rsidR="00000000" w:rsidDel="00000000" w:rsidP="00000000" w:rsidRDefault="00000000" w:rsidRPr="00000000" w14:paraId="00000459">
      <w:pPr>
        <w:spacing w:line="360" w:lineRule="auto"/>
        <w:rPr>
          <w:sz w:val="22"/>
          <w:szCs w:val="22"/>
        </w:rPr>
      </w:pPr>
      <w:r w:rsidDel="00000000" w:rsidR="00000000" w:rsidRPr="00000000">
        <w:rPr>
          <w:sz w:val="22"/>
          <w:szCs w:val="22"/>
          <w:rtl w:val="0"/>
        </w:rPr>
        <w:t xml:space="preserve">Esta tela será composta por um formulário que deverá capturar os dados para cadastro de um novo usuário do tipo pessoa física. A informação será obrigatória para todos os campos, exceto aqueles que constarem como opcional.</w:t>
      </w:r>
    </w:p>
    <w:p w:rsidR="00000000" w:rsidDel="00000000" w:rsidP="00000000" w:rsidRDefault="00000000" w:rsidRPr="00000000" w14:paraId="0000045A">
      <w:pPr>
        <w:numPr>
          <w:ilvl w:val="0"/>
          <w:numId w:val="11"/>
        </w:numPr>
        <w:spacing w:line="360" w:lineRule="auto"/>
        <w:ind w:left="720" w:hanging="360"/>
        <w:rPr>
          <w:sz w:val="22"/>
          <w:szCs w:val="22"/>
        </w:rPr>
      </w:pPr>
      <w:r w:rsidDel="00000000" w:rsidR="00000000" w:rsidRPr="00000000">
        <w:rPr>
          <w:sz w:val="22"/>
          <w:szCs w:val="22"/>
          <w:rtl w:val="0"/>
        </w:rPr>
        <w:t xml:space="preserve">Campos do formulário:</w:t>
      </w:r>
    </w:p>
    <w:p w:rsidR="00000000" w:rsidDel="00000000" w:rsidP="00000000" w:rsidRDefault="00000000" w:rsidRPr="00000000" w14:paraId="0000045B">
      <w:pPr>
        <w:numPr>
          <w:ilvl w:val="0"/>
          <w:numId w:val="2"/>
        </w:numPr>
        <w:spacing w:line="360" w:lineRule="auto"/>
        <w:ind w:left="1080" w:hanging="360"/>
        <w:rPr>
          <w:sz w:val="22"/>
          <w:szCs w:val="22"/>
        </w:rPr>
      </w:pPr>
      <w:r w:rsidDel="00000000" w:rsidR="00000000" w:rsidRPr="00000000">
        <w:rPr>
          <w:sz w:val="22"/>
          <w:szCs w:val="22"/>
          <w:rtl w:val="0"/>
        </w:rPr>
        <w:t xml:space="preserve">Quais serão as finalidades de suo do sistema:</w:t>
      </w:r>
    </w:p>
    <w:p w:rsidR="00000000" w:rsidDel="00000000" w:rsidP="00000000" w:rsidRDefault="00000000" w:rsidRPr="00000000" w14:paraId="0000045C">
      <w:pPr>
        <w:numPr>
          <w:ilvl w:val="1"/>
          <w:numId w:val="2"/>
        </w:numPr>
        <w:spacing w:line="360" w:lineRule="auto"/>
        <w:ind w:left="1800" w:hanging="360"/>
        <w:rPr>
          <w:sz w:val="22"/>
          <w:szCs w:val="22"/>
        </w:rPr>
      </w:pPr>
      <w:r w:rsidDel="00000000" w:rsidR="00000000" w:rsidRPr="00000000">
        <w:rPr>
          <w:sz w:val="22"/>
          <w:szCs w:val="22"/>
          <w:rtl w:val="0"/>
        </w:rPr>
        <w:t xml:space="preserve">Divulgar animais para adoção;</w:t>
      </w:r>
    </w:p>
    <w:p w:rsidR="00000000" w:rsidDel="00000000" w:rsidP="00000000" w:rsidRDefault="00000000" w:rsidRPr="00000000" w14:paraId="0000045D">
      <w:pPr>
        <w:numPr>
          <w:ilvl w:val="1"/>
          <w:numId w:val="2"/>
        </w:numPr>
        <w:spacing w:line="360" w:lineRule="auto"/>
        <w:ind w:left="1800" w:hanging="360"/>
        <w:rPr>
          <w:sz w:val="22"/>
          <w:szCs w:val="22"/>
        </w:rPr>
      </w:pPr>
      <w:r w:rsidDel="00000000" w:rsidR="00000000" w:rsidRPr="00000000">
        <w:rPr>
          <w:sz w:val="22"/>
          <w:szCs w:val="22"/>
          <w:rtl w:val="0"/>
        </w:rPr>
        <w:t xml:space="preserve">Adotar animais;</w:t>
      </w:r>
    </w:p>
    <w:p w:rsidR="00000000" w:rsidDel="00000000" w:rsidP="00000000" w:rsidRDefault="00000000" w:rsidRPr="00000000" w14:paraId="0000045E">
      <w:pPr>
        <w:numPr>
          <w:ilvl w:val="1"/>
          <w:numId w:val="2"/>
        </w:numPr>
        <w:spacing w:line="360" w:lineRule="auto"/>
        <w:ind w:left="1800" w:hanging="360"/>
        <w:rPr>
          <w:sz w:val="22"/>
          <w:szCs w:val="22"/>
        </w:rPr>
      </w:pPr>
      <w:r w:rsidDel="00000000" w:rsidR="00000000" w:rsidRPr="00000000">
        <w:rPr>
          <w:sz w:val="22"/>
          <w:szCs w:val="22"/>
          <w:rtl w:val="0"/>
        </w:rPr>
        <w:t xml:space="preserve">Ser um colaborador das entidades cadastradas;</w:t>
      </w:r>
    </w:p>
    <w:p w:rsidR="00000000" w:rsidDel="00000000" w:rsidP="00000000" w:rsidRDefault="00000000" w:rsidRPr="00000000" w14:paraId="0000045F">
      <w:pPr>
        <w:numPr>
          <w:ilvl w:val="1"/>
          <w:numId w:val="2"/>
        </w:numPr>
        <w:spacing w:line="360" w:lineRule="auto"/>
        <w:ind w:left="1800" w:hanging="360"/>
        <w:rPr>
          <w:sz w:val="22"/>
          <w:szCs w:val="22"/>
        </w:rPr>
      </w:pPr>
      <w:r w:rsidDel="00000000" w:rsidR="00000000" w:rsidRPr="00000000">
        <w:rPr>
          <w:sz w:val="22"/>
          <w:szCs w:val="22"/>
          <w:rtl w:val="0"/>
        </w:rPr>
        <w:t xml:space="preserve">Receber dicas e cuidados para com os pets.</w:t>
      </w:r>
    </w:p>
    <w:p w:rsidR="00000000" w:rsidDel="00000000" w:rsidP="00000000" w:rsidRDefault="00000000" w:rsidRPr="00000000" w14:paraId="00000460">
      <w:pPr>
        <w:numPr>
          <w:ilvl w:val="0"/>
          <w:numId w:val="2"/>
        </w:numPr>
        <w:spacing w:line="360" w:lineRule="auto"/>
        <w:ind w:left="1080" w:hanging="360"/>
        <w:rPr>
          <w:sz w:val="22"/>
          <w:szCs w:val="22"/>
        </w:rPr>
      </w:pPr>
      <w:r w:rsidDel="00000000" w:rsidR="00000000" w:rsidRPr="00000000">
        <w:rPr>
          <w:sz w:val="22"/>
          <w:szCs w:val="22"/>
          <w:rtl w:val="0"/>
        </w:rPr>
        <w:t xml:space="preserve">CPF;</w:t>
      </w:r>
    </w:p>
    <w:p w:rsidR="00000000" w:rsidDel="00000000" w:rsidP="00000000" w:rsidRDefault="00000000" w:rsidRPr="00000000" w14:paraId="00000461">
      <w:pPr>
        <w:numPr>
          <w:ilvl w:val="0"/>
          <w:numId w:val="2"/>
        </w:numPr>
        <w:spacing w:line="360" w:lineRule="auto"/>
        <w:ind w:left="1080" w:hanging="360"/>
        <w:rPr>
          <w:sz w:val="22"/>
          <w:szCs w:val="22"/>
        </w:rPr>
      </w:pPr>
      <w:r w:rsidDel="00000000" w:rsidR="00000000" w:rsidRPr="00000000">
        <w:rPr>
          <w:sz w:val="22"/>
          <w:szCs w:val="22"/>
          <w:rtl w:val="0"/>
        </w:rPr>
        <w:t xml:space="preserve">Data de nascimento;</w:t>
      </w:r>
    </w:p>
    <w:p w:rsidR="00000000" w:rsidDel="00000000" w:rsidP="00000000" w:rsidRDefault="00000000" w:rsidRPr="00000000" w14:paraId="00000462">
      <w:pPr>
        <w:numPr>
          <w:ilvl w:val="0"/>
          <w:numId w:val="2"/>
        </w:numPr>
        <w:spacing w:line="360" w:lineRule="auto"/>
        <w:ind w:left="1080" w:hanging="360"/>
        <w:rPr>
          <w:sz w:val="22"/>
          <w:szCs w:val="22"/>
        </w:rPr>
      </w:pPr>
      <w:r w:rsidDel="00000000" w:rsidR="00000000" w:rsidRPr="00000000">
        <w:rPr>
          <w:sz w:val="22"/>
          <w:szCs w:val="22"/>
          <w:rtl w:val="0"/>
        </w:rPr>
        <w:t xml:space="preserve">Nome;</w:t>
      </w:r>
    </w:p>
    <w:p w:rsidR="00000000" w:rsidDel="00000000" w:rsidP="00000000" w:rsidRDefault="00000000" w:rsidRPr="00000000" w14:paraId="00000463">
      <w:pPr>
        <w:numPr>
          <w:ilvl w:val="0"/>
          <w:numId w:val="2"/>
        </w:numPr>
        <w:spacing w:line="360" w:lineRule="auto"/>
        <w:ind w:left="1080" w:hanging="360"/>
        <w:rPr>
          <w:sz w:val="22"/>
          <w:szCs w:val="22"/>
        </w:rPr>
      </w:pPr>
      <w:r w:rsidDel="00000000" w:rsidR="00000000" w:rsidRPr="00000000">
        <w:rPr>
          <w:sz w:val="22"/>
          <w:szCs w:val="22"/>
          <w:rtl w:val="0"/>
        </w:rPr>
        <w:t xml:space="preserve">Telefone </w:t>
      </w:r>
      <w:r w:rsidDel="00000000" w:rsidR="00000000" w:rsidRPr="00000000">
        <w:rPr>
          <w:i w:val="1"/>
          <w:sz w:val="22"/>
          <w:szCs w:val="22"/>
          <w:rtl w:val="0"/>
        </w:rPr>
        <w:t xml:space="preserve">(à saber se possui conta WhatsApp);</w:t>
      </w:r>
      <w:r w:rsidDel="00000000" w:rsidR="00000000" w:rsidRPr="00000000">
        <w:rPr>
          <w:rtl w:val="0"/>
        </w:rPr>
      </w:r>
    </w:p>
    <w:p w:rsidR="00000000" w:rsidDel="00000000" w:rsidP="00000000" w:rsidRDefault="00000000" w:rsidRPr="00000000" w14:paraId="00000464">
      <w:pPr>
        <w:numPr>
          <w:ilvl w:val="0"/>
          <w:numId w:val="2"/>
        </w:numPr>
        <w:spacing w:line="360" w:lineRule="auto"/>
        <w:ind w:left="1080" w:hanging="360"/>
        <w:rPr>
          <w:sz w:val="22"/>
          <w:szCs w:val="22"/>
        </w:rPr>
      </w:pPr>
      <w:r w:rsidDel="00000000" w:rsidR="00000000" w:rsidRPr="00000000">
        <w:rPr>
          <w:sz w:val="22"/>
          <w:szCs w:val="22"/>
          <w:rtl w:val="0"/>
        </w:rPr>
        <w:t xml:space="preserve">Ocultar telefone </w:t>
      </w:r>
      <w:r w:rsidDel="00000000" w:rsidR="00000000" w:rsidRPr="00000000">
        <w:rPr>
          <w:i w:val="1"/>
          <w:sz w:val="22"/>
          <w:szCs w:val="22"/>
          <w:rtl w:val="0"/>
        </w:rPr>
        <w:t xml:space="preserve">(opcional)</w:t>
      </w:r>
      <w:r w:rsidDel="00000000" w:rsidR="00000000" w:rsidRPr="00000000">
        <w:rPr>
          <w:sz w:val="22"/>
          <w:szCs w:val="22"/>
          <w:rtl w:val="0"/>
        </w:rPr>
        <w:t xml:space="preserve">;</w:t>
      </w:r>
    </w:p>
    <w:p w:rsidR="00000000" w:rsidDel="00000000" w:rsidP="00000000" w:rsidRDefault="00000000" w:rsidRPr="00000000" w14:paraId="00000465">
      <w:pPr>
        <w:numPr>
          <w:ilvl w:val="0"/>
          <w:numId w:val="2"/>
        </w:numPr>
        <w:spacing w:line="360" w:lineRule="auto"/>
        <w:ind w:left="1080" w:hanging="360"/>
        <w:rPr>
          <w:sz w:val="22"/>
          <w:szCs w:val="22"/>
        </w:rPr>
      </w:pPr>
      <w:r w:rsidDel="00000000" w:rsidR="00000000" w:rsidRPr="00000000">
        <w:rPr>
          <w:sz w:val="22"/>
          <w:szCs w:val="22"/>
          <w:rtl w:val="0"/>
        </w:rPr>
        <w:t xml:space="preserve">E-mail;</w:t>
      </w:r>
    </w:p>
    <w:p w:rsidR="00000000" w:rsidDel="00000000" w:rsidP="00000000" w:rsidRDefault="00000000" w:rsidRPr="00000000" w14:paraId="00000466">
      <w:pPr>
        <w:numPr>
          <w:ilvl w:val="0"/>
          <w:numId w:val="2"/>
        </w:numPr>
        <w:spacing w:line="360" w:lineRule="auto"/>
        <w:ind w:left="1080" w:hanging="360"/>
        <w:rPr>
          <w:sz w:val="22"/>
          <w:szCs w:val="22"/>
        </w:rPr>
      </w:pPr>
      <w:r w:rsidDel="00000000" w:rsidR="00000000" w:rsidRPr="00000000">
        <w:rPr>
          <w:sz w:val="22"/>
          <w:szCs w:val="22"/>
          <w:rtl w:val="0"/>
        </w:rPr>
        <w:t xml:space="preserve">Confirmação de e-mail;</w:t>
      </w:r>
    </w:p>
    <w:p w:rsidR="00000000" w:rsidDel="00000000" w:rsidP="00000000" w:rsidRDefault="00000000" w:rsidRPr="00000000" w14:paraId="00000467">
      <w:pPr>
        <w:numPr>
          <w:ilvl w:val="0"/>
          <w:numId w:val="2"/>
        </w:numPr>
        <w:spacing w:line="360" w:lineRule="auto"/>
        <w:ind w:left="1080" w:hanging="360"/>
        <w:rPr>
          <w:sz w:val="22"/>
          <w:szCs w:val="22"/>
        </w:rPr>
      </w:pPr>
      <w:r w:rsidDel="00000000" w:rsidR="00000000" w:rsidRPr="00000000">
        <w:rPr>
          <w:sz w:val="22"/>
          <w:szCs w:val="22"/>
          <w:rtl w:val="0"/>
        </w:rPr>
        <w:t xml:space="preserve">Estado;</w:t>
      </w:r>
    </w:p>
    <w:p w:rsidR="00000000" w:rsidDel="00000000" w:rsidP="00000000" w:rsidRDefault="00000000" w:rsidRPr="00000000" w14:paraId="00000468">
      <w:pPr>
        <w:numPr>
          <w:ilvl w:val="0"/>
          <w:numId w:val="2"/>
        </w:numPr>
        <w:spacing w:line="360" w:lineRule="auto"/>
        <w:ind w:left="1080" w:hanging="360"/>
        <w:rPr>
          <w:sz w:val="22"/>
          <w:szCs w:val="22"/>
        </w:rPr>
      </w:pPr>
      <w:r w:rsidDel="00000000" w:rsidR="00000000" w:rsidRPr="00000000">
        <w:rPr>
          <w:sz w:val="22"/>
          <w:szCs w:val="22"/>
          <w:rtl w:val="0"/>
        </w:rPr>
        <w:t xml:space="preserve">Cidade;</w:t>
      </w:r>
    </w:p>
    <w:p w:rsidR="00000000" w:rsidDel="00000000" w:rsidP="00000000" w:rsidRDefault="00000000" w:rsidRPr="00000000" w14:paraId="00000469">
      <w:pPr>
        <w:numPr>
          <w:ilvl w:val="0"/>
          <w:numId w:val="2"/>
        </w:numPr>
        <w:spacing w:line="360" w:lineRule="auto"/>
        <w:ind w:left="1080" w:hanging="360"/>
        <w:rPr>
          <w:sz w:val="22"/>
          <w:szCs w:val="22"/>
        </w:rPr>
      </w:pPr>
      <w:r w:rsidDel="00000000" w:rsidR="00000000" w:rsidRPr="00000000">
        <w:rPr>
          <w:sz w:val="22"/>
          <w:szCs w:val="22"/>
          <w:rtl w:val="0"/>
        </w:rPr>
        <w:t xml:space="preserve">Senha;</w:t>
      </w:r>
    </w:p>
    <w:p w:rsidR="00000000" w:rsidDel="00000000" w:rsidP="00000000" w:rsidRDefault="00000000" w:rsidRPr="00000000" w14:paraId="0000046A">
      <w:pPr>
        <w:numPr>
          <w:ilvl w:val="0"/>
          <w:numId w:val="2"/>
        </w:numPr>
        <w:spacing w:line="360" w:lineRule="auto"/>
        <w:ind w:left="1080" w:hanging="360"/>
        <w:rPr>
          <w:sz w:val="22"/>
          <w:szCs w:val="22"/>
        </w:rPr>
      </w:pPr>
      <w:r w:rsidDel="00000000" w:rsidR="00000000" w:rsidRPr="00000000">
        <w:rPr>
          <w:sz w:val="22"/>
          <w:szCs w:val="22"/>
          <w:rtl w:val="0"/>
        </w:rPr>
        <w:t xml:space="preserve">Confirmação da senha;</w:t>
      </w:r>
    </w:p>
    <w:p w:rsidR="00000000" w:rsidDel="00000000" w:rsidP="00000000" w:rsidRDefault="00000000" w:rsidRPr="00000000" w14:paraId="0000046B">
      <w:pPr>
        <w:numPr>
          <w:ilvl w:val="0"/>
          <w:numId w:val="2"/>
        </w:numPr>
        <w:spacing w:line="360" w:lineRule="auto"/>
        <w:ind w:left="1080" w:hanging="360"/>
        <w:rPr>
          <w:sz w:val="22"/>
          <w:szCs w:val="22"/>
        </w:rPr>
      </w:pPr>
      <w:r w:rsidDel="00000000" w:rsidR="00000000" w:rsidRPr="00000000">
        <w:rPr>
          <w:sz w:val="22"/>
          <w:szCs w:val="22"/>
          <w:rtl w:val="0"/>
        </w:rPr>
        <w:t xml:space="preserve">Confirmação que o usuário não seja um robô.</w:t>
      </w:r>
    </w:p>
    <w:p w:rsidR="00000000" w:rsidDel="00000000" w:rsidP="00000000" w:rsidRDefault="00000000" w:rsidRPr="00000000" w14:paraId="0000046C">
      <w:pPr>
        <w:numPr>
          <w:ilvl w:val="0"/>
          <w:numId w:val="11"/>
        </w:numPr>
        <w:spacing w:line="360" w:lineRule="auto"/>
        <w:ind w:left="720" w:hanging="360"/>
        <w:rPr>
          <w:sz w:val="22"/>
          <w:szCs w:val="22"/>
        </w:rPr>
      </w:pPr>
      <w:r w:rsidDel="00000000" w:rsidR="00000000" w:rsidRPr="00000000">
        <w:rPr>
          <w:sz w:val="22"/>
          <w:szCs w:val="22"/>
          <w:rtl w:val="0"/>
        </w:rPr>
        <w:t xml:space="preserve">Link para os termos de uso;</w:t>
      </w:r>
    </w:p>
    <w:p w:rsidR="00000000" w:rsidDel="00000000" w:rsidP="00000000" w:rsidRDefault="00000000" w:rsidRPr="00000000" w14:paraId="0000046D">
      <w:pPr>
        <w:numPr>
          <w:ilvl w:val="0"/>
          <w:numId w:val="11"/>
        </w:numPr>
        <w:spacing w:line="360" w:lineRule="auto"/>
        <w:ind w:left="720" w:hanging="360"/>
        <w:rPr>
          <w:sz w:val="22"/>
          <w:szCs w:val="22"/>
        </w:rPr>
      </w:pPr>
      <w:r w:rsidDel="00000000" w:rsidR="00000000" w:rsidRPr="00000000">
        <w:rPr>
          <w:sz w:val="22"/>
          <w:szCs w:val="22"/>
          <w:rtl w:val="0"/>
        </w:rPr>
        <w:t xml:space="preserve">Botão para envio dos dados.</w:t>
      </w:r>
    </w:p>
    <w:p w:rsidR="00000000" w:rsidDel="00000000" w:rsidP="00000000" w:rsidRDefault="00000000" w:rsidRPr="00000000" w14:paraId="0000046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6F">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hyaain35aq3s" w:id="127"/>
      <w:bookmarkEnd w:id="127"/>
      <w:r w:rsidDel="00000000" w:rsidR="00000000" w:rsidRPr="00000000">
        <w:rPr>
          <w:sz w:val="28"/>
          <w:szCs w:val="28"/>
          <w:rtl w:val="0"/>
        </w:rPr>
        <w:t xml:space="preserve">Pets </w:t>
      </w:r>
      <w:r w:rsidDel="00000000" w:rsidR="00000000" w:rsidRPr="00000000">
        <w:rPr>
          <w:color w:val="808080"/>
          <w:sz w:val="28"/>
          <w:szCs w:val="28"/>
          <w:rtl w:val="0"/>
        </w:rPr>
        <w:t xml:space="preserve">&lt;pets&gt;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466090</wp:posOffset>
            </wp:positionV>
            <wp:extent cx="5731510" cy="5202555"/>
            <wp:effectExtent b="0" l="0" r="0" t="0"/>
            <wp:wrapTopAndBottom distB="0" distT="0"/>
            <wp:docPr id="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70">
      <w:pPr>
        <w:spacing w:after="60" w:before="60" w:lineRule="auto"/>
        <w:jc w:val="both"/>
        <w:rPr>
          <w:sz w:val="22"/>
          <w:szCs w:val="22"/>
        </w:rPr>
      </w:pPr>
      <w:r w:rsidDel="00000000" w:rsidR="00000000" w:rsidRPr="00000000">
        <w:rPr>
          <w:rtl w:val="0"/>
        </w:rPr>
      </w:r>
    </w:p>
    <w:p w:rsidR="00000000" w:rsidDel="00000000" w:rsidP="00000000" w:rsidRDefault="00000000" w:rsidRPr="00000000" w14:paraId="00000471">
      <w:pPr>
        <w:pStyle w:val="Heading3"/>
        <w:keepLines w:val="0"/>
        <w:shd w:fill="auto" w:val="clear"/>
        <w:spacing w:after="60" w:before="240" w:lineRule="auto"/>
        <w:rPr>
          <w:sz w:val="24"/>
          <w:szCs w:val="24"/>
        </w:rPr>
      </w:pPr>
      <w:bookmarkStart w:colFirst="0" w:colLast="0" w:name="_fx81iltzbpb" w:id="128"/>
      <w:bookmarkEnd w:id="128"/>
      <w:r w:rsidDel="00000000" w:rsidR="00000000" w:rsidRPr="00000000">
        <w:rPr>
          <w:sz w:val="24"/>
          <w:szCs w:val="24"/>
          <w:rtl w:val="0"/>
        </w:rPr>
        <w:t xml:space="preserve">Informações críticas da interface</w:t>
      </w:r>
    </w:p>
    <w:p w:rsidR="00000000" w:rsidDel="00000000" w:rsidP="00000000" w:rsidRDefault="00000000" w:rsidRPr="00000000" w14:paraId="00000472">
      <w:pPr>
        <w:numPr>
          <w:ilvl w:val="0"/>
          <w:numId w:val="4"/>
        </w:numPr>
        <w:spacing w:after="60" w:before="60" w:lineRule="auto"/>
        <w:ind w:left="720" w:hanging="360"/>
        <w:jc w:val="both"/>
      </w:pPr>
      <w:r w:rsidDel="00000000" w:rsidR="00000000" w:rsidRPr="00000000">
        <w:rPr>
          <w:sz w:val="22"/>
          <w:szCs w:val="22"/>
          <w:rtl w:val="0"/>
        </w:rPr>
        <w:t xml:space="preserve">Nesta tela deverão serem exibidos todos os animais cadastrados, da seguinte forma:</w:t>
      </w:r>
    </w:p>
    <w:p w:rsidR="00000000" w:rsidDel="00000000" w:rsidP="00000000" w:rsidRDefault="00000000" w:rsidRPr="00000000" w14:paraId="00000473">
      <w:pPr>
        <w:numPr>
          <w:ilvl w:val="1"/>
          <w:numId w:val="4"/>
        </w:numPr>
        <w:spacing w:after="60" w:before="60" w:lineRule="auto"/>
        <w:ind w:left="1440" w:hanging="360"/>
        <w:jc w:val="both"/>
      </w:pPr>
      <w:r w:rsidDel="00000000" w:rsidR="00000000" w:rsidRPr="00000000">
        <w:rPr>
          <w:sz w:val="22"/>
          <w:szCs w:val="22"/>
          <w:rtl w:val="0"/>
        </w:rPr>
        <w:t xml:space="preserve">Conter a foto principal do animal cadastrado;</w:t>
      </w:r>
    </w:p>
    <w:p w:rsidR="00000000" w:rsidDel="00000000" w:rsidP="00000000" w:rsidRDefault="00000000" w:rsidRPr="00000000" w14:paraId="00000474">
      <w:pPr>
        <w:numPr>
          <w:ilvl w:val="1"/>
          <w:numId w:val="4"/>
        </w:numPr>
        <w:spacing w:after="60" w:before="60" w:lineRule="auto"/>
        <w:ind w:left="1440" w:hanging="360"/>
        <w:jc w:val="both"/>
      </w:pPr>
      <w:r w:rsidDel="00000000" w:rsidR="00000000" w:rsidRPr="00000000">
        <w:rPr>
          <w:sz w:val="22"/>
          <w:szCs w:val="22"/>
          <w:rtl w:val="0"/>
        </w:rPr>
        <w:t xml:space="preserve">Uma marcação no canto superior esquedo da tela, indicado sobre a disponibilidade ou não do animail para adoção;</w:t>
      </w:r>
    </w:p>
    <w:p w:rsidR="00000000" w:rsidDel="00000000" w:rsidP="00000000" w:rsidRDefault="00000000" w:rsidRPr="00000000" w14:paraId="00000475">
      <w:pPr>
        <w:numPr>
          <w:ilvl w:val="1"/>
          <w:numId w:val="4"/>
        </w:numPr>
        <w:spacing w:after="60" w:before="60" w:lineRule="auto"/>
        <w:ind w:left="1440" w:hanging="360"/>
        <w:jc w:val="both"/>
      </w:pPr>
      <w:r w:rsidDel="00000000" w:rsidR="00000000" w:rsidRPr="00000000">
        <w:rPr>
          <w:sz w:val="22"/>
          <w:szCs w:val="22"/>
          <w:rtl w:val="0"/>
        </w:rPr>
        <w:t xml:space="preserve">Identificação do animal, prefrerencialmente o nome se ele possuir;</w:t>
      </w:r>
    </w:p>
    <w:p w:rsidR="00000000" w:rsidDel="00000000" w:rsidP="00000000" w:rsidRDefault="00000000" w:rsidRPr="00000000" w14:paraId="00000476">
      <w:pPr>
        <w:numPr>
          <w:ilvl w:val="1"/>
          <w:numId w:val="4"/>
        </w:numPr>
        <w:spacing w:after="60" w:before="60" w:lineRule="auto"/>
        <w:ind w:left="1440" w:hanging="360"/>
        <w:jc w:val="both"/>
      </w:pPr>
      <w:r w:rsidDel="00000000" w:rsidR="00000000" w:rsidRPr="00000000">
        <w:rPr>
          <w:sz w:val="22"/>
          <w:szCs w:val="22"/>
          <w:rtl w:val="0"/>
        </w:rPr>
        <w:t xml:space="preserve">Cidade e estado em que o animal se encontra;</w:t>
      </w:r>
    </w:p>
    <w:p w:rsidR="00000000" w:rsidDel="00000000" w:rsidP="00000000" w:rsidRDefault="00000000" w:rsidRPr="00000000" w14:paraId="00000477">
      <w:pPr>
        <w:numPr>
          <w:ilvl w:val="1"/>
          <w:numId w:val="4"/>
        </w:numPr>
        <w:spacing w:after="60" w:before="60" w:lineRule="auto"/>
        <w:ind w:left="1440" w:hanging="360"/>
        <w:jc w:val="both"/>
      </w:pPr>
      <w:r w:rsidDel="00000000" w:rsidR="00000000" w:rsidRPr="00000000">
        <w:rPr>
          <w:sz w:val="22"/>
          <w:szCs w:val="22"/>
          <w:rtl w:val="0"/>
        </w:rPr>
        <w:t xml:space="preserve">Porte do animal que será:</w:t>
      </w:r>
    </w:p>
    <w:p w:rsidR="00000000" w:rsidDel="00000000" w:rsidP="00000000" w:rsidRDefault="00000000" w:rsidRPr="00000000" w14:paraId="00000478">
      <w:pPr>
        <w:numPr>
          <w:ilvl w:val="2"/>
          <w:numId w:val="4"/>
        </w:numPr>
        <w:spacing w:after="60" w:before="60" w:lineRule="auto"/>
        <w:ind w:left="2160" w:hanging="360"/>
        <w:jc w:val="both"/>
      </w:pPr>
      <w:r w:rsidDel="00000000" w:rsidR="00000000" w:rsidRPr="00000000">
        <w:rPr>
          <w:sz w:val="22"/>
          <w:szCs w:val="22"/>
          <w:rtl w:val="0"/>
        </w:rPr>
        <w:t xml:space="preserve">Pequeno;</w:t>
      </w:r>
    </w:p>
    <w:p w:rsidR="00000000" w:rsidDel="00000000" w:rsidP="00000000" w:rsidRDefault="00000000" w:rsidRPr="00000000" w14:paraId="00000479">
      <w:pPr>
        <w:numPr>
          <w:ilvl w:val="2"/>
          <w:numId w:val="4"/>
        </w:numPr>
        <w:spacing w:after="60" w:before="60" w:lineRule="auto"/>
        <w:ind w:left="2160" w:hanging="360"/>
        <w:jc w:val="both"/>
      </w:pPr>
      <w:r w:rsidDel="00000000" w:rsidR="00000000" w:rsidRPr="00000000">
        <w:rPr>
          <w:sz w:val="22"/>
          <w:szCs w:val="22"/>
          <w:rtl w:val="0"/>
        </w:rPr>
        <w:t xml:space="preserve">Médio;</w:t>
      </w:r>
    </w:p>
    <w:p w:rsidR="00000000" w:rsidDel="00000000" w:rsidP="00000000" w:rsidRDefault="00000000" w:rsidRPr="00000000" w14:paraId="0000047A">
      <w:pPr>
        <w:numPr>
          <w:ilvl w:val="2"/>
          <w:numId w:val="4"/>
        </w:numPr>
        <w:spacing w:after="60" w:before="60" w:lineRule="auto"/>
        <w:ind w:left="2160" w:hanging="360"/>
        <w:jc w:val="both"/>
      </w:pPr>
      <w:r w:rsidDel="00000000" w:rsidR="00000000" w:rsidRPr="00000000">
        <w:rPr>
          <w:sz w:val="22"/>
          <w:szCs w:val="22"/>
          <w:rtl w:val="0"/>
        </w:rPr>
        <w:t xml:space="preserve">Grande.</w:t>
      </w:r>
    </w:p>
    <w:p w:rsidR="00000000" w:rsidDel="00000000" w:rsidP="00000000" w:rsidRDefault="00000000" w:rsidRPr="00000000" w14:paraId="0000047B">
      <w:pPr>
        <w:numPr>
          <w:ilvl w:val="1"/>
          <w:numId w:val="4"/>
        </w:numPr>
        <w:spacing w:after="60" w:before="60" w:lineRule="auto"/>
        <w:ind w:left="1440" w:hanging="360"/>
        <w:jc w:val="both"/>
      </w:pPr>
      <w:r w:rsidDel="00000000" w:rsidR="00000000" w:rsidRPr="00000000">
        <w:rPr>
          <w:sz w:val="22"/>
          <w:szCs w:val="22"/>
          <w:rtl w:val="0"/>
        </w:rPr>
        <w:t xml:space="preserve">Sexo do animal.</w:t>
      </w:r>
    </w:p>
    <w:p w:rsidR="00000000" w:rsidDel="00000000" w:rsidP="00000000" w:rsidRDefault="00000000" w:rsidRPr="00000000" w14:paraId="0000047C">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1ihzhyo2f1hp" w:id="129"/>
      <w:bookmarkEnd w:id="129"/>
      <w:r w:rsidDel="00000000" w:rsidR="00000000" w:rsidRPr="00000000">
        <w:rPr>
          <w:sz w:val="28"/>
          <w:szCs w:val="28"/>
          <w:rtl w:val="0"/>
        </w:rPr>
        <w:t xml:space="preserve">Visualizar pet </w:t>
      </w:r>
      <w:r w:rsidDel="00000000" w:rsidR="00000000" w:rsidRPr="00000000">
        <w:rPr>
          <w:color w:val="808080"/>
          <w:sz w:val="28"/>
          <w:szCs w:val="28"/>
          <w:rtl w:val="0"/>
        </w:rPr>
        <w:t xml:space="preserve">&lt;visualizar_pet_id &gt;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370840</wp:posOffset>
            </wp:positionV>
            <wp:extent cx="5731510" cy="5202555"/>
            <wp:effectExtent b="0" l="0" r="0" t="0"/>
            <wp:wrapTopAndBottom distB="0" distT="0"/>
            <wp:docPr id="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7D">
      <w:pPr>
        <w:pStyle w:val="Heading3"/>
        <w:keepLines w:val="0"/>
        <w:shd w:fill="auto" w:val="clear"/>
        <w:spacing w:after="60" w:before="240" w:lineRule="auto"/>
        <w:rPr>
          <w:sz w:val="24"/>
          <w:szCs w:val="24"/>
        </w:rPr>
      </w:pPr>
      <w:bookmarkStart w:colFirst="0" w:colLast="0" w:name="_2cvz6d1czvm4" w:id="130"/>
      <w:bookmarkEnd w:id="130"/>
      <w:r w:rsidDel="00000000" w:rsidR="00000000" w:rsidRPr="00000000">
        <w:rPr>
          <w:sz w:val="24"/>
          <w:szCs w:val="24"/>
          <w:rtl w:val="0"/>
        </w:rPr>
        <w:t xml:space="preserve">Informações críticas da interface</w:t>
      </w:r>
    </w:p>
    <w:p w:rsidR="00000000" w:rsidDel="00000000" w:rsidP="00000000" w:rsidRDefault="00000000" w:rsidRPr="00000000" w14:paraId="0000047E">
      <w:pPr>
        <w:spacing w:after="60" w:before="60" w:lineRule="auto"/>
        <w:jc w:val="both"/>
        <w:rPr>
          <w:sz w:val="22"/>
          <w:szCs w:val="22"/>
        </w:rPr>
      </w:pPr>
      <w:r w:rsidDel="00000000" w:rsidR="00000000" w:rsidRPr="00000000">
        <w:rPr>
          <w:sz w:val="22"/>
          <w:szCs w:val="22"/>
          <w:rtl w:val="0"/>
        </w:rPr>
        <w:t xml:space="preserve">Após interação do usuário com click na foto do animal, na interface anterior, será aberta uma nova tela com as seguintes informações, mais detalhadas, do animal:</w:t>
      </w:r>
    </w:p>
    <w:p w:rsidR="00000000" w:rsidDel="00000000" w:rsidP="00000000" w:rsidRDefault="00000000" w:rsidRPr="00000000" w14:paraId="0000047F">
      <w:pPr>
        <w:numPr>
          <w:ilvl w:val="0"/>
          <w:numId w:val="4"/>
        </w:numPr>
        <w:spacing w:after="60" w:before="60" w:lineRule="auto"/>
        <w:ind w:left="720" w:hanging="360"/>
        <w:jc w:val="both"/>
      </w:pPr>
      <w:r w:rsidDel="00000000" w:rsidR="00000000" w:rsidRPr="00000000">
        <w:rPr>
          <w:sz w:val="22"/>
          <w:szCs w:val="22"/>
          <w:rtl w:val="0"/>
        </w:rPr>
        <w:t xml:space="preserve">Identificação do animal;</w:t>
      </w:r>
    </w:p>
    <w:p w:rsidR="00000000" w:rsidDel="00000000" w:rsidP="00000000" w:rsidRDefault="00000000" w:rsidRPr="00000000" w14:paraId="00000480">
      <w:pPr>
        <w:numPr>
          <w:ilvl w:val="0"/>
          <w:numId w:val="4"/>
        </w:numPr>
        <w:spacing w:after="60" w:before="60" w:lineRule="auto"/>
        <w:ind w:left="720" w:hanging="360"/>
        <w:jc w:val="both"/>
      </w:pPr>
      <w:r w:rsidDel="00000000" w:rsidR="00000000" w:rsidRPr="00000000">
        <w:rPr>
          <w:sz w:val="22"/>
          <w:szCs w:val="22"/>
          <w:rtl w:val="0"/>
        </w:rPr>
        <w:t xml:space="preserve">Informação da localização do animal;</w:t>
      </w:r>
    </w:p>
    <w:p w:rsidR="00000000" w:rsidDel="00000000" w:rsidP="00000000" w:rsidRDefault="00000000" w:rsidRPr="00000000" w14:paraId="00000481">
      <w:pPr>
        <w:numPr>
          <w:ilvl w:val="0"/>
          <w:numId w:val="4"/>
        </w:numPr>
        <w:spacing w:after="60" w:before="60" w:lineRule="auto"/>
        <w:ind w:left="720" w:hanging="360"/>
        <w:jc w:val="both"/>
      </w:pPr>
      <w:r w:rsidDel="00000000" w:rsidR="00000000" w:rsidRPr="00000000">
        <w:rPr>
          <w:sz w:val="22"/>
          <w:szCs w:val="22"/>
          <w:rtl w:val="0"/>
        </w:rPr>
        <w:t xml:space="preserve">Informação da disponibilidade e data de atualização do status do animal;</w:t>
      </w:r>
    </w:p>
    <w:p w:rsidR="00000000" w:rsidDel="00000000" w:rsidP="00000000" w:rsidRDefault="00000000" w:rsidRPr="00000000" w14:paraId="00000482">
      <w:pPr>
        <w:numPr>
          <w:ilvl w:val="0"/>
          <w:numId w:val="4"/>
        </w:numPr>
        <w:spacing w:after="60" w:before="60" w:lineRule="auto"/>
        <w:ind w:left="720" w:hanging="360"/>
        <w:jc w:val="both"/>
      </w:pPr>
      <w:r w:rsidDel="00000000" w:rsidR="00000000" w:rsidRPr="00000000">
        <w:rPr>
          <w:sz w:val="22"/>
          <w:szCs w:val="22"/>
          <w:rtl w:val="0"/>
        </w:rPr>
        <w:t xml:space="preserve">Painel contendo as fotos e os vídeos do animal;</w:t>
      </w:r>
    </w:p>
    <w:p w:rsidR="00000000" w:rsidDel="00000000" w:rsidP="00000000" w:rsidRDefault="00000000" w:rsidRPr="00000000" w14:paraId="00000483">
      <w:pPr>
        <w:numPr>
          <w:ilvl w:val="0"/>
          <w:numId w:val="4"/>
        </w:numPr>
        <w:spacing w:after="60" w:before="60" w:lineRule="auto"/>
        <w:ind w:left="720" w:hanging="360"/>
        <w:jc w:val="both"/>
      </w:pPr>
      <w:r w:rsidDel="00000000" w:rsidR="00000000" w:rsidRPr="00000000">
        <w:rPr>
          <w:sz w:val="22"/>
          <w:szCs w:val="22"/>
          <w:rtl w:val="0"/>
        </w:rPr>
        <w:t xml:space="preserve">Texto com um breve histórico do animal;</w:t>
      </w:r>
    </w:p>
    <w:p w:rsidR="00000000" w:rsidDel="00000000" w:rsidP="00000000" w:rsidRDefault="00000000" w:rsidRPr="00000000" w14:paraId="00000484">
      <w:pPr>
        <w:numPr>
          <w:ilvl w:val="0"/>
          <w:numId w:val="4"/>
        </w:numPr>
        <w:spacing w:after="60" w:before="60" w:lineRule="auto"/>
        <w:ind w:left="720" w:hanging="360"/>
        <w:jc w:val="both"/>
      </w:pPr>
      <w:r w:rsidDel="00000000" w:rsidR="00000000" w:rsidRPr="00000000">
        <w:rPr>
          <w:sz w:val="22"/>
          <w:szCs w:val="22"/>
          <w:rtl w:val="0"/>
        </w:rPr>
        <w:t xml:space="preserve">Painel contendo os dados gerais do animal;</w:t>
      </w:r>
    </w:p>
    <w:p w:rsidR="00000000" w:rsidDel="00000000" w:rsidP="00000000" w:rsidRDefault="00000000" w:rsidRPr="00000000" w14:paraId="00000485">
      <w:pPr>
        <w:numPr>
          <w:ilvl w:val="0"/>
          <w:numId w:val="4"/>
        </w:numPr>
        <w:spacing w:after="60" w:before="60" w:lineRule="auto"/>
        <w:ind w:left="720" w:hanging="360"/>
        <w:jc w:val="both"/>
      </w:pPr>
      <w:r w:rsidDel="00000000" w:rsidR="00000000" w:rsidRPr="00000000">
        <w:rPr>
          <w:sz w:val="22"/>
          <w:szCs w:val="22"/>
          <w:rtl w:val="0"/>
        </w:rPr>
        <w:t xml:space="preserve">Informação do doador e um link para acesso às informações de contato;</w:t>
      </w:r>
    </w:p>
    <w:p w:rsidR="00000000" w:rsidDel="00000000" w:rsidP="00000000" w:rsidRDefault="00000000" w:rsidRPr="00000000" w14:paraId="00000486">
      <w:pPr>
        <w:numPr>
          <w:ilvl w:val="0"/>
          <w:numId w:val="4"/>
        </w:numPr>
        <w:spacing w:after="60" w:before="60" w:lineRule="auto"/>
        <w:ind w:left="720" w:hanging="360"/>
        <w:jc w:val="both"/>
      </w:pPr>
      <w:r w:rsidDel="00000000" w:rsidR="00000000" w:rsidRPr="00000000">
        <w:rPr>
          <w:sz w:val="22"/>
          <w:szCs w:val="22"/>
          <w:rtl w:val="0"/>
        </w:rPr>
        <w:t xml:space="preserve">Botão para adotar o animal;</w:t>
      </w:r>
    </w:p>
    <w:p w:rsidR="00000000" w:rsidDel="00000000" w:rsidP="00000000" w:rsidRDefault="00000000" w:rsidRPr="00000000" w14:paraId="00000487">
      <w:pPr>
        <w:numPr>
          <w:ilvl w:val="0"/>
          <w:numId w:val="4"/>
        </w:numPr>
        <w:spacing w:after="60" w:before="60" w:lineRule="auto"/>
        <w:ind w:left="720" w:hanging="360"/>
        <w:jc w:val="both"/>
      </w:pPr>
      <w:r w:rsidDel="00000000" w:rsidR="00000000" w:rsidRPr="00000000">
        <w:rPr>
          <w:sz w:val="22"/>
          <w:szCs w:val="22"/>
          <w:rtl w:val="0"/>
        </w:rPr>
        <w:t xml:space="preserve">Botão para apadrinhar o animal. </w:t>
      </w:r>
      <w:r w:rsidDel="00000000" w:rsidR="00000000" w:rsidRPr="00000000">
        <w:rPr>
          <w:i w:val="1"/>
          <w:sz w:val="22"/>
          <w:szCs w:val="22"/>
          <w:rtl w:val="0"/>
        </w:rPr>
        <w:t xml:space="preserve">(somente para animais de ONGs e abrigos)</w:t>
      </w:r>
      <w:r w:rsidDel="00000000" w:rsidR="00000000" w:rsidRPr="00000000">
        <w:rPr>
          <w:rtl w:val="0"/>
        </w:rPr>
      </w:r>
    </w:p>
    <w:p w:rsidR="00000000" w:rsidDel="00000000" w:rsidP="00000000" w:rsidRDefault="00000000" w:rsidRPr="00000000" w14:paraId="00000488">
      <w:pPr>
        <w:numPr>
          <w:ilvl w:val="0"/>
          <w:numId w:val="4"/>
        </w:numPr>
        <w:spacing w:after="60" w:before="60" w:lineRule="auto"/>
        <w:ind w:left="720" w:hanging="360"/>
        <w:jc w:val="both"/>
      </w:pPr>
      <w:r w:rsidDel="00000000" w:rsidR="00000000" w:rsidRPr="00000000">
        <w:rPr>
          <w:sz w:val="22"/>
          <w:szCs w:val="22"/>
          <w:rtl w:val="0"/>
        </w:rPr>
        <w:t xml:space="preserve">Outras informações relevantes sobre o animal.</w:t>
      </w:r>
    </w:p>
    <w:p w:rsidR="00000000" w:rsidDel="00000000" w:rsidP="00000000" w:rsidRDefault="00000000" w:rsidRPr="00000000" w14:paraId="00000489">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8565ohgdugxp" w:id="131"/>
      <w:bookmarkEnd w:id="131"/>
      <w:r w:rsidDel="00000000" w:rsidR="00000000" w:rsidRPr="00000000">
        <w:rPr>
          <w:sz w:val="28"/>
          <w:szCs w:val="28"/>
          <w:rtl w:val="0"/>
        </w:rPr>
        <w:t xml:space="preserve">Visualizar doador </w:t>
      </w:r>
      <w:r w:rsidDel="00000000" w:rsidR="00000000" w:rsidRPr="00000000">
        <w:rPr>
          <w:color w:val="808080"/>
          <w:sz w:val="28"/>
          <w:szCs w:val="28"/>
          <w:rtl w:val="0"/>
        </w:rPr>
        <w:t xml:space="preserve">&lt;doador_info&gt;</w:t>
      </w: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151765</wp:posOffset>
            </wp:positionV>
            <wp:extent cx="5731510" cy="5202555"/>
            <wp:effectExtent b="0" l="0" r="0" t="0"/>
            <wp:wrapTopAndBottom distB="0" distT="0"/>
            <wp:docPr id="1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8B">
      <w:pPr>
        <w:pStyle w:val="Heading3"/>
        <w:keepLines w:val="0"/>
        <w:shd w:fill="auto" w:val="clear"/>
        <w:spacing w:after="60" w:before="240" w:lineRule="auto"/>
        <w:rPr>
          <w:sz w:val="24"/>
          <w:szCs w:val="24"/>
        </w:rPr>
      </w:pPr>
      <w:bookmarkStart w:colFirst="0" w:colLast="0" w:name="_7l3hncumx2w4" w:id="132"/>
      <w:bookmarkEnd w:id="132"/>
      <w:r w:rsidDel="00000000" w:rsidR="00000000" w:rsidRPr="00000000">
        <w:rPr>
          <w:sz w:val="24"/>
          <w:szCs w:val="24"/>
          <w:rtl w:val="0"/>
        </w:rPr>
        <w:t xml:space="preserve">Informações críticas da interface</w:t>
      </w:r>
    </w:p>
    <w:p w:rsidR="00000000" w:rsidDel="00000000" w:rsidP="00000000" w:rsidRDefault="00000000" w:rsidRPr="00000000" w14:paraId="0000048C">
      <w:pPr>
        <w:spacing w:after="60" w:before="60" w:lineRule="auto"/>
        <w:jc w:val="both"/>
        <w:rPr>
          <w:sz w:val="22"/>
          <w:szCs w:val="22"/>
        </w:rPr>
      </w:pPr>
      <w:r w:rsidDel="00000000" w:rsidR="00000000" w:rsidRPr="00000000">
        <w:rPr>
          <w:sz w:val="22"/>
          <w:szCs w:val="22"/>
          <w:rtl w:val="0"/>
        </w:rPr>
        <w:t xml:space="preserve">Nesta tela deverão ser exibidas os seguintes dados do doador:</w:t>
      </w:r>
    </w:p>
    <w:p w:rsidR="00000000" w:rsidDel="00000000" w:rsidP="00000000" w:rsidRDefault="00000000" w:rsidRPr="00000000" w14:paraId="0000048D">
      <w:pPr>
        <w:numPr>
          <w:ilvl w:val="0"/>
          <w:numId w:val="4"/>
        </w:numPr>
        <w:spacing w:after="60" w:before="60" w:lineRule="auto"/>
        <w:ind w:left="720" w:hanging="360"/>
        <w:jc w:val="both"/>
      </w:pPr>
      <w:r w:rsidDel="00000000" w:rsidR="00000000" w:rsidRPr="00000000">
        <w:rPr>
          <w:sz w:val="22"/>
          <w:szCs w:val="22"/>
          <w:rtl w:val="0"/>
        </w:rPr>
        <w:t xml:space="preserve">Nome;</w:t>
      </w:r>
    </w:p>
    <w:p w:rsidR="00000000" w:rsidDel="00000000" w:rsidP="00000000" w:rsidRDefault="00000000" w:rsidRPr="00000000" w14:paraId="0000048E">
      <w:pPr>
        <w:numPr>
          <w:ilvl w:val="0"/>
          <w:numId w:val="4"/>
        </w:numPr>
        <w:spacing w:after="60" w:before="60" w:lineRule="auto"/>
        <w:ind w:left="720" w:hanging="360"/>
        <w:jc w:val="both"/>
      </w:pPr>
      <w:r w:rsidDel="00000000" w:rsidR="00000000" w:rsidRPr="00000000">
        <w:rPr>
          <w:sz w:val="22"/>
          <w:szCs w:val="22"/>
          <w:rtl w:val="0"/>
        </w:rPr>
        <w:t xml:space="preserve">Foto, se este a estiver disponibilizado;</w:t>
      </w:r>
    </w:p>
    <w:p w:rsidR="00000000" w:rsidDel="00000000" w:rsidP="00000000" w:rsidRDefault="00000000" w:rsidRPr="00000000" w14:paraId="0000048F">
      <w:pPr>
        <w:numPr>
          <w:ilvl w:val="0"/>
          <w:numId w:val="4"/>
        </w:numPr>
        <w:spacing w:after="60" w:before="60" w:lineRule="auto"/>
        <w:ind w:left="720" w:hanging="360"/>
        <w:jc w:val="both"/>
      </w:pPr>
      <w:r w:rsidDel="00000000" w:rsidR="00000000" w:rsidRPr="00000000">
        <w:rPr>
          <w:sz w:val="22"/>
          <w:szCs w:val="22"/>
          <w:rtl w:val="0"/>
        </w:rPr>
        <w:t xml:space="preserve">Enedereço </w:t>
      </w:r>
      <w:r w:rsidDel="00000000" w:rsidR="00000000" w:rsidRPr="00000000">
        <w:rPr>
          <w:i w:val="1"/>
          <w:sz w:val="22"/>
          <w:szCs w:val="22"/>
          <w:rtl w:val="0"/>
        </w:rPr>
        <w:t xml:space="preserve">(somente ONGs e abrigos)</w:t>
      </w:r>
      <w:r w:rsidDel="00000000" w:rsidR="00000000" w:rsidRPr="00000000">
        <w:rPr>
          <w:sz w:val="22"/>
          <w:szCs w:val="22"/>
          <w:rtl w:val="0"/>
        </w:rPr>
        <w:t xml:space="preserve">;</w:t>
      </w:r>
    </w:p>
    <w:p w:rsidR="00000000" w:rsidDel="00000000" w:rsidP="00000000" w:rsidRDefault="00000000" w:rsidRPr="00000000" w14:paraId="00000490">
      <w:pPr>
        <w:numPr>
          <w:ilvl w:val="0"/>
          <w:numId w:val="4"/>
        </w:numPr>
        <w:spacing w:after="60" w:before="60" w:lineRule="auto"/>
        <w:ind w:left="720" w:hanging="360"/>
        <w:jc w:val="both"/>
      </w:pPr>
      <w:r w:rsidDel="00000000" w:rsidR="00000000" w:rsidRPr="00000000">
        <w:rPr>
          <w:sz w:val="22"/>
          <w:szCs w:val="22"/>
          <w:rtl w:val="0"/>
        </w:rPr>
        <w:t xml:space="preserve">Número de telefone de contato e informação se está relacionado a uma conta WhatsApp;</w:t>
      </w:r>
    </w:p>
    <w:p w:rsidR="00000000" w:rsidDel="00000000" w:rsidP="00000000" w:rsidRDefault="00000000" w:rsidRPr="00000000" w14:paraId="00000491">
      <w:pPr>
        <w:numPr>
          <w:ilvl w:val="0"/>
          <w:numId w:val="4"/>
        </w:numPr>
        <w:spacing w:after="60" w:before="60" w:lineRule="auto"/>
        <w:ind w:left="720" w:hanging="360"/>
        <w:jc w:val="both"/>
      </w:pPr>
      <w:r w:rsidDel="00000000" w:rsidR="00000000" w:rsidRPr="00000000">
        <w:rPr>
          <w:sz w:val="22"/>
          <w:szCs w:val="22"/>
          <w:rtl w:val="0"/>
        </w:rPr>
        <w:t xml:space="preserve">Campo para inserção da mensagem a ser enviada;</w:t>
      </w:r>
    </w:p>
    <w:p w:rsidR="00000000" w:rsidDel="00000000" w:rsidP="00000000" w:rsidRDefault="00000000" w:rsidRPr="00000000" w14:paraId="00000492">
      <w:pPr>
        <w:numPr>
          <w:ilvl w:val="0"/>
          <w:numId w:val="4"/>
        </w:numPr>
        <w:spacing w:after="60" w:before="60" w:lineRule="auto"/>
        <w:ind w:left="720" w:hanging="360"/>
        <w:jc w:val="both"/>
      </w:pPr>
      <w:r w:rsidDel="00000000" w:rsidR="00000000" w:rsidRPr="00000000">
        <w:rPr>
          <w:sz w:val="22"/>
          <w:szCs w:val="22"/>
          <w:rtl w:val="0"/>
        </w:rPr>
        <w:t xml:space="preserve">Botão enviar.</w:t>
      </w:r>
    </w:p>
    <w:p w:rsidR="00000000" w:rsidDel="00000000" w:rsidP="00000000" w:rsidRDefault="00000000" w:rsidRPr="00000000" w14:paraId="00000493">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94">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od4r3bna0zhp" w:id="133"/>
      <w:bookmarkEnd w:id="133"/>
      <w:r w:rsidDel="00000000" w:rsidR="00000000" w:rsidRPr="00000000">
        <w:rPr>
          <w:sz w:val="28"/>
          <w:szCs w:val="28"/>
          <w:rtl w:val="0"/>
        </w:rPr>
        <w:t xml:space="preserve">Adotar </w:t>
      </w:r>
      <w:r w:rsidDel="00000000" w:rsidR="00000000" w:rsidRPr="00000000">
        <w:rPr>
          <w:color w:val="808080"/>
          <w:sz w:val="28"/>
          <w:szCs w:val="28"/>
          <w:rtl w:val="0"/>
        </w:rPr>
        <w:t xml:space="preserve">&lt;adotar&gt;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370840</wp:posOffset>
            </wp:positionV>
            <wp:extent cx="5731510" cy="5202555"/>
            <wp:effectExtent b="0" l="0" r="0" t="0"/>
            <wp:wrapTopAndBottom distB="0" distT="0"/>
            <wp:docPr id="2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95">
      <w:pPr>
        <w:pStyle w:val="Heading3"/>
        <w:keepLines w:val="0"/>
        <w:shd w:fill="auto" w:val="clear"/>
        <w:spacing w:after="60" w:before="240" w:lineRule="auto"/>
        <w:rPr>
          <w:sz w:val="24"/>
          <w:szCs w:val="24"/>
        </w:rPr>
      </w:pPr>
      <w:bookmarkStart w:colFirst="0" w:colLast="0" w:name="_efk5xefv0ukk" w:id="134"/>
      <w:bookmarkEnd w:id="134"/>
      <w:r w:rsidDel="00000000" w:rsidR="00000000" w:rsidRPr="00000000">
        <w:rPr>
          <w:sz w:val="24"/>
          <w:szCs w:val="24"/>
          <w:rtl w:val="0"/>
        </w:rPr>
        <w:t xml:space="preserve">Informações críticas da interface</w:t>
      </w:r>
    </w:p>
    <w:p w:rsidR="00000000" w:rsidDel="00000000" w:rsidP="00000000" w:rsidRDefault="00000000" w:rsidRPr="00000000" w14:paraId="00000496">
      <w:pPr>
        <w:spacing w:after="60" w:before="60" w:lineRule="auto"/>
        <w:jc w:val="both"/>
        <w:rPr>
          <w:sz w:val="22"/>
          <w:szCs w:val="22"/>
        </w:rPr>
      </w:pPr>
      <w:r w:rsidDel="00000000" w:rsidR="00000000" w:rsidRPr="00000000">
        <w:rPr>
          <w:sz w:val="22"/>
          <w:szCs w:val="22"/>
          <w:rtl w:val="0"/>
        </w:rPr>
        <w:t xml:space="preserve">Nesta tela deverão constar:</w:t>
      </w:r>
    </w:p>
    <w:p w:rsidR="00000000" w:rsidDel="00000000" w:rsidP="00000000" w:rsidRDefault="00000000" w:rsidRPr="00000000" w14:paraId="00000497">
      <w:pPr>
        <w:numPr>
          <w:ilvl w:val="0"/>
          <w:numId w:val="12"/>
        </w:numPr>
        <w:spacing w:after="60" w:before="60" w:lineRule="auto"/>
        <w:ind w:left="720" w:hanging="360"/>
        <w:jc w:val="both"/>
      </w:pPr>
      <w:r w:rsidDel="00000000" w:rsidR="00000000" w:rsidRPr="00000000">
        <w:rPr>
          <w:sz w:val="22"/>
          <w:szCs w:val="22"/>
          <w:rtl w:val="0"/>
        </w:rPr>
        <w:t xml:space="preserve">Foto do pet a ser adotado;</w:t>
      </w:r>
    </w:p>
    <w:p w:rsidR="00000000" w:rsidDel="00000000" w:rsidP="00000000" w:rsidRDefault="00000000" w:rsidRPr="00000000" w14:paraId="00000498">
      <w:pPr>
        <w:numPr>
          <w:ilvl w:val="0"/>
          <w:numId w:val="12"/>
        </w:numPr>
        <w:spacing w:after="60" w:before="60" w:lineRule="auto"/>
        <w:ind w:left="720" w:hanging="360"/>
        <w:jc w:val="both"/>
      </w:pPr>
      <w:r w:rsidDel="00000000" w:rsidR="00000000" w:rsidRPr="00000000">
        <w:rPr>
          <w:sz w:val="22"/>
          <w:szCs w:val="22"/>
          <w:rtl w:val="0"/>
        </w:rPr>
        <w:t xml:space="preserve">Informações gerais do pet a ser adotado;</w:t>
      </w:r>
    </w:p>
    <w:p w:rsidR="00000000" w:rsidDel="00000000" w:rsidP="00000000" w:rsidRDefault="00000000" w:rsidRPr="00000000" w14:paraId="00000499">
      <w:pPr>
        <w:numPr>
          <w:ilvl w:val="0"/>
          <w:numId w:val="12"/>
        </w:numPr>
        <w:spacing w:after="60" w:before="60" w:lineRule="auto"/>
        <w:ind w:left="720" w:hanging="360"/>
        <w:jc w:val="both"/>
      </w:pPr>
      <w:r w:rsidDel="00000000" w:rsidR="00000000" w:rsidRPr="00000000">
        <w:rPr>
          <w:sz w:val="22"/>
          <w:szCs w:val="22"/>
          <w:rtl w:val="0"/>
        </w:rPr>
        <w:t xml:space="preserve">Informações do doador;</w:t>
      </w:r>
    </w:p>
    <w:p w:rsidR="00000000" w:rsidDel="00000000" w:rsidP="00000000" w:rsidRDefault="00000000" w:rsidRPr="00000000" w14:paraId="0000049A">
      <w:pPr>
        <w:numPr>
          <w:ilvl w:val="0"/>
          <w:numId w:val="12"/>
        </w:numPr>
        <w:spacing w:after="60" w:before="60" w:lineRule="auto"/>
        <w:ind w:left="720" w:hanging="360"/>
        <w:jc w:val="both"/>
      </w:pPr>
      <w:r w:rsidDel="00000000" w:rsidR="00000000" w:rsidRPr="00000000">
        <w:rPr>
          <w:sz w:val="22"/>
          <w:szCs w:val="22"/>
          <w:rtl w:val="0"/>
        </w:rPr>
        <w:t xml:space="preserve">As regras de adoção;</w:t>
      </w:r>
    </w:p>
    <w:p w:rsidR="00000000" w:rsidDel="00000000" w:rsidP="00000000" w:rsidRDefault="00000000" w:rsidRPr="00000000" w14:paraId="0000049B">
      <w:pPr>
        <w:numPr>
          <w:ilvl w:val="0"/>
          <w:numId w:val="12"/>
        </w:numPr>
        <w:spacing w:after="60" w:before="60" w:lineRule="auto"/>
        <w:ind w:left="720" w:hanging="360"/>
        <w:jc w:val="both"/>
      </w:pPr>
      <w:r w:rsidDel="00000000" w:rsidR="00000000" w:rsidRPr="00000000">
        <w:rPr>
          <w:sz w:val="22"/>
          <w:szCs w:val="22"/>
          <w:rtl w:val="0"/>
        </w:rPr>
        <w:t xml:space="preserve">O termo de responsabilidade, o qual deverá ser aceito pelo doador;</w:t>
      </w:r>
    </w:p>
    <w:p w:rsidR="00000000" w:rsidDel="00000000" w:rsidP="00000000" w:rsidRDefault="00000000" w:rsidRPr="00000000" w14:paraId="0000049C">
      <w:pPr>
        <w:numPr>
          <w:ilvl w:val="0"/>
          <w:numId w:val="12"/>
        </w:numPr>
        <w:spacing w:after="60" w:before="60" w:lineRule="auto"/>
        <w:ind w:left="720" w:hanging="360"/>
        <w:jc w:val="both"/>
      </w:pPr>
      <w:r w:rsidDel="00000000" w:rsidR="00000000" w:rsidRPr="00000000">
        <w:rPr>
          <w:sz w:val="22"/>
          <w:szCs w:val="22"/>
          <w:rtl w:val="0"/>
        </w:rPr>
        <w:t xml:space="preserve">Os dados de contato do doador;</w:t>
      </w:r>
    </w:p>
    <w:p w:rsidR="00000000" w:rsidDel="00000000" w:rsidP="00000000" w:rsidRDefault="00000000" w:rsidRPr="00000000" w14:paraId="0000049D">
      <w:pPr>
        <w:numPr>
          <w:ilvl w:val="0"/>
          <w:numId w:val="12"/>
        </w:numPr>
        <w:spacing w:after="60" w:before="60" w:lineRule="auto"/>
        <w:ind w:left="720" w:hanging="360"/>
        <w:jc w:val="both"/>
      </w:pPr>
      <w:r w:rsidDel="00000000" w:rsidR="00000000" w:rsidRPr="00000000">
        <w:rPr>
          <w:sz w:val="22"/>
          <w:szCs w:val="22"/>
          <w:rtl w:val="0"/>
        </w:rPr>
        <w:t xml:space="preserve">Dicas de cuidados com o pet;</w:t>
      </w:r>
    </w:p>
    <w:p w:rsidR="00000000" w:rsidDel="00000000" w:rsidP="00000000" w:rsidRDefault="00000000" w:rsidRPr="00000000" w14:paraId="0000049E">
      <w:pPr>
        <w:numPr>
          <w:ilvl w:val="0"/>
          <w:numId w:val="12"/>
        </w:numPr>
        <w:spacing w:after="60" w:before="60" w:lineRule="auto"/>
        <w:ind w:left="720" w:hanging="360"/>
        <w:jc w:val="both"/>
      </w:pPr>
      <w:r w:rsidDel="00000000" w:rsidR="00000000" w:rsidRPr="00000000">
        <w:rPr>
          <w:sz w:val="22"/>
          <w:szCs w:val="22"/>
          <w:rtl w:val="0"/>
        </w:rPr>
        <w:t xml:space="preserve">Botão para confirmar o desejo de adoção.</w:t>
      </w:r>
    </w:p>
    <w:p w:rsidR="00000000" w:rsidDel="00000000" w:rsidP="00000000" w:rsidRDefault="00000000" w:rsidRPr="00000000" w14:paraId="0000049F">
      <w:pPr>
        <w:rPr/>
      </w:pPr>
      <w:r w:rsidDel="00000000" w:rsidR="00000000" w:rsidRPr="00000000">
        <w:br w:type="page"/>
      </w:r>
      <w:r w:rsidDel="00000000" w:rsidR="00000000" w:rsidRPr="00000000">
        <w:rPr>
          <w:rtl w:val="0"/>
        </w:rPr>
      </w:r>
    </w:p>
    <w:p w:rsidR="00000000" w:rsidDel="00000000" w:rsidP="00000000" w:rsidRDefault="00000000" w:rsidRPr="00000000" w14:paraId="000004A0">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5kcnkgi51oyp" w:id="135"/>
      <w:bookmarkEnd w:id="135"/>
      <w:r w:rsidDel="00000000" w:rsidR="00000000" w:rsidRPr="00000000">
        <w:rPr>
          <w:sz w:val="28"/>
          <w:szCs w:val="28"/>
          <w:rtl w:val="0"/>
        </w:rPr>
        <w:t xml:space="preserve">Confirmar interesse em adotar </w:t>
      </w:r>
      <w:r w:rsidDel="00000000" w:rsidR="00000000" w:rsidRPr="00000000">
        <w:rPr>
          <w:color w:val="808080"/>
          <w:sz w:val="28"/>
          <w:szCs w:val="28"/>
          <w:rtl w:val="0"/>
        </w:rPr>
        <w:t xml:space="preserve">&lt;confirmar_interesse&gt;</w:t>
      </w:r>
      <w:r w:rsidDel="00000000" w:rsidR="00000000" w:rsidRPr="00000000">
        <w:rPr>
          <w:rtl w:val="0"/>
        </w:rPr>
      </w:r>
    </w:p>
    <w:p w:rsidR="00000000" w:rsidDel="00000000" w:rsidP="00000000" w:rsidRDefault="00000000" w:rsidRPr="00000000" w14:paraId="000004A1">
      <w:pPr>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161290</wp:posOffset>
            </wp:positionV>
            <wp:extent cx="5731510" cy="5202555"/>
            <wp:effectExtent b="0" l="0" r="0" t="0"/>
            <wp:wrapTopAndBottom distB="0" distT="0"/>
            <wp:docPr id="2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A2">
      <w:pPr>
        <w:rPr>
          <w:sz w:val="22"/>
          <w:szCs w:val="22"/>
        </w:rPr>
      </w:pPr>
      <w:r w:rsidDel="00000000" w:rsidR="00000000" w:rsidRPr="00000000">
        <w:rPr>
          <w:rtl w:val="0"/>
        </w:rPr>
      </w:r>
    </w:p>
    <w:p w:rsidR="00000000" w:rsidDel="00000000" w:rsidP="00000000" w:rsidRDefault="00000000" w:rsidRPr="00000000" w14:paraId="000004A3">
      <w:pPr>
        <w:pStyle w:val="Heading3"/>
        <w:keepLines w:val="0"/>
        <w:shd w:fill="auto" w:val="clear"/>
        <w:spacing w:after="60" w:before="240" w:lineRule="auto"/>
        <w:rPr>
          <w:sz w:val="24"/>
          <w:szCs w:val="24"/>
        </w:rPr>
      </w:pPr>
      <w:bookmarkStart w:colFirst="0" w:colLast="0" w:name="_rohqlzixh5" w:id="136"/>
      <w:bookmarkEnd w:id="136"/>
      <w:r w:rsidDel="00000000" w:rsidR="00000000" w:rsidRPr="00000000">
        <w:rPr>
          <w:sz w:val="24"/>
          <w:szCs w:val="24"/>
          <w:rtl w:val="0"/>
        </w:rPr>
        <w:t xml:space="preserve">Informações críticas da interface</w:t>
      </w:r>
    </w:p>
    <w:p w:rsidR="00000000" w:rsidDel="00000000" w:rsidP="00000000" w:rsidRDefault="00000000" w:rsidRPr="00000000" w14:paraId="000004A4">
      <w:pPr>
        <w:spacing w:after="60" w:before="60" w:lineRule="auto"/>
        <w:jc w:val="both"/>
        <w:rPr>
          <w:sz w:val="22"/>
          <w:szCs w:val="22"/>
        </w:rPr>
      </w:pPr>
      <w:r w:rsidDel="00000000" w:rsidR="00000000" w:rsidRPr="00000000">
        <w:rPr>
          <w:sz w:val="22"/>
          <w:szCs w:val="22"/>
          <w:rtl w:val="0"/>
        </w:rPr>
        <w:t xml:space="preserve">Nesta tela deverão constar:</w:t>
      </w:r>
    </w:p>
    <w:p w:rsidR="00000000" w:rsidDel="00000000" w:rsidP="00000000" w:rsidRDefault="00000000" w:rsidRPr="00000000" w14:paraId="000004A5">
      <w:pPr>
        <w:numPr>
          <w:ilvl w:val="0"/>
          <w:numId w:val="12"/>
        </w:numPr>
        <w:spacing w:after="60" w:before="60" w:lineRule="auto"/>
        <w:ind w:left="720" w:hanging="360"/>
        <w:jc w:val="both"/>
      </w:pPr>
      <w:r w:rsidDel="00000000" w:rsidR="00000000" w:rsidRPr="00000000">
        <w:rPr>
          <w:sz w:val="22"/>
          <w:szCs w:val="22"/>
          <w:rtl w:val="0"/>
        </w:rPr>
        <w:t xml:space="preserve">Mensagem em destaque de ação executado com sucesso;</w:t>
      </w:r>
    </w:p>
    <w:p w:rsidR="00000000" w:rsidDel="00000000" w:rsidP="00000000" w:rsidRDefault="00000000" w:rsidRPr="00000000" w14:paraId="000004A6">
      <w:pPr>
        <w:numPr>
          <w:ilvl w:val="0"/>
          <w:numId w:val="12"/>
        </w:numPr>
        <w:spacing w:after="60" w:before="60" w:lineRule="auto"/>
        <w:ind w:left="720" w:hanging="360"/>
        <w:jc w:val="both"/>
      </w:pPr>
      <w:r w:rsidDel="00000000" w:rsidR="00000000" w:rsidRPr="00000000">
        <w:rPr>
          <w:sz w:val="22"/>
          <w:szCs w:val="22"/>
          <w:rtl w:val="0"/>
        </w:rPr>
        <w:t xml:space="preserve">Informação sobre os procedimentos;</w:t>
      </w:r>
    </w:p>
    <w:p w:rsidR="00000000" w:rsidDel="00000000" w:rsidP="00000000" w:rsidRDefault="00000000" w:rsidRPr="00000000" w14:paraId="000004A7">
      <w:pPr>
        <w:numPr>
          <w:ilvl w:val="0"/>
          <w:numId w:val="12"/>
        </w:numPr>
        <w:spacing w:after="60" w:before="60" w:lineRule="auto"/>
        <w:ind w:left="720" w:hanging="360"/>
        <w:jc w:val="both"/>
      </w:pPr>
      <w:r w:rsidDel="00000000" w:rsidR="00000000" w:rsidRPr="00000000">
        <w:rPr>
          <w:sz w:val="22"/>
          <w:szCs w:val="22"/>
          <w:rtl w:val="0"/>
        </w:rPr>
        <w:t xml:space="preserve">Botão para acesso aos dados do doador.</w:t>
      </w:r>
    </w:p>
    <w:p w:rsidR="00000000" w:rsidDel="00000000" w:rsidP="00000000" w:rsidRDefault="00000000" w:rsidRPr="00000000" w14:paraId="000004A8">
      <w:pPr>
        <w:rPr>
          <w:sz w:val="22"/>
          <w:szCs w:val="22"/>
        </w:rPr>
      </w:pPr>
      <w:r w:rsidDel="00000000" w:rsidR="00000000" w:rsidRPr="00000000">
        <w:rPr>
          <w:rtl w:val="0"/>
        </w:rPr>
      </w:r>
    </w:p>
    <w:p w:rsidR="00000000" w:rsidDel="00000000" w:rsidP="00000000" w:rsidRDefault="00000000" w:rsidRPr="00000000" w14:paraId="000004A9">
      <w:pPr>
        <w:pStyle w:val="Heading2"/>
        <w:keepLines w:val="0"/>
        <w:numPr>
          <w:ilvl w:val="1"/>
          <w:numId w:val="7"/>
        </w:numPr>
        <w:shd w:fill="cccccc" w:val="clear"/>
        <w:spacing w:after="120" w:lineRule="auto"/>
        <w:jc w:val="left"/>
        <w:rPr>
          <w:rFonts w:ascii="Arial" w:cs="Arial" w:eastAsia="Arial" w:hAnsi="Arial"/>
          <w:b w:val="1"/>
          <w:color w:val="808080"/>
          <w:sz w:val="28"/>
          <w:szCs w:val="28"/>
        </w:rPr>
      </w:pPr>
      <w:bookmarkStart w:colFirst="0" w:colLast="0" w:name="_axbt4emu7frr" w:id="137"/>
      <w:bookmarkEnd w:id="137"/>
      <w:r w:rsidDel="00000000" w:rsidR="00000000" w:rsidRPr="00000000">
        <w:rPr>
          <w:sz w:val="28"/>
          <w:szCs w:val="28"/>
          <w:rtl w:val="0"/>
        </w:rPr>
        <w:t xml:space="preserve">Apadrinhar </w:t>
      </w:r>
      <w:r w:rsidDel="00000000" w:rsidR="00000000" w:rsidRPr="00000000">
        <w:rPr>
          <w:color w:val="808080"/>
          <w:sz w:val="28"/>
          <w:szCs w:val="28"/>
          <w:rtl w:val="0"/>
        </w:rPr>
        <w:t xml:space="preserve">&lt;apadrinhar&gt;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370840</wp:posOffset>
            </wp:positionV>
            <wp:extent cx="5731510" cy="5202555"/>
            <wp:effectExtent b="0" l="0" r="0" t="0"/>
            <wp:wrapTopAndBottom distB="0" distT="0"/>
            <wp:docPr id="1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AA">
      <w:pPr>
        <w:pStyle w:val="Heading3"/>
        <w:keepLines w:val="0"/>
        <w:shd w:fill="auto" w:val="clear"/>
        <w:spacing w:after="60" w:before="240" w:lineRule="auto"/>
        <w:rPr>
          <w:sz w:val="24"/>
          <w:szCs w:val="24"/>
        </w:rPr>
      </w:pPr>
      <w:bookmarkStart w:colFirst="0" w:colLast="0" w:name="_3n6vf6l66xr0" w:id="138"/>
      <w:bookmarkEnd w:id="138"/>
      <w:r w:rsidDel="00000000" w:rsidR="00000000" w:rsidRPr="00000000">
        <w:rPr>
          <w:sz w:val="24"/>
          <w:szCs w:val="24"/>
          <w:rtl w:val="0"/>
        </w:rPr>
        <w:t xml:space="preserve">Informações críticas da interface</w:t>
      </w:r>
    </w:p>
    <w:p w:rsidR="00000000" w:rsidDel="00000000" w:rsidP="00000000" w:rsidRDefault="00000000" w:rsidRPr="00000000" w14:paraId="000004AB">
      <w:pPr>
        <w:spacing w:after="60" w:before="60" w:lineRule="auto"/>
        <w:jc w:val="both"/>
        <w:rPr>
          <w:sz w:val="22"/>
          <w:szCs w:val="22"/>
        </w:rPr>
      </w:pPr>
      <w:r w:rsidDel="00000000" w:rsidR="00000000" w:rsidRPr="00000000">
        <w:rPr>
          <w:sz w:val="22"/>
          <w:szCs w:val="22"/>
          <w:rtl w:val="0"/>
        </w:rPr>
        <w:t xml:space="preserve">Nesta tela deverão constar:</w:t>
      </w:r>
    </w:p>
    <w:p w:rsidR="00000000" w:rsidDel="00000000" w:rsidP="00000000" w:rsidRDefault="00000000" w:rsidRPr="00000000" w14:paraId="000004AC">
      <w:pPr>
        <w:numPr>
          <w:ilvl w:val="0"/>
          <w:numId w:val="12"/>
        </w:numPr>
        <w:spacing w:after="60" w:before="60" w:lineRule="auto"/>
        <w:ind w:left="720" w:hanging="360"/>
        <w:jc w:val="both"/>
      </w:pPr>
      <w:r w:rsidDel="00000000" w:rsidR="00000000" w:rsidRPr="00000000">
        <w:rPr>
          <w:sz w:val="22"/>
          <w:szCs w:val="22"/>
          <w:rtl w:val="0"/>
        </w:rPr>
        <w:t xml:space="preserve">Foto do pet a ser apadrinhado;</w:t>
      </w:r>
    </w:p>
    <w:p w:rsidR="00000000" w:rsidDel="00000000" w:rsidP="00000000" w:rsidRDefault="00000000" w:rsidRPr="00000000" w14:paraId="000004AD">
      <w:pPr>
        <w:numPr>
          <w:ilvl w:val="0"/>
          <w:numId w:val="12"/>
        </w:numPr>
        <w:spacing w:after="60" w:before="60" w:lineRule="auto"/>
        <w:ind w:left="720" w:hanging="360"/>
        <w:jc w:val="both"/>
      </w:pPr>
      <w:r w:rsidDel="00000000" w:rsidR="00000000" w:rsidRPr="00000000">
        <w:rPr>
          <w:sz w:val="22"/>
          <w:szCs w:val="22"/>
          <w:rtl w:val="0"/>
        </w:rPr>
        <w:t xml:space="preserve">Informações gerais do pet a ser apadrinhado;</w:t>
      </w:r>
    </w:p>
    <w:p w:rsidR="00000000" w:rsidDel="00000000" w:rsidP="00000000" w:rsidRDefault="00000000" w:rsidRPr="00000000" w14:paraId="000004AE">
      <w:pPr>
        <w:numPr>
          <w:ilvl w:val="0"/>
          <w:numId w:val="12"/>
        </w:numPr>
        <w:spacing w:after="60" w:before="60" w:lineRule="auto"/>
        <w:ind w:left="720" w:hanging="360"/>
        <w:jc w:val="both"/>
      </w:pPr>
      <w:r w:rsidDel="00000000" w:rsidR="00000000" w:rsidRPr="00000000">
        <w:rPr>
          <w:sz w:val="22"/>
          <w:szCs w:val="22"/>
          <w:rtl w:val="0"/>
        </w:rPr>
        <w:t xml:space="preserve">As regras de apadrinhamento;</w:t>
      </w:r>
    </w:p>
    <w:p w:rsidR="00000000" w:rsidDel="00000000" w:rsidP="00000000" w:rsidRDefault="00000000" w:rsidRPr="00000000" w14:paraId="000004AF">
      <w:pPr>
        <w:numPr>
          <w:ilvl w:val="0"/>
          <w:numId w:val="12"/>
        </w:numPr>
        <w:spacing w:after="60" w:before="60" w:lineRule="auto"/>
        <w:ind w:left="720" w:hanging="360"/>
        <w:jc w:val="both"/>
      </w:pPr>
      <w:r w:rsidDel="00000000" w:rsidR="00000000" w:rsidRPr="00000000">
        <w:rPr>
          <w:sz w:val="22"/>
          <w:szCs w:val="22"/>
          <w:rtl w:val="0"/>
        </w:rPr>
        <w:t xml:space="preserve">O termo de responsabilidade, o qual deverá ser aceito pelo padrinho;</w:t>
      </w:r>
    </w:p>
    <w:p w:rsidR="00000000" w:rsidDel="00000000" w:rsidP="00000000" w:rsidRDefault="00000000" w:rsidRPr="00000000" w14:paraId="000004B0">
      <w:pPr>
        <w:numPr>
          <w:ilvl w:val="0"/>
          <w:numId w:val="12"/>
        </w:numPr>
        <w:spacing w:after="60" w:before="60" w:lineRule="auto"/>
        <w:ind w:left="720" w:hanging="360"/>
        <w:jc w:val="both"/>
      </w:pPr>
      <w:r w:rsidDel="00000000" w:rsidR="00000000" w:rsidRPr="00000000">
        <w:rPr>
          <w:sz w:val="22"/>
          <w:szCs w:val="22"/>
          <w:rtl w:val="0"/>
        </w:rPr>
        <w:t xml:space="preserve">Os dados de contato da ONG ou abrigo;</w:t>
      </w:r>
    </w:p>
    <w:p w:rsidR="00000000" w:rsidDel="00000000" w:rsidP="00000000" w:rsidRDefault="00000000" w:rsidRPr="00000000" w14:paraId="000004B1">
      <w:pPr>
        <w:numPr>
          <w:ilvl w:val="0"/>
          <w:numId w:val="12"/>
        </w:numPr>
        <w:spacing w:after="60" w:before="60" w:lineRule="auto"/>
        <w:ind w:left="720" w:hanging="360"/>
        <w:jc w:val="both"/>
      </w:pPr>
      <w:r w:rsidDel="00000000" w:rsidR="00000000" w:rsidRPr="00000000">
        <w:rPr>
          <w:sz w:val="22"/>
          <w:szCs w:val="22"/>
          <w:rtl w:val="0"/>
        </w:rPr>
        <w:t xml:space="preserve">Dicas de cuidados com o pet;</w:t>
      </w:r>
    </w:p>
    <w:p w:rsidR="00000000" w:rsidDel="00000000" w:rsidP="00000000" w:rsidRDefault="00000000" w:rsidRPr="00000000" w14:paraId="000004B2">
      <w:pPr>
        <w:numPr>
          <w:ilvl w:val="0"/>
          <w:numId w:val="12"/>
        </w:numPr>
        <w:spacing w:after="60" w:before="60" w:lineRule="auto"/>
        <w:ind w:left="720" w:hanging="360"/>
        <w:jc w:val="both"/>
      </w:pPr>
      <w:r w:rsidDel="00000000" w:rsidR="00000000" w:rsidRPr="00000000">
        <w:rPr>
          <w:sz w:val="22"/>
          <w:szCs w:val="22"/>
          <w:rtl w:val="0"/>
        </w:rPr>
        <w:t xml:space="preserve">Botão para confirmar o desejo de apadrinhamento.</w:t>
      </w:r>
    </w:p>
    <w:p w:rsidR="00000000" w:rsidDel="00000000" w:rsidP="00000000" w:rsidRDefault="00000000" w:rsidRPr="00000000" w14:paraId="000004B3">
      <w:pPr>
        <w:rPr>
          <w:sz w:val="22"/>
          <w:szCs w:val="22"/>
        </w:rPr>
      </w:pPr>
      <w:r w:rsidDel="00000000" w:rsidR="00000000" w:rsidRPr="00000000">
        <w:rPr>
          <w:rtl w:val="0"/>
        </w:rPr>
      </w:r>
    </w:p>
    <w:p w:rsidR="00000000" w:rsidDel="00000000" w:rsidP="00000000" w:rsidRDefault="00000000" w:rsidRPr="00000000" w14:paraId="000004B4">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7ugfrs2m2mdk" w:id="139"/>
      <w:bookmarkEnd w:id="139"/>
      <w:r w:rsidDel="00000000" w:rsidR="00000000" w:rsidRPr="00000000">
        <w:rPr>
          <w:sz w:val="28"/>
          <w:szCs w:val="28"/>
          <w:rtl w:val="0"/>
        </w:rPr>
        <w:t xml:space="preserve">ONGs e Abrigos </w:t>
      </w:r>
      <w:r w:rsidDel="00000000" w:rsidR="00000000" w:rsidRPr="00000000">
        <w:rPr>
          <w:color w:val="808080"/>
          <w:sz w:val="28"/>
          <w:szCs w:val="28"/>
          <w:rtl w:val="0"/>
        </w:rPr>
        <w:t xml:space="preserve">&lt;ongs_e_abrigos&gt;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370840</wp:posOffset>
            </wp:positionV>
            <wp:extent cx="5731510" cy="5202555"/>
            <wp:effectExtent b="0" l="0" r="0" t="0"/>
            <wp:wrapTopAndBottom distB="0" distT="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B5">
      <w:pPr>
        <w:pStyle w:val="Heading3"/>
        <w:keepLines w:val="0"/>
        <w:shd w:fill="auto" w:val="clear"/>
        <w:spacing w:after="60" w:before="240" w:lineRule="auto"/>
        <w:rPr>
          <w:sz w:val="24"/>
          <w:szCs w:val="24"/>
        </w:rPr>
      </w:pPr>
      <w:bookmarkStart w:colFirst="0" w:colLast="0" w:name="_4ruvsamwa772" w:id="140"/>
      <w:bookmarkEnd w:id="140"/>
      <w:r w:rsidDel="00000000" w:rsidR="00000000" w:rsidRPr="00000000">
        <w:rPr>
          <w:sz w:val="24"/>
          <w:szCs w:val="24"/>
          <w:rtl w:val="0"/>
        </w:rPr>
        <w:t xml:space="preserve">Informações críticas da interface</w:t>
      </w:r>
    </w:p>
    <w:p w:rsidR="00000000" w:rsidDel="00000000" w:rsidP="00000000" w:rsidRDefault="00000000" w:rsidRPr="00000000" w14:paraId="000004B6">
      <w:pPr>
        <w:numPr>
          <w:ilvl w:val="0"/>
          <w:numId w:val="4"/>
        </w:numPr>
        <w:spacing w:after="60" w:before="60" w:lineRule="auto"/>
        <w:ind w:left="720" w:hanging="360"/>
        <w:jc w:val="both"/>
      </w:pPr>
      <w:r w:rsidDel="00000000" w:rsidR="00000000" w:rsidRPr="00000000">
        <w:rPr>
          <w:sz w:val="22"/>
          <w:szCs w:val="22"/>
          <w:rtl w:val="0"/>
        </w:rPr>
        <w:t xml:space="preserve">Nesta tela deverão ser exibida relação de todas as ONGs e abrigos cadastrados no sistema;</w:t>
      </w:r>
    </w:p>
    <w:p w:rsidR="00000000" w:rsidDel="00000000" w:rsidP="00000000" w:rsidRDefault="00000000" w:rsidRPr="00000000" w14:paraId="000004B7">
      <w:pPr>
        <w:numPr>
          <w:ilvl w:val="0"/>
          <w:numId w:val="4"/>
        </w:numPr>
        <w:spacing w:after="60" w:before="60" w:lineRule="auto"/>
        <w:ind w:left="720" w:hanging="360"/>
        <w:jc w:val="both"/>
      </w:pPr>
      <w:r w:rsidDel="00000000" w:rsidR="00000000" w:rsidRPr="00000000">
        <w:rPr>
          <w:sz w:val="22"/>
          <w:szCs w:val="22"/>
          <w:rtl w:val="0"/>
        </w:rPr>
        <w:t xml:space="preserve">Botão para acesso aos dados, de forma mais detalhada, da ONG ou abrigo;</w:t>
      </w:r>
    </w:p>
    <w:p w:rsidR="00000000" w:rsidDel="00000000" w:rsidP="00000000" w:rsidRDefault="00000000" w:rsidRPr="00000000" w14:paraId="000004B8">
      <w:pPr>
        <w:numPr>
          <w:ilvl w:val="0"/>
          <w:numId w:val="4"/>
        </w:numPr>
        <w:spacing w:after="60" w:before="60" w:lineRule="auto"/>
        <w:ind w:left="720" w:hanging="360"/>
        <w:jc w:val="both"/>
      </w:pPr>
      <w:r w:rsidDel="00000000" w:rsidR="00000000" w:rsidRPr="00000000">
        <w:rPr>
          <w:sz w:val="22"/>
          <w:szCs w:val="22"/>
          <w:rtl w:val="0"/>
        </w:rPr>
        <w:t xml:space="preserve">Botão para cadastro de uma nova entidade </w:t>
      </w:r>
      <w:r w:rsidDel="00000000" w:rsidR="00000000" w:rsidRPr="00000000">
        <w:rPr>
          <w:i w:val="1"/>
          <w:sz w:val="22"/>
          <w:szCs w:val="22"/>
          <w:rtl w:val="0"/>
        </w:rPr>
        <w:t xml:space="preserve">(ONG ou abrigo).</w:t>
      </w:r>
      <w:r w:rsidDel="00000000" w:rsidR="00000000" w:rsidRPr="00000000">
        <w:rPr>
          <w:rtl w:val="0"/>
        </w:rPr>
      </w:r>
    </w:p>
    <w:p w:rsidR="00000000" w:rsidDel="00000000" w:rsidP="00000000" w:rsidRDefault="00000000" w:rsidRPr="00000000" w14:paraId="000004B9">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BA">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f7vf603rybag" w:id="141"/>
      <w:bookmarkEnd w:id="141"/>
      <w:r w:rsidDel="00000000" w:rsidR="00000000" w:rsidRPr="00000000">
        <w:rPr>
          <w:sz w:val="28"/>
          <w:szCs w:val="28"/>
          <w:rtl w:val="0"/>
        </w:rPr>
        <w:t xml:space="preserve">Parceiros </w:t>
      </w:r>
      <w:r w:rsidDel="00000000" w:rsidR="00000000" w:rsidRPr="00000000">
        <w:rPr>
          <w:color w:val="808080"/>
          <w:sz w:val="28"/>
          <w:szCs w:val="28"/>
          <w:rtl w:val="0"/>
        </w:rPr>
        <w:t xml:space="preserve">&lt;parceiros&gt;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370840</wp:posOffset>
            </wp:positionV>
            <wp:extent cx="5731510" cy="5202555"/>
            <wp:effectExtent b="0" l="0" r="0" t="0"/>
            <wp:wrapTopAndBottom distB="0" dist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BB">
      <w:pPr>
        <w:pStyle w:val="Heading3"/>
        <w:keepLines w:val="0"/>
        <w:shd w:fill="auto" w:val="clear"/>
        <w:spacing w:after="60" w:before="240" w:lineRule="auto"/>
        <w:rPr>
          <w:sz w:val="24"/>
          <w:szCs w:val="24"/>
        </w:rPr>
      </w:pPr>
      <w:bookmarkStart w:colFirst="0" w:colLast="0" w:name="_dud6d3eezfxg" w:id="142"/>
      <w:bookmarkEnd w:id="142"/>
      <w:r w:rsidDel="00000000" w:rsidR="00000000" w:rsidRPr="00000000">
        <w:rPr>
          <w:sz w:val="24"/>
          <w:szCs w:val="24"/>
          <w:rtl w:val="0"/>
        </w:rPr>
        <w:t xml:space="preserve">Informações críticas da interface</w:t>
      </w:r>
    </w:p>
    <w:p w:rsidR="00000000" w:rsidDel="00000000" w:rsidP="00000000" w:rsidRDefault="00000000" w:rsidRPr="00000000" w14:paraId="000004BC">
      <w:pPr>
        <w:spacing w:after="60" w:before="60" w:lineRule="auto"/>
        <w:jc w:val="both"/>
        <w:rPr>
          <w:sz w:val="22"/>
          <w:szCs w:val="22"/>
        </w:rPr>
      </w:pPr>
      <w:r w:rsidDel="00000000" w:rsidR="00000000" w:rsidRPr="00000000">
        <w:rPr>
          <w:sz w:val="22"/>
          <w:szCs w:val="22"/>
          <w:rtl w:val="0"/>
        </w:rPr>
        <w:t xml:space="preserve">Nesta página constarão informações sobre as diferentes formas de se tornar colaborador de uma e/ou mais instituições cadastradas </w:t>
      </w:r>
      <w:r w:rsidDel="00000000" w:rsidR="00000000" w:rsidRPr="00000000">
        <w:rPr>
          <w:i w:val="1"/>
          <w:sz w:val="22"/>
          <w:szCs w:val="22"/>
          <w:rtl w:val="0"/>
        </w:rPr>
        <w:t xml:space="preserve">(ONGs e abrigos)</w:t>
      </w:r>
      <w:r w:rsidDel="00000000" w:rsidR="00000000" w:rsidRPr="00000000">
        <w:rPr>
          <w:sz w:val="22"/>
          <w:szCs w:val="22"/>
          <w:rtl w:val="0"/>
        </w:rPr>
        <w:t xml:space="preserve">. Sendo elas:</w:t>
      </w:r>
    </w:p>
    <w:p w:rsidR="00000000" w:rsidDel="00000000" w:rsidP="00000000" w:rsidRDefault="00000000" w:rsidRPr="00000000" w14:paraId="000004BD">
      <w:pPr>
        <w:numPr>
          <w:ilvl w:val="0"/>
          <w:numId w:val="5"/>
        </w:numPr>
        <w:spacing w:after="60" w:before="60" w:lineRule="auto"/>
        <w:ind w:left="720" w:hanging="360"/>
        <w:jc w:val="both"/>
      </w:pPr>
      <w:r w:rsidDel="00000000" w:rsidR="00000000" w:rsidRPr="00000000">
        <w:rPr>
          <w:sz w:val="22"/>
          <w:szCs w:val="22"/>
          <w:rtl w:val="0"/>
        </w:rPr>
        <w:t xml:space="preserve">Adotar um pet;</w:t>
      </w:r>
    </w:p>
    <w:p w:rsidR="00000000" w:rsidDel="00000000" w:rsidP="00000000" w:rsidRDefault="00000000" w:rsidRPr="00000000" w14:paraId="000004BE">
      <w:pPr>
        <w:numPr>
          <w:ilvl w:val="0"/>
          <w:numId w:val="5"/>
        </w:numPr>
        <w:spacing w:after="60" w:before="60" w:lineRule="auto"/>
        <w:ind w:left="720" w:hanging="360"/>
        <w:jc w:val="both"/>
      </w:pPr>
      <w:r w:rsidDel="00000000" w:rsidR="00000000" w:rsidRPr="00000000">
        <w:rPr>
          <w:sz w:val="22"/>
          <w:szCs w:val="22"/>
          <w:rtl w:val="0"/>
        </w:rPr>
        <w:t xml:space="preserve">Efetuar doções em dinheiro;</w:t>
      </w:r>
    </w:p>
    <w:p w:rsidR="00000000" w:rsidDel="00000000" w:rsidP="00000000" w:rsidRDefault="00000000" w:rsidRPr="00000000" w14:paraId="000004BF">
      <w:pPr>
        <w:numPr>
          <w:ilvl w:val="0"/>
          <w:numId w:val="5"/>
        </w:numPr>
        <w:spacing w:after="60" w:before="60" w:lineRule="auto"/>
        <w:ind w:left="720" w:hanging="360"/>
        <w:jc w:val="both"/>
      </w:pPr>
      <w:r w:rsidDel="00000000" w:rsidR="00000000" w:rsidRPr="00000000">
        <w:rPr>
          <w:sz w:val="22"/>
          <w:szCs w:val="22"/>
          <w:rtl w:val="0"/>
        </w:rPr>
        <w:t xml:space="preserve">Apadrinhar um pet;</w:t>
      </w:r>
    </w:p>
    <w:p w:rsidR="00000000" w:rsidDel="00000000" w:rsidP="00000000" w:rsidRDefault="00000000" w:rsidRPr="00000000" w14:paraId="000004C0">
      <w:pPr>
        <w:numPr>
          <w:ilvl w:val="0"/>
          <w:numId w:val="5"/>
        </w:numPr>
        <w:spacing w:after="60" w:before="60" w:lineRule="auto"/>
        <w:ind w:left="720" w:hanging="360"/>
        <w:jc w:val="both"/>
      </w:pPr>
      <w:r w:rsidDel="00000000" w:rsidR="00000000" w:rsidRPr="00000000">
        <w:rPr>
          <w:sz w:val="22"/>
          <w:szCs w:val="22"/>
          <w:rtl w:val="0"/>
        </w:rPr>
        <w:t xml:space="preserve">Voluntariar-se à uma das entidades cadastradas </w:t>
      </w:r>
      <w:r w:rsidDel="00000000" w:rsidR="00000000" w:rsidRPr="00000000">
        <w:rPr>
          <w:i w:val="1"/>
          <w:sz w:val="22"/>
          <w:szCs w:val="22"/>
          <w:rtl w:val="0"/>
        </w:rPr>
        <w:t xml:space="preserve">(ONG ou abrigo).</w:t>
      </w:r>
      <w:r w:rsidDel="00000000" w:rsidR="00000000" w:rsidRPr="00000000">
        <w:rPr>
          <w:rtl w:val="0"/>
        </w:rPr>
      </w:r>
    </w:p>
    <w:p w:rsidR="00000000" w:rsidDel="00000000" w:rsidP="00000000" w:rsidRDefault="00000000" w:rsidRPr="00000000" w14:paraId="000004C1">
      <w:pPr>
        <w:spacing w:after="60" w:before="60" w:lineRule="auto"/>
        <w:jc w:val="both"/>
        <w:rPr>
          <w:sz w:val="22"/>
          <w:szCs w:val="22"/>
        </w:rPr>
      </w:pPr>
      <w:r w:rsidDel="00000000" w:rsidR="00000000" w:rsidRPr="00000000">
        <w:rPr>
          <w:rtl w:val="0"/>
        </w:rPr>
      </w:r>
    </w:p>
    <w:p w:rsidR="00000000" w:rsidDel="00000000" w:rsidP="00000000" w:rsidRDefault="00000000" w:rsidRPr="00000000" w14:paraId="000004C2">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C3">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uslc571vsn5" w:id="143"/>
      <w:bookmarkEnd w:id="143"/>
      <w:r w:rsidDel="00000000" w:rsidR="00000000" w:rsidRPr="00000000">
        <w:rPr>
          <w:sz w:val="28"/>
          <w:szCs w:val="28"/>
          <w:rtl w:val="0"/>
        </w:rPr>
        <w:t xml:space="preserve">Doação </w:t>
      </w:r>
      <w:r w:rsidDel="00000000" w:rsidR="00000000" w:rsidRPr="00000000">
        <w:rPr>
          <w:color w:val="808080"/>
          <w:sz w:val="28"/>
          <w:szCs w:val="28"/>
          <w:rtl w:val="0"/>
        </w:rPr>
        <w:t xml:space="preserve">&lt;doacao&gt;</w:t>
      </w:r>
      <w:r w:rsidDel="00000000" w:rsidR="00000000" w:rsidRPr="00000000">
        <w:rPr>
          <w:rtl w:val="0"/>
        </w:rPr>
      </w:r>
    </w:p>
    <w:p w:rsidR="00000000" w:rsidDel="00000000" w:rsidP="00000000" w:rsidRDefault="00000000" w:rsidRPr="00000000" w14:paraId="000004C4">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233680</wp:posOffset>
            </wp:positionV>
            <wp:extent cx="5731510" cy="5019675"/>
            <wp:effectExtent b="0" l="0" r="0" t="0"/>
            <wp:wrapTopAndBottom distB="0" distT="0"/>
            <wp:docPr id="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510" cy="5019675"/>
                    </a:xfrm>
                    <a:prstGeom prst="rect"/>
                    <a:ln/>
                  </pic:spPr>
                </pic:pic>
              </a:graphicData>
            </a:graphic>
          </wp:anchor>
        </w:drawing>
      </w:r>
    </w:p>
    <w:p w:rsidR="00000000" w:rsidDel="00000000" w:rsidP="00000000" w:rsidRDefault="00000000" w:rsidRPr="00000000" w14:paraId="000004C5">
      <w:pPr>
        <w:pStyle w:val="Heading3"/>
        <w:keepLines w:val="0"/>
        <w:shd w:fill="auto" w:val="clear"/>
        <w:spacing w:after="60" w:before="240" w:lineRule="auto"/>
        <w:rPr>
          <w:sz w:val="24"/>
          <w:szCs w:val="24"/>
        </w:rPr>
      </w:pPr>
      <w:bookmarkStart w:colFirst="0" w:colLast="0" w:name="_ybmte0ig0jdb" w:id="144"/>
      <w:bookmarkEnd w:id="144"/>
      <w:r w:rsidDel="00000000" w:rsidR="00000000" w:rsidRPr="00000000">
        <w:rPr>
          <w:sz w:val="24"/>
          <w:szCs w:val="24"/>
          <w:rtl w:val="0"/>
        </w:rPr>
        <w:t xml:space="preserve">Informações críticas da interface</w:t>
      </w:r>
    </w:p>
    <w:p w:rsidR="00000000" w:rsidDel="00000000" w:rsidP="00000000" w:rsidRDefault="00000000" w:rsidRPr="00000000" w14:paraId="000004C6">
      <w:pPr>
        <w:spacing w:after="60" w:before="60" w:line="360" w:lineRule="auto"/>
        <w:jc w:val="both"/>
        <w:rPr>
          <w:sz w:val="22"/>
          <w:szCs w:val="22"/>
        </w:rPr>
      </w:pPr>
      <w:r w:rsidDel="00000000" w:rsidR="00000000" w:rsidRPr="00000000">
        <w:rPr>
          <w:sz w:val="22"/>
          <w:szCs w:val="22"/>
          <w:rtl w:val="0"/>
        </w:rPr>
        <w:t xml:space="preserve">Nesta página constarão os dados referentes ao animal os quais serão necessários para cadastro do pet para adoção. A inclusão dos dados é obrigatória, salvo quando constar a mensagem de opcional.</w:t>
      </w:r>
    </w:p>
    <w:tbl>
      <w:tblPr>
        <w:tblStyle w:val="Table20"/>
        <w:tblW w:w="906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531"/>
        <w:gridCol w:w="4536"/>
        <w:tblGridChange w:id="0">
          <w:tblGrid>
            <w:gridCol w:w="4531"/>
            <w:gridCol w:w="4536"/>
          </w:tblGrid>
        </w:tblGridChange>
      </w:tblGrid>
      <w:tr>
        <w:tc>
          <w:tcPr/>
          <w:p w:rsidR="00000000" w:rsidDel="00000000" w:rsidP="00000000" w:rsidRDefault="00000000" w:rsidRPr="00000000" w14:paraId="000004C7">
            <w:pPr>
              <w:numPr>
                <w:ilvl w:val="0"/>
                <w:numId w:val="8"/>
              </w:numPr>
              <w:spacing w:after="60" w:before="60" w:lineRule="auto"/>
              <w:ind w:left="720" w:hanging="360"/>
              <w:jc w:val="both"/>
              <w:rPr>
                <w:sz w:val="22"/>
                <w:szCs w:val="22"/>
              </w:rPr>
            </w:pPr>
            <w:r w:rsidDel="00000000" w:rsidR="00000000" w:rsidRPr="00000000">
              <w:rPr>
                <w:b w:val="0"/>
                <w:sz w:val="22"/>
                <w:szCs w:val="22"/>
                <w:rtl w:val="0"/>
              </w:rPr>
              <w:t xml:space="preserve">Fotos </w:t>
            </w:r>
            <w:r w:rsidDel="00000000" w:rsidR="00000000" w:rsidRPr="00000000">
              <w:rPr>
                <w:b w:val="0"/>
                <w:i w:val="1"/>
                <w:sz w:val="22"/>
                <w:szCs w:val="22"/>
                <w:rtl w:val="0"/>
              </w:rPr>
              <w:t xml:space="preserve">(máximo de 6 fotos)</w:t>
            </w:r>
            <w:r w:rsidDel="00000000" w:rsidR="00000000" w:rsidRPr="00000000">
              <w:rPr>
                <w:b w:val="0"/>
                <w:sz w:val="22"/>
                <w:szCs w:val="22"/>
                <w:rtl w:val="0"/>
              </w:rPr>
              <w:t xml:space="preserve">;</w:t>
            </w:r>
          </w:p>
        </w:tc>
        <w:tc>
          <w:tcPr/>
          <w:p w:rsidR="00000000" w:rsidDel="00000000" w:rsidP="00000000" w:rsidRDefault="00000000" w:rsidRPr="00000000" w14:paraId="000004C8">
            <w:pPr>
              <w:numPr>
                <w:ilvl w:val="0"/>
                <w:numId w:val="8"/>
              </w:numPr>
              <w:spacing w:after="60" w:before="60" w:lineRule="auto"/>
              <w:ind w:left="720" w:hanging="360"/>
              <w:jc w:val="both"/>
              <w:rPr>
                <w:i w:val="1"/>
                <w:sz w:val="22"/>
                <w:szCs w:val="22"/>
              </w:rPr>
            </w:pPr>
            <w:r w:rsidDel="00000000" w:rsidR="00000000" w:rsidRPr="00000000">
              <w:rPr>
                <w:b w:val="0"/>
                <w:sz w:val="22"/>
                <w:szCs w:val="22"/>
                <w:rtl w:val="0"/>
              </w:rPr>
              <w:t xml:space="preserve">Temepramento;</w:t>
            </w:r>
            <w:r w:rsidDel="00000000" w:rsidR="00000000" w:rsidRPr="00000000">
              <w:rPr>
                <w:rtl w:val="0"/>
              </w:rPr>
            </w:r>
          </w:p>
        </w:tc>
      </w:tr>
      <w:tr>
        <w:tc>
          <w:tcPr/>
          <w:p w:rsidR="00000000" w:rsidDel="00000000" w:rsidP="00000000" w:rsidRDefault="00000000" w:rsidRPr="00000000" w14:paraId="000004C9">
            <w:pPr>
              <w:numPr>
                <w:ilvl w:val="0"/>
                <w:numId w:val="8"/>
              </w:numPr>
              <w:spacing w:after="60" w:before="60" w:lineRule="auto"/>
              <w:ind w:left="720" w:hanging="360"/>
              <w:jc w:val="both"/>
              <w:rPr>
                <w:sz w:val="22"/>
                <w:szCs w:val="22"/>
              </w:rPr>
            </w:pPr>
            <w:r w:rsidDel="00000000" w:rsidR="00000000" w:rsidRPr="00000000">
              <w:rPr>
                <w:b w:val="0"/>
                <w:sz w:val="22"/>
                <w:szCs w:val="22"/>
                <w:rtl w:val="0"/>
              </w:rPr>
              <w:t xml:space="preserve">Link de vídeo </w:t>
            </w:r>
            <w:r w:rsidDel="00000000" w:rsidR="00000000" w:rsidRPr="00000000">
              <w:rPr>
                <w:b w:val="0"/>
                <w:i w:val="1"/>
                <w:sz w:val="22"/>
                <w:szCs w:val="22"/>
                <w:rtl w:val="0"/>
              </w:rPr>
              <w:t xml:space="preserve">(opcional)</w:t>
            </w:r>
            <w:r w:rsidDel="00000000" w:rsidR="00000000" w:rsidRPr="00000000">
              <w:rPr>
                <w:b w:val="0"/>
                <w:sz w:val="22"/>
                <w:szCs w:val="22"/>
                <w:rtl w:val="0"/>
              </w:rPr>
              <w:t xml:space="preserve">;</w:t>
            </w:r>
          </w:p>
        </w:tc>
        <w:tc>
          <w:tcPr/>
          <w:p w:rsidR="00000000" w:rsidDel="00000000" w:rsidP="00000000" w:rsidRDefault="00000000" w:rsidRPr="00000000" w14:paraId="000004CA">
            <w:pPr>
              <w:numPr>
                <w:ilvl w:val="0"/>
                <w:numId w:val="8"/>
              </w:numPr>
              <w:spacing w:after="60" w:before="60" w:lineRule="auto"/>
              <w:ind w:left="720" w:hanging="360"/>
              <w:jc w:val="both"/>
            </w:pPr>
            <w:r w:rsidDel="00000000" w:rsidR="00000000" w:rsidRPr="00000000">
              <w:rPr>
                <w:sz w:val="22"/>
                <w:szCs w:val="22"/>
                <w:rtl w:val="0"/>
              </w:rPr>
              <w:t xml:space="preserve">Sociável com;</w:t>
            </w:r>
          </w:p>
        </w:tc>
      </w:tr>
      <w:tr>
        <w:tc>
          <w:tcPr/>
          <w:p w:rsidR="00000000" w:rsidDel="00000000" w:rsidP="00000000" w:rsidRDefault="00000000" w:rsidRPr="00000000" w14:paraId="000004CB">
            <w:pPr>
              <w:numPr>
                <w:ilvl w:val="0"/>
                <w:numId w:val="8"/>
              </w:numPr>
              <w:spacing w:after="60" w:before="60" w:lineRule="auto"/>
              <w:ind w:left="720" w:hanging="360"/>
              <w:jc w:val="both"/>
              <w:rPr>
                <w:sz w:val="22"/>
                <w:szCs w:val="22"/>
              </w:rPr>
            </w:pPr>
            <w:r w:rsidDel="00000000" w:rsidR="00000000" w:rsidRPr="00000000">
              <w:rPr>
                <w:b w:val="0"/>
                <w:sz w:val="22"/>
                <w:szCs w:val="22"/>
                <w:rtl w:val="0"/>
              </w:rPr>
              <w:t xml:space="preserve">Breve descrição do histórico;</w:t>
            </w:r>
          </w:p>
        </w:tc>
        <w:tc>
          <w:tcPr/>
          <w:p w:rsidR="00000000" w:rsidDel="00000000" w:rsidP="00000000" w:rsidRDefault="00000000" w:rsidRPr="00000000" w14:paraId="000004CC">
            <w:pPr>
              <w:numPr>
                <w:ilvl w:val="0"/>
                <w:numId w:val="8"/>
              </w:numPr>
              <w:spacing w:after="60" w:before="60" w:lineRule="auto"/>
              <w:ind w:left="720" w:hanging="360"/>
              <w:jc w:val="both"/>
            </w:pPr>
            <w:r w:rsidDel="00000000" w:rsidR="00000000" w:rsidRPr="00000000">
              <w:rPr>
                <w:sz w:val="22"/>
                <w:szCs w:val="22"/>
                <w:rtl w:val="0"/>
              </w:rPr>
              <w:t xml:space="preserve">Vive bem em;</w:t>
            </w:r>
          </w:p>
        </w:tc>
      </w:tr>
      <w:tr>
        <w:tc>
          <w:tcPr/>
          <w:p w:rsidR="00000000" w:rsidDel="00000000" w:rsidP="00000000" w:rsidRDefault="00000000" w:rsidRPr="00000000" w14:paraId="000004CD">
            <w:pPr>
              <w:numPr>
                <w:ilvl w:val="0"/>
                <w:numId w:val="8"/>
              </w:numPr>
              <w:spacing w:after="60" w:before="60" w:lineRule="auto"/>
              <w:ind w:left="720" w:hanging="360"/>
              <w:jc w:val="both"/>
              <w:rPr>
                <w:sz w:val="22"/>
                <w:szCs w:val="22"/>
              </w:rPr>
            </w:pPr>
            <w:r w:rsidDel="00000000" w:rsidR="00000000" w:rsidRPr="00000000">
              <w:rPr>
                <w:b w:val="0"/>
                <w:sz w:val="22"/>
                <w:szCs w:val="22"/>
                <w:rtl w:val="0"/>
              </w:rPr>
              <w:t xml:space="preserve">Nome;</w:t>
            </w:r>
          </w:p>
        </w:tc>
        <w:tc>
          <w:tcPr/>
          <w:p w:rsidR="00000000" w:rsidDel="00000000" w:rsidP="00000000" w:rsidRDefault="00000000" w:rsidRPr="00000000" w14:paraId="000004CE">
            <w:pPr>
              <w:numPr>
                <w:ilvl w:val="0"/>
                <w:numId w:val="8"/>
              </w:numPr>
              <w:spacing w:after="60" w:before="60" w:lineRule="auto"/>
              <w:ind w:left="720" w:hanging="360"/>
              <w:jc w:val="both"/>
            </w:pPr>
            <w:r w:rsidDel="00000000" w:rsidR="00000000" w:rsidRPr="00000000">
              <w:rPr>
                <w:sz w:val="22"/>
                <w:szCs w:val="22"/>
                <w:rtl w:val="0"/>
              </w:rPr>
              <w:t xml:space="preserve">Saúde;</w:t>
            </w:r>
          </w:p>
        </w:tc>
      </w:tr>
      <w:tr>
        <w:tc>
          <w:tcPr/>
          <w:p w:rsidR="00000000" w:rsidDel="00000000" w:rsidP="00000000" w:rsidRDefault="00000000" w:rsidRPr="00000000" w14:paraId="000004CF">
            <w:pPr>
              <w:numPr>
                <w:ilvl w:val="0"/>
                <w:numId w:val="8"/>
              </w:numPr>
              <w:spacing w:after="60" w:before="60" w:lineRule="auto"/>
              <w:ind w:left="720" w:hanging="360"/>
              <w:jc w:val="both"/>
              <w:rPr>
                <w:sz w:val="22"/>
                <w:szCs w:val="22"/>
              </w:rPr>
            </w:pPr>
            <w:r w:rsidDel="00000000" w:rsidR="00000000" w:rsidRPr="00000000">
              <w:rPr>
                <w:b w:val="0"/>
                <w:sz w:val="22"/>
                <w:szCs w:val="22"/>
                <w:rtl w:val="0"/>
              </w:rPr>
              <w:t xml:space="preserve">Sexo;</w:t>
            </w:r>
          </w:p>
        </w:tc>
        <w:tc>
          <w:tcPr/>
          <w:p w:rsidR="00000000" w:rsidDel="00000000" w:rsidP="00000000" w:rsidRDefault="00000000" w:rsidRPr="00000000" w14:paraId="000004D0">
            <w:pPr>
              <w:numPr>
                <w:ilvl w:val="0"/>
                <w:numId w:val="8"/>
              </w:numPr>
              <w:spacing w:after="60" w:before="60" w:lineRule="auto"/>
              <w:ind w:left="720" w:hanging="360"/>
              <w:jc w:val="both"/>
            </w:pPr>
            <w:r w:rsidDel="00000000" w:rsidR="00000000" w:rsidRPr="00000000">
              <w:rPr>
                <w:sz w:val="22"/>
                <w:szCs w:val="22"/>
                <w:rtl w:val="0"/>
              </w:rPr>
              <w:t xml:space="preserve">Deficiência </w:t>
            </w:r>
            <w:r w:rsidDel="00000000" w:rsidR="00000000" w:rsidRPr="00000000">
              <w:rPr>
                <w:i w:val="1"/>
                <w:sz w:val="22"/>
                <w:szCs w:val="22"/>
                <w:rtl w:val="0"/>
              </w:rPr>
              <w:t xml:space="preserve">(sim ou não)</w:t>
            </w:r>
            <w:r w:rsidDel="00000000" w:rsidR="00000000" w:rsidRPr="00000000">
              <w:rPr>
                <w:sz w:val="22"/>
                <w:szCs w:val="22"/>
                <w:rtl w:val="0"/>
              </w:rPr>
              <w:t xml:space="preserve">;</w:t>
            </w:r>
          </w:p>
        </w:tc>
      </w:tr>
      <w:tr>
        <w:tc>
          <w:tcPr/>
          <w:p w:rsidR="00000000" w:rsidDel="00000000" w:rsidP="00000000" w:rsidRDefault="00000000" w:rsidRPr="00000000" w14:paraId="000004D1">
            <w:pPr>
              <w:numPr>
                <w:ilvl w:val="0"/>
                <w:numId w:val="8"/>
              </w:numPr>
              <w:spacing w:after="60" w:before="60" w:lineRule="auto"/>
              <w:ind w:left="720" w:hanging="360"/>
              <w:jc w:val="both"/>
              <w:rPr>
                <w:sz w:val="22"/>
                <w:szCs w:val="22"/>
              </w:rPr>
            </w:pPr>
            <w:r w:rsidDel="00000000" w:rsidR="00000000" w:rsidRPr="00000000">
              <w:rPr>
                <w:b w:val="0"/>
                <w:sz w:val="22"/>
                <w:szCs w:val="22"/>
                <w:rtl w:val="0"/>
              </w:rPr>
              <w:t xml:space="preserve">Raça;</w:t>
            </w:r>
          </w:p>
        </w:tc>
        <w:tc>
          <w:tcPr/>
          <w:p w:rsidR="00000000" w:rsidDel="00000000" w:rsidP="00000000" w:rsidRDefault="00000000" w:rsidRPr="00000000" w14:paraId="000004D2">
            <w:pPr>
              <w:numPr>
                <w:ilvl w:val="0"/>
                <w:numId w:val="8"/>
              </w:numPr>
              <w:spacing w:after="60" w:before="60" w:lineRule="auto"/>
              <w:ind w:left="720" w:hanging="360"/>
              <w:jc w:val="both"/>
            </w:pPr>
            <w:r w:rsidDel="00000000" w:rsidR="00000000" w:rsidRPr="00000000">
              <w:rPr>
                <w:sz w:val="22"/>
                <w:szCs w:val="22"/>
                <w:rtl w:val="0"/>
              </w:rPr>
              <w:t xml:space="preserve">Deficiências </w:t>
            </w:r>
            <w:r w:rsidDel="00000000" w:rsidR="00000000" w:rsidRPr="00000000">
              <w:rPr>
                <w:i w:val="1"/>
                <w:sz w:val="22"/>
                <w:szCs w:val="22"/>
                <w:rtl w:val="0"/>
              </w:rPr>
              <w:t xml:space="preserve">(opcional)</w:t>
            </w:r>
            <w:r w:rsidDel="00000000" w:rsidR="00000000" w:rsidRPr="00000000">
              <w:rPr>
                <w:sz w:val="22"/>
                <w:szCs w:val="22"/>
                <w:rtl w:val="0"/>
              </w:rPr>
              <w:t xml:space="preserve">;</w:t>
            </w:r>
          </w:p>
        </w:tc>
      </w:tr>
      <w:tr>
        <w:tc>
          <w:tcPr/>
          <w:p w:rsidR="00000000" w:rsidDel="00000000" w:rsidP="00000000" w:rsidRDefault="00000000" w:rsidRPr="00000000" w14:paraId="000004D3">
            <w:pPr>
              <w:numPr>
                <w:ilvl w:val="0"/>
                <w:numId w:val="8"/>
              </w:numPr>
              <w:spacing w:after="60" w:before="60" w:lineRule="auto"/>
              <w:ind w:left="720" w:hanging="360"/>
              <w:jc w:val="both"/>
              <w:rPr>
                <w:sz w:val="22"/>
                <w:szCs w:val="22"/>
              </w:rPr>
            </w:pPr>
            <w:r w:rsidDel="00000000" w:rsidR="00000000" w:rsidRPr="00000000">
              <w:rPr>
                <w:b w:val="0"/>
                <w:sz w:val="22"/>
                <w:szCs w:val="22"/>
                <w:rtl w:val="0"/>
              </w:rPr>
              <w:t xml:space="preserve">Porte;</w:t>
            </w:r>
          </w:p>
        </w:tc>
        <w:tc>
          <w:tcPr/>
          <w:p w:rsidR="00000000" w:rsidDel="00000000" w:rsidP="00000000" w:rsidRDefault="00000000" w:rsidRPr="00000000" w14:paraId="000004D4">
            <w:pPr>
              <w:numPr>
                <w:ilvl w:val="0"/>
                <w:numId w:val="8"/>
              </w:numPr>
              <w:spacing w:after="60" w:before="60" w:lineRule="auto"/>
              <w:ind w:left="720" w:hanging="360"/>
              <w:jc w:val="both"/>
            </w:pPr>
            <w:r w:rsidDel="00000000" w:rsidR="00000000" w:rsidRPr="00000000">
              <w:rPr>
                <w:sz w:val="22"/>
                <w:szCs w:val="22"/>
                <w:rtl w:val="0"/>
              </w:rPr>
              <w:t xml:space="preserve">Estado;</w:t>
            </w:r>
          </w:p>
        </w:tc>
      </w:tr>
      <w:tr>
        <w:tc>
          <w:tcPr/>
          <w:p w:rsidR="00000000" w:rsidDel="00000000" w:rsidP="00000000" w:rsidRDefault="00000000" w:rsidRPr="00000000" w14:paraId="000004D5">
            <w:pPr>
              <w:numPr>
                <w:ilvl w:val="0"/>
                <w:numId w:val="8"/>
              </w:numPr>
              <w:spacing w:after="60" w:before="60" w:lineRule="auto"/>
              <w:ind w:left="720" w:hanging="360"/>
              <w:jc w:val="both"/>
              <w:rPr>
                <w:sz w:val="22"/>
                <w:szCs w:val="22"/>
              </w:rPr>
            </w:pPr>
            <w:r w:rsidDel="00000000" w:rsidR="00000000" w:rsidRPr="00000000">
              <w:rPr>
                <w:b w:val="0"/>
                <w:sz w:val="22"/>
                <w:szCs w:val="22"/>
                <w:rtl w:val="0"/>
              </w:rPr>
              <w:t xml:space="preserve">Idade </w:t>
            </w:r>
            <w:r w:rsidDel="00000000" w:rsidR="00000000" w:rsidRPr="00000000">
              <w:rPr>
                <w:b w:val="0"/>
                <w:i w:val="1"/>
                <w:sz w:val="22"/>
                <w:szCs w:val="22"/>
                <w:rtl w:val="0"/>
              </w:rPr>
              <w:t xml:space="preserve">(filhote, adulto, etc)</w:t>
            </w:r>
            <w:r w:rsidDel="00000000" w:rsidR="00000000" w:rsidRPr="00000000">
              <w:rPr>
                <w:b w:val="0"/>
                <w:sz w:val="22"/>
                <w:szCs w:val="22"/>
                <w:rtl w:val="0"/>
              </w:rPr>
              <w:t xml:space="preserve">;</w:t>
            </w:r>
          </w:p>
        </w:tc>
        <w:tc>
          <w:tcPr/>
          <w:p w:rsidR="00000000" w:rsidDel="00000000" w:rsidP="00000000" w:rsidRDefault="00000000" w:rsidRPr="00000000" w14:paraId="000004D6">
            <w:pPr>
              <w:numPr>
                <w:ilvl w:val="0"/>
                <w:numId w:val="8"/>
              </w:numPr>
              <w:spacing w:after="60" w:before="60" w:lineRule="auto"/>
              <w:ind w:left="720" w:hanging="360"/>
              <w:jc w:val="both"/>
            </w:pPr>
            <w:r w:rsidDel="00000000" w:rsidR="00000000" w:rsidRPr="00000000">
              <w:rPr>
                <w:sz w:val="22"/>
                <w:szCs w:val="22"/>
                <w:rtl w:val="0"/>
              </w:rPr>
              <w:t xml:space="preserve">Cidade;</w:t>
            </w:r>
          </w:p>
        </w:tc>
      </w:tr>
      <w:tr>
        <w:tc>
          <w:tcPr/>
          <w:p w:rsidR="00000000" w:rsidDel="00000000" w:rsidP="00000000" w:rsidRDefault="00000000" w:rsidRPr="00000000" w14:paraId="000004D7">
            <w:pPr>
              <w:numPr>
                <w:ilvl w:val="0"/>
                <w:numId w:val="8"/>
              </w:numPr>
              <w:spacing w:after="60" w:before="60" w:lineRule="auto"/>
              <w:ind w:left="720" w:hanging="360"/>
              <w:jc w:val="both"/>
              <w:rPr>
                <w:i w:val="1"/>
                <w:sz w:val="22"/>
                <w:szCs w:val="22"/>
              </w:rPr>
            </w:pPr>
            <w:r w:rsidDel="00000000" w:rsidR="00000000" w:rsidRPr="00000000">
              <w:rPr>
                <w:b w:val="0"/>
                <w:sz w:val="22"/>
                <w:szCs w:val="22"/>
                <w:rtl w:val="0"/>
              </w:rPr>
              <w:t xml:space="preserve">Data de Nascimento </w:t>
            </w:r>
            <w:r w:rsidDel="00000000" w:rsidR="00000000" w:rsidRPr="00000000">
              <w:rPr>
                <w:b w:val="0"/>
                <w:i w:val="1"/>
                <w:sz w:val="22"/>
                <w:szCs w:val="22"/>
                <w:rtl w:val="0"/>
              </w:rPr>
              <w:t xml:space="preserve">(opcional);</w:t>
            </w:r>
          </w:p>
        </w:tc>
        <w:tc>
          <w:tcPr/>
          <w:p w:rsidR="00000000" w:rsidDel="00000000" w:rsidP="00000000" w:rsidRDefault="00000000" w:rsidRPr="00000000" w14:paraId="000004D8">
            <w:pPr>
              <w:numPr>
                <w:ilvl w:val="0"/>
                <w:numId w:val="8"/>
              </w:numPr>
              <w:spacing w:after="60" w:before="60" w:lineRule="auto"/>
              <w:ind w:left="720" w:hanging="360"/>
              <w:jc w:val="both"/>
            </w:pPr>
            <w:r w:rsidDel="00000000" w:rsidR="00000000" w:rsidRPr="00000000">
              <w:rPr>
                <w:sz w:val="22"/>
                <w:szCs w:val="22"/>
                <w:rtl w:val="0"/>
              </w:rPr>
              <w:t xml:space="preserve">Botão enviar.</w:t>
            </w:r>
          </w:p>
        </w:tc>
      </w:tr>
    </w:tbl>
    <w:p w:rsidR="00000000" w:rsidDel="00000000" w:rsidP="00000000" w:rsidRDefault="00000000" w:rsidRPr="00000000" w14:paraId="000004D9">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DA">
      <w:pPr>
        <w:pStyle w:val="Heading2"/>
        <w:keepLines w:val="0"/>
        <w:numPr>
          <w:ilvl w:val="1"/>
          <w:numId w:val="7"/>
        </w:numPr>
        <w:shd w:fill="cccccc" w:val="clear"/>
        <w:spacing w:after="120" w:lineRule="auto"/>
        <w:jc w:val="left"/>
        <w:rPr>
          <w:rFonts w:ascii="Arial" w:cs="Arial" w:eastAsia="Arial" w:hAnsi="Arial"/>
          <w:b w:val="1"/>
          <w:sz w:val="28"/>
          <w:szCs w:val="28"/>
        </w:rPr>
      </w:pPr>
      <w:bookmarkStart w:colFirst="0" w:colLast="0" w:name="_o8dha7bs53b6" w:id="145"/>
      <w:bookmarkEnd w:id="145"/>
      <w:r w:rsidDel="00000000" w:rsidR="00000000" w:rsidRPr="00000000">
        <w:rPr>
          <w:sz w:val="28"/>
          <w:szCs w:val="28"/>
          <w:rtl w:val="0"/>
        </w:rPr>
        <w:t xml:space="preserve">Entrar em contato com os gestores </w:t>
      </w:r>
      <w:r w:rsidDel="00000000" w:rsidR="00000000" w:rsidRPr="00000000">
        <w:rPr>
          <w:color w:val="808080"/>
          <w:sz w:val="28"/>
          <w:szCs w:val="28"/>
          <w:rtl w:val="0"/>
        </w:rPr>
        <w:t xml:space="preserve">&lt;contactar_gestor&gt;</w:t>
      </w:r>
      <w:r w:rsidDel="00000000" w:rsidR="00000000" w:rsidRPr="00000000">
        <w:rPr>
          <w:rtl w:val="0"/>
        </w:rPr>
      </w:r>
    </w:p>
    <w:p w:rsidR="00000000" w:rsidDel="00000000" w:rsidP="00000000" w:rsidRDefault="00000000" w:rsidRPr="00000000" w14:paraId="000004DB">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237490</wp:posOffset>
            </wp:positionV>
            <wp:extent cx="5731510" cy="5202555"/>
            <wp:effectExtent b="0" l="0" r="0" t="0"/>
            <wp:wrapTopAndBottom distB="0" distT="0"/>
            <wp:docPr id="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DC">
      <w:pPr>
        <w:pStyle w:val="Heading3"/>
        <w:keepLines w:val="0"/>
        <w:shd w:fill="auto" w:val="clear"/>
        <w:spacing w:after="60" w:before="240" w:lineRule="auto"/>
        <w:rPr>
          <w:sz w:val="24"/>
          <w:szCs w:val="24"/>
        </w:rPr>
      </w:pPr>
      <w:bookmarkStart w:colFirst="0" w:colLast="0" w:name="_obbr5jevp7n0" w:id="146"/>
      <w:bookmarkEnd w:id="146"/>
      <w:r w:rsidDel="00000000" w:rsidR="00000000" w:rsidRPr="00000000">
        <w:rPr>
          <w:sz w:val="24"/>
          <w:szCs w:val="24"/>
          <w:rtl w:val="0"/>
        </w:rPr>
        <w:t xml:space="preserve">Informações críticas da interface</w:t>
      </w:r>
    </w:p>
    <w:p w:rsidR="00000000" w:rsidDel="00000000" w:rsidP="00000000" w:rsidRDefault="00000000" w:rsidRPr="00000000" w14:paraId="000004DD">
      <w:pPr>
        <w:spacing w:after="60" w:before="60" w:lineRule="auto"/>
        <w:jc w:val="both"/>
        <w:rPr>
          <w:sz w:val="22"/>
          <w:szCs w:val="22"/>
        </w:rPr>
      </w:pPr>
      <w:r w:rsidDel="00000000" w:rsidR="00000000" w:rsidRPr="00000000">
        <w:rPr>
          <w:sz w:val="22"/>
          <w:szCs w:val="22"/>
          <w:rtl w:val="0"/>
        </w:rPr>
        <w:t xml:space="preserve">Nesta página o usuário o poderá se comunicar com os gestores do sistema. E para isso são disponibilizados os seguintes campos:</w:t>
      </w:r>
    </w:p>
    <w:p w:rsidR="00000000" w:rsidDel="00000000" w:rsidP="00000000" w:rsidRDefault="00000000" w:rsidRPr="00000000" w14:paraId="000004DE">
      <w:pPr>
        <w:numPr>
          <w:ilvl w:val="0"/>
          <w:numId w:val="9"/>
        </w:numPr>
        <w:spacing w:after="60" w:before="60" w:lineRule="auto"/>
        <w:ind w:left="720" w:hanging="360"/>
        <w:jc w:val="both"/>
      </w:pPr>
      <w:r w:rsidDel="00000000" w:rsidR="00000000" w:rsidRPr="00000000">
        <w:rPr>
          <w:sz w:val="22"/>
          <w:szCs w:val="22"/>
          <w:rtl w:val="0"/>
        </w:rPr>
        <w:t xml:space="preserve">Informações do desenvolvedores com nome e e-mail;</w:t>
      </w:r>
    </w:p>
    <w:p w:rsidR="00000000" w:rsidDel="00000000" w:rsidP="00000000" w:rsidRDefault="00000000" w:rsidRPr="00000000" w14:paraId="000004DF">
      <w:pPr>
        <w:numPr>
          <w:ilvl w:val="0"/>
          <w:numId w:val="9"/>
        </w:numPr>
        <w:spacing w:after="60" w:before="60" w:lineRule="auto"/>
        <w:ind w:left="720" w:hanging="360"/>
        <w:jc w:val="both"/>
      </w:pPr>
      <w:r w:rsidDel="00000000" w:rsidR="00000000" w:rsidRPr="00000000">
        <w:rPr>
          <w:sz w:val="22"/>
          <w:szCs w:val="22"/>
          <w:rtl w:val="0"/>
        </w:rPr>
        <w:t xml:space="preserve">Campo para inserção da mensagem a ser enviada;</w:t>
      </w:r>
    </w:p>
    <w:p w:rsidR="00000000" w:rsidDel="00000000" w:rsidP="00000000" w:rsidRDefault="00000000" w:rsidRPr="00000000" w14:paraId="000004E0">
      <w:pPr>
        <w:numPr>
          <w:ilvl w:val="0"/>
          <w:numId w:val="9"/>
        </w:numPr>
        <w:spacing w:after="60" w:before="60" w:lineRule="auto"/>
        <w:ind w:left="720" w:hanging="360"/>
        <w:jc w:val="both"/>
      </w:pPr>
      <w:r w:rsidDel="00000000" w:rsidR="00000000" w:rsidRPr="00000000">
        <w:rPr>
          <w:sz w:val="22"/>
          <w:szCs w:val="22"/>
          <w:rtl w:val="0"/>
        </w:rPr>
        <w:t xml:space="preserve">Botão enviar.</w:t>
      </w:r>
      <w:r w:rsidDel="00000000" w:rsidR="00000000" w:rsidRPr="00000000">
        <w:rPr>
          <w:rtl w:val="0"/>
        </w:rPr>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headerReference r:id="rId37" w:type="default"/>
      <w:type w:val="nextPage"/>
      <w:pgSz w:h="16834" w:w="11909"/>
      <w:pgMar w:bottom="1440" w:top="1440" w:left="1440" w:right="1440"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26"/>
      <w:tblW w:w="9286.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487"/>
      <w:gridCol w:w="2799"/>
      <w:tblGridChange w:id="0">
        <w:tblGrid>
          <w:gridCol w:w="6487"/>
          <w:gridCol w:w="2799"/>
        </w:tblGrid>
      </w:tblGridChange>
    </w:tblGrid>
    <w:tr>
      <w:tc>
        <w:tcPr>
          <w:vAlign w:val="top"/>
        </w:tcPr>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bookmarkStart w:colFirst="0" w:colLast="0" w:name="_206ipza" w:id="147"/>
          <w:bookmarkEnd w:id="147"/>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Versão </w:t>
          </w:r>
          <w:r w:rsidDel="00000000" w:rsidR="00000000" w:rsidRPr="00000000">
            <w:rPr>
              <w:rFonts w:ascii="Arial" w:cs="Arial" w:eastAsia="Arial" w:hAnsi="Arial"/>
              <w:sz w:val="16"/>
              <w:szCs w:val="16"/>
              <w:rtl w:val="0"/>
            </w:rPr>
            <w:t xml:space="preserve">1.0</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tc>
      <w:tc>
        <w:tcPr>
          <w:vAlign w:val="top"/>
        </w:tcPr>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sz w:val="16"/>
              <w:szCs w:val="16"/>
              <w:rtl w:val="0"/>
            </w:rPr>
            <w:t xml:space="preserve">julho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sz w:val="16"/>
              <w:szCs w:val="16"/>
              <w:rtl w:val="0"/>
            </w:rPr>
            <w:t xml:space="preserve">2020</w:t>
          </w:r>
          <w:r w:rsidDel="00000000" w:rsidR="00000000" w:rsidRPr="00000000">
            <w:rPr>
              <w:rtl w:val="0"/>
            </w:rPr>
          </w:r>
        </w:p>
      </w:tc>
    </w:tr>
  </w:tbl>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5">
    <w:pPr>
      <w:rP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21"/>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Descrição geral do sistema – C1. P</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22"/>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Introdução – P</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23"/>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Requisitos não funcionais – C3. P</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24"/>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Requisitos funcionais – C2. P</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25"/>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Descrição da interface com o usuário – C4. P</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0" w:firstLine="0"/>
      </w:pPr>
      <w:rPr>
        <w:rFonts w:ascii="Noto Sans Symbols" w:cs="Noto Sans Symbols" w:eastAsia="Noto Sans Symbols" w:hAnsi="Noto Sans Symbols"/>
        <w:vertAlign w:val="baseline"/>
      </w:rPr>
    </w:lvl>
    <w:lvl w:ilvl="3">
      <w:start w:val="1"/>
      <w:numFmt w:val="decimal"/>
      <w:lvlText w:val="●.%4."/>
      <w:lvlJc w:val="left"/>
      <w:pPr>
        <w:ind w:left="0" w:firstLine="0"/>
      </w:pPr>
      <w:rPr>
        <w:vertAlign w:val="baseline"/>
      </w:rPr>
    </w:lvl>
    <w:lvl w:ilvl="4">
      <w:start w:val="1"/>
      <w:numFmt w:val="decimal"/>
      <w:lvlText w:val="●.%4..%5"/>
      <w:lvlJc w:val="left"/>
      <w:pPr>
        <w:ind w:left="0" w:firstLine="0"/>
      </w:pPr>
      <w:rPr>
        <w:vertAlign w:val="baseline"/>
      </w:rPr>
    </w:lvl>
    <w:lvl w:ilvl="5">
      <w:start w:val="1"/>
      <w:numFmt w:val="decimal"/>
      <w:lvlText w:val="●.%4..%5.%6"/>
      <w:lvlJc w:val="left"/>
      <w:pPr>
        <w:ind w:left="0" w:firstLine="0"/>
      </w:pPr>
      <w:rPr>
        <w:vertAlign w:val="baseline"/>
      </w:rPr>
    </w:lvl>
    <w:lvl w:ilvl="6">
      <w:start w:val="1"/>
      <w:numFmt w:val="decimal"/>
      <w:lvlText w:val="●.%4..%5.%6.%7"/>
      <w:lvlJc w:val="left"/>
      <w:pPr>
        <w:ind w:left="0" w:firstLine="0"/>
      </w:pPr>
      <w:rPr>
        <w:vertAlign w:val="baseline"/>
      </w:rPr>
    </w:lvl>
    <w:lvl w:ilvl="7">
      <w:start w:val="1"/>
      <w:numFmt w:val="decimal"/>
      <w:lvlText w:val="●.%4..%5.%6.%7.%8"/>
      <w:lvlJc w:val="left"/>
      <w:pPr>
        <w:ind w:left="0" w:firstLine="0"/>
      </w:pPr>
      <w:rPr>
        <w:vertAlign w:val="baseline"/>
      </w:rPr>
    </w:lvl>
    <w:lvl w:ilvl="8">
      <w:start w:val="1"/>
      <w:numFmt w:val="decimal"/>
      <w:lvlText w:val="●.%4..%5.%6.%7.%8.%9"/>
      <w:lvlJc w:val="left"/>
      <w:pPr>
        <w:ind w:left="0" w:firstLine="0"/>
      </w:pPr>
      <w:rPr>
        <w:vertAlign w:val="baseline"/>
      </w:rPr>
    </w:lvl>
  </w:abstractNum>
  <w:abstractNum w:abstractNumId="7">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
      <w:lvlJc w:val="left"/>
      <w:pPr>
        <w:ind w:left="0" w:firstLine="0"/>
      </w:pPr>
      <w:rPr>
        <w:rFonts w:ascii="Noto Sans Symbols" w:cs="Noto Sans Symbols" w:eastAsia="Noto Sans Symbols" w:hAnsi="Noto Sans Symbols"/>
      </w:rPr>
    </w:lvl>
    <w:lvl w:ilvl="3">
      <w:start w:val="1"/>
      <w:numFmt w:val="decimal"/>
      <w:lvlText w:val="●.%4."/>
      <w:lvlJc w:val="left"/>
      <w:pPr>
        <w:ind w:left="0" w:firstLine="0"/>
      </w:pPr>
      <w:rPr/>
    </w:lvl>
    <w:lvl w:ilvl="4">
      <w:start w:val="1"/>
      <w:numFmt w:val="decimal"/>
      <w:lvlText w:val="●.%4..%5"/>
      <w:lvlJc w:val="left"/>
      <w:pPr>
        <w:ind w:left="0" w:firstLine="0"/>
      </w:pPr>
      <w:rPr/>
    </w:lvl>
    <w:lvl w:ilvl="5">
      <w:start w:val="1"/>
      <w:numFmt w:val="decimal"/>
      <w:lvlText w:val="●.%4..%5.%6"/>
      <w:lvlJc w:val="left"/>
      <w:pPr>
        <w:ind w:left="0" w:firstLine="0"/>
      </w:pPr>
      <w:rPr/>
    </w:lvl>
    <w:lvl w:ilvl="6">
      <w:start w:val="1"/>
      <w:numFmt w:val="decimal"/>
      <w:lvlText w:val="●.%4..%5.%6.%7"/>
      <w:lvlJc w:val="left"/>
      <w:pPr>
        <w:ind w:left="0" w:firstLine="0"/>
      </w:pPr>
      <w:rPr/>
    </w:lvl>
    <w:lvl w:ilvl="7">
      <w:start w:val="1"/>
      <w:numFmt w:val="decimal"/>
      <w:lvlText w:val="●.%4..%5.%6.%7.%8"/>
      <w:lvlJc w:val="left"/>
      <w:pPr>
        <w:ind w:left="0" w:firstLine="0"/>
      </w:pPr>
      <w:rPr/>
    </w:lvl>
    <w:lvl w:ilvl="8">
      <w:start w:val="1"/>
      <w:numFmt w:val="decimal"/>
      <w:lvlText w:val="●.%4..%5.%6.%7.%8.%9"/>
      <w:lvlJc w:val="left"/>
      <w:pPr>
        <w:ind w:left="0" w:firstLine="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480" w:before="360" w:lineRule="auto"/>
      <w:jc w:val="right"/>
    </w:pPr>
    <w:rPr>
      <w:rFonts w:ascii="Arial" w:cs="Arial" w:eastAsia="Arial" w:hAnsi="Arial"/>
      <w:b w:val="1"/>
      <w:sz w:val="40"/>
      <w:szCs w:val="40"/>
    </w:rPr>
  </w:style>
  <w:style w:type="paragraph" w:styleId="Heading3">
    <w:name w:val="heading 3"/>
    <w:basedOn w:val="Normal"/>
    <w:next w:val="Normal"/>
    <w:pPr>
      <w:keepNext w:val="1"/>
      <w:keepLines w:val="1"/>
      <w:shd w:fill="cccccc" w:val="clear"/>
      <w:spacing w:after="120" w:before="360" w:lineRule="auto"/>
    </w:pPr>
    <w:rPr>
      <w:rFonts w:ascii="Arial" w:cs="Arial" w:eastAsia="Arial" w:hAnsi="Arial"/>
      <w:b w:val="1"/>
      <w:sz w:val="28"/>
      <w:szCs w:val="28"/>
    </w:rPr>
  </w:style>
  <w:style w:type="paragraph" w:styleId="Heading4">
    <w:name w:val="heading 4"/>
    <w:basedOn w:val="Normal"/>
    <w:next w:val="Normal"/>
    <w:pPr>
      <w:keepNext w:val="1"/>
      <w:keepLines w:val="1"/>
      <w:spacing w:after="60" w:before="60" w:lineRule="auto"/>
      <w:ind w:left="578" w:firstLine="0"/>
      <w:jc w:val="both"/>
    </w:pPr>
    <w:rPr>
      <w:sz w:val="22"/>
      <w:szCs w:val="22"/>
    </w:rPr>
  </w:style>
  <w:style w:type="paragraph" w:styleId="Heading5">
    <w:name w:val="heading 5"/>
    <w:basedOn w:val="Normal"/>
    <w:next w:val="Normal"/>
    <w:pPr>
      <w:keepNext w:val="1"/>
      <w:keepLines w:val="1"/>
      <w:spacing w:after="60" w:before="240" w:lineRule="auto"/>
    </w:pPr>
    <w:rPr>
      <w:rFonts w:ascii="Arial" w:cs="Arial" w:eastAsia="Arial" w:hAnsi="Arial"/>
      <w:b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480" w:before="480" w:lineRule="auto"/>
      <w:jc w:val="right"/>
    </w:pPr>
    <w:rPr>
      <w:b w:val="1"/>
      <w:sz w:val="60"/>
      <w:szCs w:val="6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1.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1.png"/><Relationship Id="rId25" Type="http://schemas.openxmlformats.org/officeDocument/2006/relationships/image" Target="media/image17.png"/><Relationship Id="rId28"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3.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5.png"/><Relationship Id="rId30" Type="http://schemas.openxmlformats.org/officeDocument/2006/relationships/image" Target="media/image19.png"/><Relationship Id="rId11" Type="http://schemas.openxmlformats.org/officeDocument/2006/relationships/header" Target="header3.xml"/><Relationship Id="rId33" Type="http://schemas.openxmlformats.org/officeDocument/2006/relationships/image" Target="media/image2.png"/><Relationship Id="rId10" Type="http://schemas.openxmlformats.org/officeDocument/2006/relationships/header" Target="header5.xml"/><Relationship Id="rId32" Type="http://schemas.openxmlformats.org/officeDocument/2006/relationships/image" Target="media/image8.png"/><Relationship Id="rId13" Type="http://schemas.openxmlformats.org/officeDocument/2006/relationships/image" Target="media/image4.jpg"/><Relationship Id="rId35" Type="http://schemas.openxmlformats.org/officeDocument/2006/relationships/image" Target="media/image9.png"/><Relationship Id="rId12" Type="http://schemas.openxmlformats.org/officeDocument/2006/relationships/image" Target="media/image10.jpg"/><Relationship Id="rId34" Type="http://schemas.openxmlformats.org/officeDocument/2006/relationships/image" Target="media/image20.png"/><Relationship Id="rId15" Type="http://schemas.openxmlformats.org/officeDocument/2006/relationships/header" Target="header7.xml"/><Relationship Id="rId37" Type="http://schemas.openxmlformats.org/officeDocument/2006/relationships/header" Target="header8.xml"/><Relationship Id="rId14" Type="http://schemas.openxmlformats.org/officeDocument/2006/relationships/header" Target="header4.xml"/><Relationship Id="rId36" Type="http://schemas.openxmlformats.org/officeDocument/2006/relationships/image" Target="media/image1.png"/><Relationship Id="rId17" Type="http://schemas.openxmlformats.org/officeDocument/2006/relationships/image" Target="media/image12.jpg"/><Relationship Id="rId16" Type="http://schemas.openxmlformats.org/officeDocument/2006/relationships/header" Target="header6.xml"/><Relationship Id="rId19" Type="http://schemas.openxmlformats.org/officeDocument/2006/relationships/image" Target="media/image1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