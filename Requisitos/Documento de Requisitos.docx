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96D63" w14:textId="77777777" w:rsidR="00C12931" w:rsidRPr="00FF6AC4" w:rsidRDefault="00980B52">
      <w:pPr>
        <w:pBdr>
          <w:top w:val="nil"/>
          <w:left w:val="nil"/>
          <w:bottom w:val="nil"/>
          <w:right w:val="nil"/>
          <w:between w:val="nil"/>
        </w:pBdr>
        <w:rPr>
          <w:rFonts w:eastAsia="Arial" w:cs="Arial"/>
          <w:b/>
          <w:color w:val="000000"/>
        </w:rPr>
      </w:pPr>
      <w:r w:rsidRPr="00FF6AC4">
        <w:rPr>
          <w:rFonts w:eastAsia="Arial" w:cs="Arial"/>
          <w:b/>
          <w:noProof/>
        </w:rPr>
        <mc:AlternateContent>
          <mc:Choice Requires="wps">
            <w:drawing>
              <wp:anchor distT="0" distB="0" distL="114300" distR="114300" simplePos="0" relativeHeight="251658240" behindDoc="0" locked="0" layoutInCell="1" hidden="0" allowOverlap="1" wp14:anchorId="1D031193" wp14:editId="19C5E389">
                <wp:simplePos x="0" y="0"/>
                <wp:positionH relativeFrom="margin">
                  <wp:align>center</wp:align>
                </wp:positionH>
                <wp:positionV relativeFrom="margin">
                  <wp:align>top</wp:align>
                </wp:positionV>
                <wp:extent cx="5752465" cy="9255125"/>
                <wp:effectExtent l="0" t="0" r="0" b="0"/>
                <wp:wrapNone/>
                <wp:docPr id="1" name="Retângulo 1"/>
                <wp:cNvGraphicFramePr/>
                <a:graphic xmlns:a="http://schemas.openxmlformats.org/drawingml/2006/main">
                  <a:graphicData uri="http://schemas.microsoft.com/office/word/2010/wordprocessingShape">
                    <wps:wsp>
                      <wps:cNvSpPr/>
                      <wps:spPr>
                        <a:xfrm>
                          <a:off x="2479293" y="0"/>
                          <a:ext cx="5733415" cy="7560000"/>
                        </a:xfrm>
                        <a:prstGeom prst="rect">
                          <a:avLst/>
                        </a:prstGeom>
                        <a:noFill/>
                        <a:ln>
                          <a:noFill/>
                        </a:ln>
                      </wps:spPr>
                      <wps:txbx>
                        <w:txbxContent>
                          <w:p w14:paraId="44F6A854" w14:textId="77777777" w:rsidR="00473502" w:rsidRPr="00FF6AC4" w:rsidRDefault="00473502">
                            <w:pPr>
                              <w:spacing w:before="5760" w:after="6280"/>
                              <w:jc w:val="center"/>
                              <w:textDirection w:val="btLr"/>
                              <w:rPr>
                                <w:rFonts w:cs="Arial"/>
                              </w:rPr>
                            </w:pPr>
                            <w:r w:rsidRPr="00FF6AC4">
                              <w:rPr>
                                <w:rFonts w:eastAsia="Arial" w:cs="Arial"/>
                                <w:b/>
                                <w:color w:val="0000FF"/>
                                <w:sz w:val="56"/>
                              </w:rPr>
                              <w:t>Documento de Requisitos</w:t>
                            </w:r>
                            <w:r w:rsidRPr="00FF6AC4">
                              <w:rPr>
                                <w:rFonts w:eastAsia="Arial" w:cs="Arial"/>
                                <w:b/>
                                <w:color w:val="0000FF"/>
                                <w:sz w:val="56"/>
                              </w:rPr>
                              <w:br/>
                              <w:t>&lt;Pet for Friends&gt;</w:t>
                            </w:r>
                          </w:p>
                          <w:p w14:paraId="45A467DF" w14:textId="3E5F5C2F" w:rsidR="00473502" w:rsidRPr="00FF6AC4" w:rsidRDefault="00473502">
                            <w:pPr>
                              <w:jc w:val="center"/>
                              <w:textDirection w:val="btLr"/>
                              <w:rPr>
                                <w:rFonts w:cs="Arial"/>
                              </w:rPr>
                            </w:pPr>
                            <w:r w:rsidRPr="00FF6AC4">
                              <w:rPr>
                                <w:rFonts w:eastAsia="Arial" w:cs="Arial"/>
                                <w:color w:val="000000"/>
                                <w:sz w:val="24"/>
                              </w:rPr>
                              <w:t>Versão 1.0 – julho de 2020</w:t>
                            </w:r>
                          </w:p>
                          <w:p w14:paraId="4F31A92E" w14:textId="77777777" w:rsidR="00473502" w:rsidRPr="00FF6AC4" w:rsidRDefault="00473502">
                            <w:pPr>
                              <w:textDirection w:val="btLr"/>
                              <w:rPr>
                                <w:rFonts w:cs="Arial"/>
                              </w:rPr>
                            </w:pPr>
                          </w:p>
                        </w:txbxContent>
                      </wps:txbx>
                      <wps:bodyPr spcFirstLastPara="1" wrap="square" lIns="91425" tIns="45700" rIns="91425" bIns="45700" anchor="t" anchorCtr="0">
                        <a:noAutofit/>
                      </wps:bodyPr>
                    </wps:wsp>
                  </a:graphicData>
                </a:graphic>
              </wp:anchor>
            </w:drawing>
          </mc:Choice>
          <mc:Fallback>
            <w:pict>
              <v:rect w14:anchorId="1D031193" id="Retângulo 1" o:spid="_x0000_s1026" style="position:absolute;margin-left:0;margin-top:0;width:452.95pt;height:728.75pt;z-index:251658240;visibility:visible;mso-wrap-style:square;mso-wrap-distance-left:9pt;mso-wrap-distance-top:0;mso-wrap-distance-right:9pt;mso-wrap-distance-bottom:0;mso-position-horizontal:center;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" filled="f" stroked="f">
                <v:textbox inset="2.53958mm,1.2694mm,2.53958mm,1.2694mm">
                  <w:txbxContent>
                    <w:p w14:paraId="44F6A854" w14:textId="77777777" w:rsidR="00473502" w:rsidRPr="00FF6AC4" w:rsidRDefault="00473502">
                      <w:pPr>
                        <w:spacing w:before="5760" w:after="6280"/>
                        <w:jc w:val="center"/>
                        <w:textDirection w:val="btLr"/>
                        <w:rPr>
                          <w:rFonts w:cs="Arial"/>
                        </w:rPr>
                      </w:pPr>
                      <w:r w:rsidRPr="00FF6AC4">
                        <w:rPr>
                          <w:rFonts w:eastAsia="Arial" w:cs="Arial"/>
                          <w:b/>
                          <w:color w:val="0000FF"/>
                          <w:sz w:val="56"/>
                        </w:rPr>
                        <w:t>Documento de Requisitos</w:t>
                      </w:r>
                      <w:r w:rsidRPr="00FF6AC4">
                        <w:rPr>
                          <w:rFonts w:eastAsia="Arial" w:cs="Arial"/>
                          <w:b/>
                          <w:color w:val="0000FF"/>
                          <w:sz w:val="56"/>
                        </w:rPr>
                        <w:br/>
                        <w:t>&lt;Pet for Friends&gt;</w:t>
                      </w:r>
                    </w:p>
                    <w:p w14:paraId="45A467DF" w14:textId="3E5F5C2F" w:rsidR="00473502" w:rsidRPr="00FF6AC4" w:rsidRDefault="00473502">
                      <w:pPr>
                        <w:jc w:val="center"/>
                        <w:textDirection w:val="btLr"/>
                        <w:rPr>
                          <w:rFonts w:cs="Arial"/>
                        </w:rPr>
                      </w:pPr>
                      <w:r w:rsidRPr="00FF6AC4">
                        <w:rPr>
                          <w:rFonts w:eastAsia="Arial" w:cs="Arial"/>
                          <w:color w:val="000000"/>
                          <w:sz w:val="24"/>
                        </w:rPr>
                        <w:t>Versão 1.0 – julho de 2020</w:t>
                      </w:r>
                    </w:p>
                    <w:p w14:paraId="4F31A92E" w14:textId="77777777" w:rsidR="00473502" w:rsidRPr="00FF6AC4" w:rsidRDefault="00473502">
                      <w:pPr>
                        <w:textDirection w:val="btLr"/>
                        <w:rPr>
                          <w:rFonts w:cs="Arial"/>
                        </w:rPr>
                      </w:pPr>
                    </w:p>
                  </w:txbxContent>
                </v:textbox>
                <w10:wrap anchorx="margin" anchory="margin"/>
              </v:rect>
            </w:pict>
          </mc:Fallback>
        </mc:AlternateContent>
      </w:r>
    </w:p>
    <w:p w14:paraId="6CF610AE" w14:textId="77777777" w:rsidR="00C12931" w:rsidRPr="00FF6AC4" w:rsidRDefault="00C12931">
      <w:pPr>
        <w:pBdr>
          <w:top w:val="nil"/>
          <w:left w:val="nil"/>
          <w:bottom w:val="nil"/>
          <w:right w:val="nil"/>
          <w:between w:val="nil"/>
        </w:pBdr>
        <w:rPr>
          <w:rFonts w:eastAsia="Arial" w:cs="Arial"/>
          <w:color w:val="000000"/>
          <w:sz w:val="16"/>
          <w:szCs w:val="16"/>
        </w:rPr>
      </w:pPr>
    </w:p>
    <w:p w14:paraId="36EAD960" w14:textId="77777777" w:rsidR="00C12931" w:rsidRPr="00FF6AC4" w:rsidRDefault="00C12931">
      <w:pPr>
        <w:jc w:val="center"/>
        <w:rPr>
          <w:rFonts w:eastAsia="Arial" w:cs="Arial"/>
        </w:rPr>
        <w:sectPr w:rsidR="00C12931" w:rsidRPr="00FF6AC4">
          <w:headerReference w:type="even" r:id="rId8"/>
          <w:pgSz w:w="11909" w:h="16834"/>
          <w:pgMar w:top="864" w:right="1440" w:bottom="864" w:left="1440" w:header="720" w:footer="864" w:gutter="0"/>
          <w:pgNumType w:start="1"/>
          <w:cols w:space="720" w:equalWidth="0">
            <w:col w:w="8838"/>
          </w:cols>
        </w:sectPr>
      </w:pPr>
      <w:bookmarkStart w:id="0" w:name="_gjdgxs" w:colFirst="0" w:colLast="0"/>
      <w:bookmarkEnd w:id="0"/>
    </w:p>
    <w:p w14:paraId="6AA1FC95" w14:textId="77777777" w:rsidR="00C12931" w:rsidRPr="00FF6AC4" w:rsidRDefault="00980B52">
      <w:pPr>
        <w:pStyle w:val="Ttulo2"/>
      </w:pPr>
      <w:bookmarkStart w:id="1" w:name="_Toc48256357"/>
      <w:r w:rsidRPr="00FF6AC4">
        <w:lastRenderedPageBreak/>
        <w:t>Ficha Técnica</w:t>
      </w:r>
      <w:bookmarkEnd w:id="1"/>
    </w:p>
    <w:p w14:paraId="6363CF9F" w14:textId="77777777" w:rsidR="00C12931" w:rsidRPr="00FF6AC4" w:rsidRDefault="00980B52">
      <w:pPr>
        <w:pBdr>
          <w:top w:val="single" w:sz="6" w:space="4" w:color="000000"/>
          <w:left w:val="nil"/>
          <w:bottom w:val="nil"/>
          <w:right w:val="nil"/>
          <w:between w:val="nil"/>
        </w:pBdr>
        <w:spacing w:before="120"/>
        <w:rPr>
          <w:rFonts w:eastAsia="Arial" w:cs="Arial"/>
          <w:b/>
          <w:color w:val="000000"/>
          <w:szCs w:val="22"/>
        </w:rPr>
      </w:pPr>
      <w:r w:rsidRPr="00FF6AC4">
        <w:rPr>
          <w:rFonts w:eastAsia="Arial" w:cs="Arial"/>
          <w:b/>
          <w:color w:val="000000"/>
          <w:szCs w:val="22"/>
        </w:rPr>
        <w:t>Equipe Responsável pela Elaboração</w:t>
      </w:r>
    </w:p>
    <w:p w14:paraId="0720EB65" w14:textId="77777777" w:rsidR="00C12931" w:rsidRPr="00FF6AC4" w:rsidRDefault="00980B52">
      <w:pPr>
        <w:pBdr>
          <w:top w:val="nil"/>
          <w:left w:val="nil"/>
          <w:bottom w:val="nil"/>
          <w:right w:val="nil"/>
          <w:between w:val="nil"/>
        </w:pBdr>
        <w:ind w:left="576"/>
        <w:rPr>
          <w:rFonts w:cs="Arial"/>
          <w:szCs w:val="22"/>
        </w:rPr>
      </w:pPr>
      <w:r w:rsidRPr="00FF6AC4">
        <w:rPr>
          <w:rFonts w:cs="Arial"/>
          <w:szCs w:val="22"/>
        </w:rPr>
        <w:t>Anderson Teixeira Leal</w:t>
      </w:r>
      <w:r w:rsidRPr="00FF6AC4">
        <w:rPr>
          <w:rFonts w:cs="Arial"/>
          <w:szCs w:val="22"/>
        </w:rPr>
        <w:tab/>
      </w:r>
      <w:r w:rsidRPr="00FF6AC4">
        <w:rPr>
          <w:rFonts w:cs="Arial"/>
          <w:szCs w:val="22"/>
        </w:rPr>
        <w:tab/>
        <w:t>&lt;Desenvolvedor&gt;</w:t>
      </w:r>
    </w:p>
    <w:p w14:paraId="14F332FF" w14:textId="483C392A" w:rsidR="00C12931" w:rsidRPr="00FF6AC4" w:rsidRDefault="00980B52">
      <w:pPr>
        <w:pBdr>
          <w:top w:val="nil"/>
          <w:left w:val="nil"/>
          <w:bottom w:val="nil"/>
          <w:right w:val="nil"/>
          <w:between w:val="nil"/>
        </w:pBdr>
        <w:ind w:left="576"/>
        <w:rPr>
          <w:rFonts w:cs="Arial"/>
          <w:szCs w:val="22"/>
        </w:rPr>
      </w:pPr>
      <w:proofErr w:type="spellStart"/>
      <w:r w:rsidRPr="00FF6AC4">
        <w:rPr>
          <w:rFonts w:cs="Arial"/>
          <w:szCs w:val="22"/>
        </w:rPr>
        <w:t>Luccas</w:t>
      </w:r>
      <w:proofErr w:type="spellEnd"/>
      <w:r w:rsidRPr="00FF6AC4">
        <w:rPr>
          <w:rFonts w:cs="Arial"/>
          <w:szCs w:val="22"/>
        </w:rPr>
        <w:t xml:space="preserve"> Aparecido Pedroso</w:t>
      </w:r>
      <w:r w:rsidRPr="00FF6AC4">
        <w:rPr>
          <w:rFonts w:cs="Arial"/>
          <w:szCs w:val="22"/>
        </w:rPr>
        <w:tab/>
        <w:t>&lt;Desenvolvedor&gt;</w:t>
      </w:r>
    </w:p>
    <w:p w14:paraId="50F8280B" w14:textId="77777777" w:rsidR="00C12931" w:rsidRPr="00FF6AC4" w:rsidRDefault="00980B52">
      <w:pPr>
        <w:pBdr>
          <w:top w:val="single" w:sz="6" w:space="4" w:color="000000"/>
          <w:left w:val="nil"/>
          <w:bottom w:val="nil"/>
          <w:right w:val="nil"/>
          <w:between w:val="nil"/>
        </w:pBdr>
        <w:spacing w:before="120"/>
        <w:rPr>
          <w:rFonts w:eastAsia="Arial" w:cs="Arial"/>
          <w:b/>
          <w:color w:val="000000"/>
          <w:szCs w:val="22"/>
        </w:rPr>
      </w:pPr>
      <w:r w:rsidRPr="00FF6AC4">
        <w:rPr>
          <w:rFonts w:eastAsia="Arial" w:cs="Arial"/>
          <w:b/>
          <w:color w:val="000000"/>
          <w:szCs w:val="22"/>
        </w:rPr>
        <w:t>Público Alvo</w:t>
      </w:r>
    </w:p>
    <w:p w14:paraId="5B250BCE" w14:textId="38FEFBF0" w:rsidR="00C12931" w:rsidRPr="00FF6AC4" w:rsidRDefault="00980B52">
      <w:pPr>
        <w:pBdr>
          <w:top w:val="nil"/>
          <w:left w:val="nil"/>
          <w:bottom w:val="nil"/>
          <w:right w:val="nil"/>
          <w:between w:val="nil"/>
        </w:pBdr>
        <w:ind w:left="576"/>
        <w:jc w:val="both"/>
        <w:rPr>
          <w:rFonts w:cs="Arial"/>
          <w:color w:val="000000"/>
          <w:szCs w:val="22"/>
        </w:rPr>
      </w:pPr>
      <w:r w:rsidRPr="00FF6AC4">
        <w:rPr>
          <w:rFonts w:cs="Arial"/>
          <w:szCs w:val="22"/>
        </w:rPr>
        <w:t>Este manual destina-se ao Prof. Dr. Antônio Maria Pereira Rezende, da Universidade Federal de Lavras e tem a finalidade educacional avaliativa, como parte das exigências da Disciplina de Engenharia de Software, do Curso de Bacharelado em Sistemas de Informação. Destina-se ainda aos desenvolvedores, os usuários finais e aos demais interessados em conhecer nosso sistema e suas funcionalidades. Por meio deste documento serão especificados os requisitos para o sistema Pet for Friend, assim como as tecnologia</w:t>
      </w:r>
      <w:r w:rsidR="00126148" w:rsidRPr="00FF6AC4">
        <w:rPr>
          <w:rFonts w:cs="Arial"/>
          <w:szCs w:val="22"/>
        </w:rPr>
        <w:t>s</w:t>
      </w:r>
      <w:r w:rsidRPr="00FF6AC4">
        <w:rPr>
          <w:rFonts w:cs="Arial"/>
          <w:szCs w:val="22"/>
        </w:rPr>
        <w:t xml:space="preserve"> envolvidas para elaboração do mesmo.</w:t>
      </w:r>
    </w:p>
    <w:p w14:paraId="3742C790" w14:textId="77777777" w:rsidR="00C12931" w:rsidRPr="00FF6AC4" w:rsidRDefault="00C12931">
      <w:pPr>
        <w:ind w:right="-427"/>
        <w:rPr>
          <w:rFonts w:cs="Arial"/>
        </w:rPr>
      </w:pPr>
    </w:p>
    <w:p w14:paraId="17EE9E1B" w14:textId="77777777" w:rsidR="00C12931" w:rsidRPr="00FF6AC4" w:rsidRDefault="00980B52">
      <w:pPr>
        <w:pStyle w:val="Ttulo2"/>
        <w:ind w:right="-427"/>
      </w:pPr>
      <w:r w:rsidRPr="00FF6AC4">
        <w:br w:type="page"/>
      </w:r>
      <w:bookmarkStart w:id="2" w:name="_Toc48256358"/>
      <w:r w:rsidRPr="00FF6AC4">
        <w:lastRenderedPageBreak/>
        <w:t>Sumário</w:t>
      </w:r>
      <w:bookmarkEnd w:id="2"/>
    </w:p>
    <w:sdt>
      <w:sdtPr>
        <w:rPr>
          <w:rFonts w:ascii="Arial" w:hAnsi="Arial" w:cs="Arial"/>
          <w:sz w:val="22"/>
        </w:rPr>
        <w:id w:val="1704671476"/>
        <w:docPartObj>
          <w:docPartGallery w:val="Table of Contents"/>
          <w:docPartUnique/>
        </w:docPartObj>
      </w:sdtPr>
      <w:sdtEndPr>
        <w:rPr>
          <w:szCs w:val="22"/>
        </w:rPr>
      </w:sdtEndPr>
      <w:sdtContent>
        <w:p w14:paraId="76864EDF" w14:textId="640EF49E" w:rsidR="00473502" w:rsidRDefault="00980B52">
          <w:pPr>
            <w:pStyle w:val="Sumrio2"/>
            <w:tabs>
              <w:tab w:val="right" w:pos="8828"/>
            </w:tabs>
            <w:rPr>
              <w:rFonts w:asciiTheme="minorHAnsi" w:eastAsiaTheme="minorEastAsia" w:hAnsiTheme="minorHAnsi" w:cstheme="minorBidi"/>
              <w:noProof/>
              <w:sz w:val="22"/>
              <w:szCs w:val="22"/>
            </w:rPr>
          </w:pPr>
          <w:r w:rsidRPr="00FF6AC4">
            <w:rPr>
              <w:rFonts w:ascii="Arial" w:hAnsi="Arial" w:cs="Arial"/>
              <w:sz w:val="22"/>
              <w:szCs w:val="22"/>
            </w:rPr>
            <w:fldChar w:fldCharType="begin"/>
          </w:r>
          <w:r w:rsidRPr="00FF6AC4">
            <w:rPr>
              <w:rFonts w:ascii="Arial" w:hAnsi="Arial" w:cs="Arial"/>
              <w:sz w:val="22"/>
              <w:szCs w:val="22"/>
            </w:rPr>
            <w:instrText xml:space="preserve"> TOC \h \u \z </w:instrText>
          </w:r>
          <w:r w:rsidRPr="00FF6AC4">
            <w:rPr>
              <w:rFonts w:ascii="Arial" w:hAnsi="Arial" w:cs="Arial"/>
              <w:sz w:val="22"/>
              <w:szCs w:val="22"/>
            </w:rPr>
            <w:fldChar w:fldCharType="separate"/>
          </w:r>
          <w:hyperlink w:anchor="_Toc48256357" w:history="1">
            <w:r w:rsidR="00473502" w:rsidRPr="00381802">
              <w:rPr>
                <w:rStyle w:val="Hyperlink"/>
                <w:noProof/>
              </w:rPr>
              <w:t>Ficha Técnica</w:t>
            </w:r>
            <w:r w:rsidR="00473502">
              <w:rPr>
                <w:noProof/>
                <w:webHidden/>
              </w:rPr>
              <w:tab/>
            </w:r>
            <w:r w:rsidR="00473502">
              <w:rPr>
                <w:noProof/>
                <w:webHidden/>
              </w:rPr>
              <w:fldChar w:fldCharType="begin"/>
            </w:r>
            <w:r w:rsidR="00473502">
              <w:rPr>
                <w:noProof/>
                <w:webHidden/>
              </w:rPr>
              <w:instrText xml:space="preserve"> PAGEREF _Toc48256357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198CB1EE" w14:textId="424DD639" w:rsidR="00473502" w:rsidRDefault="008B2CD6">
          <w:pPr>
            <w:pStyle w:val="Sumrio2"/>
            <w:tabs>
              <w:tab w:val="right" w:pos="8828"/>
            </w:tabs>
            <w:rPr>
              <w:rFonts w:asciiTheme="minorHAnsi" w:eastAsiaTheme="minorEastAsia" w:hAnsiTheme="minorHAnsi" w:cstheme="minorBidi"/>
              <w:noProof/>
              <w:sz w:val="22"/>
              <w:szCs w:val="22"/>
            </w:rPr>
          </w:pPr>
          <w:hyperlink w:anchor="_Toc48256358" w:history="1">
            <w:r w:rsidR="00473502" w:rsidRPr="00381802">
              <w:rPr>
                <w:rStyle w:val="Hyperlink"/>
                <w:noProof/>
              </w:rPr>
              <w:t>Sumário</w:t>
            </w:r>
            <w:r w:rsidR="00473502">
              <w:rPr>
                <w:noProof/>
                <w:webHidden/>
              </w:rPr>
              <w:tab/>
            </w:r>
            <w:r w:rsidR="00473502">
              <w:rPr>
                <w:noProof/>
                <w:webHidden/>
              </w:rPr>
              <w:fldChar w:fldCharType="begin"/>
            </w:r>
            <w:r w:rsidR="00473502">
              <w:rPr>
                <w:noProof/>
                <w:webHidden/>
              </w:rPr>
              <w:instrText xml:space="preserve"> PAGEREF _Toc48256358 \h </w:instrText>
            </w:r>
            <w:r w:rsidR="00473502">
              <w:rPr>
                <w:noProof/>
                <w:webHidden/>
              </w:rPr>
            </w:r>
            <w:r w:rsidR="00473502">
              <w:rPr>
                <w:noProof/>
                <w:webHidden/>
              </w:rPr>
              <w:fldChar w:fldCharType="separate"/>
            </w:r>
            <w:r w:rsidR="00473502">
              <w:rPr>
                <w:noProof/>
                <w:webHidden/>
              </w:rPr>
              <w:t>3</w:t>
            </w:r>
            <w:r w:rsidR="00473502">
              <w:rPr>
                <w:noProof/>
                <w:webHidden/>
              </w:rPr>
              <w:fldChar w:fldCharType="end"/>
            </w:r>
          </w:hyperlink>
        </w:p>
        <w:p w14:paraId="4592C71C" w14:textId="21728A38" w:rsidR="00473502" w:rsidRDefault="008B2CD6">
          <w:pPr>
            <w:pStyle w:val="Sumrio3"/>
            <w:tabs>
              <w:tab w:val="right" w:pos="8828"/>
            </w:tabs>
            <w:rPr>
              <w:rFonts w:asciiTheme="minorHAnsi" w:eastAsiaTheme="minorEastAsia" w:hAnsiTheme="minorHAnsi" w:cstheme="minorBidi"/>
              <w:noProof/>
              <w:sz w:val="22"/>
              <w:szCs w:val="22"/>
            </w:rPr>
          </w:pPr>
          <w:hyperlink w:anchor="_Toc48256359" w:history="1">
            <w:r w:rsidR="00473502" w:rsidRPr="00381802">
              <w:rPr>
                <w:rStyle w:val="Hyperlink"/>
                <w:rFonts w:ascii="Arial" w:hAnsi="Arial"/>
                <w:noProof/>
              </w:rPr>
              <w:t>Visão geral deste documento</w:t>
            </w:r>
            <w:r w:rsidR="00473502">
              <w:rPr>
                <w:noProof/>
                <w:webHidden/>
              </w:rPr>
              <w:tab/>
            </w:r>
            <w:r w:rsidR="00473502">
              <w:rPr>
                <w:noProof/>
                <w:webHidden/>
              </w:rPr>
              <w:fldChar w:fldCharType="begin"/>
            </w:r>
            <w:r w:rsidR="00473502">
              <w:rPr>
                <w:noProof/>
                <w:webHidden/>
              </w:rPr>
              <w:instrText xml:space="preserve"> PAGEREF _Toc48256359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2AED5A3C" w14:textId="6AEC62DA" w:rsidR="00473502" w:rsidRDefault="008B2CD6">
          <w:pPr>
            <w:pStyle w:val="Sumrio3"/>
            <w:tabs>
              <w:tab w:val="right" w:pos="8828"/>
            </w:tabs>
            <w:rPr>
              <w:rFonts w:asciiTheme="minorHAnsi" w:eastAsiaTheme="minorEastAsia" w:hAnsiTheme="minorHAnsi" w:cstheme="minorBidi"/>
              <w:noProof/>
              <w:sz w:val="22"/>
              <w:szCs w:val="22"/>
            </w:rPr>
          </w:pPr>
          <w:hyperlink w:anchor="_Toc48256360" w:history="1">
            <w:r w:rsidR="00473502" w:rsidRPr="00381802">
              <w:rPr>
                <w:rStyle w:val="Hyperlink"/>
                <w:rFonts w:ascii="Arial" w:hAnsi="Arial"/>
                <w:noProof/>
              </w:rPr>
              <w:t>Glossário, Siglas e Acrogramas</w:t>
            </w:r>
            <w:r w:rsidR="00473502">
              <w:rPr>
                <w:noProof/>
                <w:webHidden/>
              </w:rPr>
              <w:tab/>
            </w:r>
            <w:r w:rsidR="00473502">
              <w:rPr>
                <w:noProof/>
                <w:webHidden/>
              </w:rPr>
              <w:fldChar w:fldCharType="begin"/>
            </w:r>
            <w:r w:rsidR="00473502">
              <w:rPr>
                <w:noProof/>
                <w:webHidden/>
              </w:rPr>
              <w:instrText xml:space="preserve"> PAGEREF _Toc48256360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6EAB7A33" w14:textId="33DD3771" w:rsidR="00473502" w:rsidRDefault="008B2CD6">
          <w:pPr>
            <w:pStyle w:val="Sumrio3"/>
            <w:tabs>
              <w:tab w:val="right" w:pos="8828"/>
            </w:tabs>
            <w:rPr>
              <w:rFonts w:asciiTheme="minorHAnsi" w:eastAsiaTheme="minorEastAsia" w:hAnsiTheme="minorHAnsi" w:cstheme="minorBidi"/>
              <w:noProof/>
              <w:sz w:val="22"/>
              <w:szCs w:val="22"/>
            </w:rPr>
          </w:pPr>
          <w:hyperlink w:anchor="_Toc48256361" w:history="1">
            <w:r w:rsidR="00473502" w:rsidRPr="00381802">
              <w:rPr>
                <w:rStyle w:val="Hyperlink"/>
                <w:rFonts w:ascii="Arial" w:hAnsi="Arial"/>
                <w:noProof/>
              </w:rPr>
              <w:t>Definições e Atributos de Requisitos</w:t>
            </w:r>
            <w:r w:rsidR="00473502">
              <w:rPr>
                <w:noProof/>
                <w:webHidden/>
              </w:rPr>
              <w:tab/>
            </w:r>
            <w:r w:rsidR="00473502">
              <w:rPr>
                <w:noProof/>
                <w:webHidden/>
              </w:rPr>
              <w:fldChar w:fldCharType="begin"/>
            </w:r>
            <w:r w:rsidR="00473502">
              <w:rPr>
                <w:noProof/>
                <w:webHidden/>
              </w:rPr>
              <w:instrText xml:space="preserve"> PAGEREF _Toc48256361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437BDE87" w14:textId="141B243F" w:rsidR="00473502" w:rsidRDefault="008B2CD6">
          <w:pPr>
            <w:pStyle w:val="Sumrio3"/>
            <w:tabs>
              <w:tab w:val="right" w:pos="8828"/>
            </w:tabs>
            <w:rPr>
              <w:rFonts w:asciiTheme="minorHAnsi" w:eastAsiaTheme="minorEastAsia" w:hAnsiTheme="minorHAnsi" w:cstheme="minorBidi"/>
              <w:noProof/>
              <w:sz w:val="22"/>
              <w:szCs w:val="22"/>
            </w:rPr>
          </w:pPr>
          <w:hyperlink w:anchor="_Toc48256362" w:history="1">
            <w:r w:rsidR="00473502" w:rsidRPr="00381802">
              <w:rPr>
                <w:rStyle w:val="Hyperlink"/>
                <w:rFonts w:ascii="Arial" w:hAnsi="Arial"/>
                <w:noProof/>
              </w:rPr>
              <w:t>Formulários coletados</w:t>
            </w:r>
            <w:r w:rsidR="00473502">
              <w:rPr>
                <w:noProof/>
                <w:webHidden/>
              </w:rPr>
              <w:tab/>
            </w:r>
            <w:r w:rsidR="00473502">
              <w:rPr>
                <w:noProof/>
                <w:webHidden/>
              </w:rPr>
              <w:fldChar w:fldCharType="begin"/>
            </w:r>
            <w:r w:rsidR="00473502">
              <w:rPr>
                <w:noProof/>
                <w:webHidden/>
              </w:rPr>
              <w:instrText xml:space="preserve"> PAGEREF _Toc48256362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0214BF62" w14:textId="54A18D2B" w:rsidR="00473502" w:rsidRDefault="008B2CD6">
          <w:pPr>
            <w:pStyle w:val="Sumrio1"/>
            <w:tabs>
              <w:tab w:val="right" w:pos="8828"/>
            </w:tabs>
            <w:rPr>
              <w:rFonts w:asciiTheme="minorHAnsi" w:eastAsiaTheme="minorEastAsia" w:hAnsiTheme="minorHAnsi" w:cstheme="minorBidi"/>
              <w:noProof/>
              <w:sz w:val="22"/>
              <w:szCs w:val="22"/>
            </w:rPr>
          </w:pPr>
          <w:hyperlink w:anchor="_Toc48256363" w:history="1">
            <w:r w:rsidR="00473502" w:rsidRPr="00381802">
              <w:rPr>
                <w:rStyle w:val="Hyperlink"/>
                <w:rFonts w:ascii="Arial" w:eastAsia="Arial" w:hAnsi="Arial" w:cs="Arial"/>
                <w:noProof/>
              </w:rPr>
              <w:t>Capítulo 1</w:t>
            </w:r>
            <w:r w:rsidR="00473502">
              <w:rPr>
                <w:noProof/>
                <w:webHidden/>
              </w:rPr>
              <w:tab/>
            </w:r>
            <w:r w:rsidR="00473502">
              <w:rPr>
                <w:noProof/>
                <w:webHidden/>
              </w:rPr>
              <w:fldChar w:fldCharType="begin"/>
            </w:r>
            <w:r w:rsidR="00473502">
              <w:rPr>
                <w:noProof/>
                <w:webHidden/>
              </w:rPr>
              <w:instrText xml:space="preserve"> PAGEREF _Toc48256363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70FEBA03" w14:textId="66EA4703" w:rsidR="00473502" w:rsidRDefault="008B2CD6">
          <w:pPr>
            <w:pStyle w:val="Sumrio2"/>
            <w:tabs>
              <w:tab w:val="right" w:pos="8828"/>
            </w:tabs>
            <w:rPr>
              <w:rFonts w:asciiTheme="minorHAnsi" w:eastAsiaTheme="minorEastAsia" w:hAnsiTheme="minorHAnsi" w:cstheme="minorBidi"/>
              <w:noProof/>
              <w:sz w:val="22"/>
              <w:szCs w:val="22"/>
            </w:rPr>
          </w:pPr>
          <w:hyperlink w:anchor="_Toc48256364" w:history="1">
            <w:r w:rsidR="00473502" w:rsidRPr="00381802">
              <w:rPr>
                <w:rStyle w:val="Hyperlink"/>
                <w:noProof/>
              </w:rPr>
              <w:t>Descrição geral do sistema</w:t>
            </w:r>
            <w:r w:rsidR="00473502">
              <w:rPr>
                <w:noProof/>
                <w:webHidden/>
              </w:rPr>
              <w:tab/>
            </w:r>
            <w:r w:rsidR="00473502">
              <w:rPr>
                <w:noProof/>
                <w:webHidden/>
              </w:rPr>
              <w:fldChar w:fldCharType="begin"/>
            </w:r>
            <w:r w:rsidR="00473502">
              <w:rPr>
                <w:noProof/>
                <w:webHidden/>
              </w:rPr>
              <w:instrText xml:space="preserve"> PAGEREF _Toc48256364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7732F3C2" w14:textId="1DF21522" w:rsidR="00473502" w:rsidRDefault="008B2CD6">
          <w:pPr>
            <w:pStyle w:val="Sumrio3"/>
            <w:tabs>
              <w:tab w:val="right" w:pos="8828"/>
            </w:tabs>
            <w:rPr>
              <w:rFonts w:asciiTheme="minorHAnsi" w:eastAsiaTheme="minorEastAsia" w:hAnsiTheme="minorHAnsi" w:cstheme="minorBidi"/>
              <w:noProof/>
              <w:sz w:val="22"/>
              <w:szCs w:val="22"/>
            </w:rPr>
          </w:pPr>
          <w:hyperlink w:anchor="_Toc48256365" w:history="1">
            <w:r w:rsidR="00473502" w:rsidRPr="00381802">
              <w:rPr>
                <w:rStyle w:val="Hyperlink"/>
                <w:rFonts w:ascii="Arial" w:hAnsi="Arial"/>
                <w:noProof/>
              </w:rPr>
              <w:t>Abrangência e sistemas relacionados</w:t>
            </w:r>
            <w:r w:rsidR="00473502">
              <w:rPr>
                <w:noProof/>
                <w:webHidden/>
              </w:rPr>
              <w:tab/>
            </w:r>
            <w:r w:rsidR="00473502">
              <w:rPr>
                <w:noProof/>
                <w:webHidden/>
              </w:rPr>
              <w:fldChar w:fldCharType="begin"/>
            </w:r>
            <w:r w:rsidR="00473502">
              <w:rPr>
                <w:noProof/>
                <w:webHidden/>
              </w:rPr>
              <w:instrText xml:space="preserve"> PAGEREF _Toc48256365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78BE552E" w14:textId="1E92133D" w:rsidR="00473502" w:rsidRDefault="008B2CD6">
          <w:pPr>
            <w:pStyle w:val="Sumrio2"/>
            <w:tabs>
              <w:tab w:val="right" w:pos="8828"/>
            </w:tabs>
            <w:rPr>
              <w:rFonts w:asciiTheme="minorHAnsi" w:eastAsiaTheme="minorEastAsia" w:hAnsiTheme="minorHAnsi" w:cstheme="minorBidi"/>
              <w:noProof/>
              <w:sz w:val="22"/>
              <w:szCs w:val="22"/>
            </w:rPr>
          </w:pPr>
          <w:hyperlink w:anchor="_Toc48256366" w:history="1">
            <w:r w:rsidR="00473502" w:rsidRPr="00381802">
              <w:rPr>
                <w:rStyle w:val="Hyperlink"/>
                <w:noProof/>
              </w:rPr>
              <w:t>Diagramas de Caso de Uso</w:t>
            </w:r>
            <w:r w:rsidR="00473502">
              <w:rPr>
                <w:noProof/>
                <w:webHidden/>
              </w:rPr>
              <w:tab/>
            </w:r>
            <w:r w:rsidR="00473502">
              <w:rPr>
                <w:noProof/>
                <w:webHidden/>
              </w:rPr>
              <w:fldChar w:fldCharType="begin"/>
            </w:r>
            <w:r w:rsidR="00473502">
              <w:rPr>
                <w:noProof/>
                <w:webHidden/>
              </w:rPr>
              <w:instrText xml:space="preserve"> PAGEREF _Toc48256366 \h </w:instrText>
            </w:r>
            <w:r w:rsidR="00473502">
              <w:rPr>
                <w:noProof/>
                <w:webHidden/>
              </w:rPr>
            </w:r>
            <w:r w:rsidR="00473502">
              <w:rPr>
                <w:noProof/>
                <w:webHidden/>
              </w:rPr>
              <w:fldChar w:fldCharType="separate"/>
            </w:r>
            <w:r w:rsidR="00473502">
              <w:rPr>
                <w:noProof/>
                <w:webHidden/>
              </w:rPr>
              <w:t>3</w:t>
            </w:r>
            <w:r w:rsidR="00473502">
              <w:rPr>
                <w:noProof/>
                <w:webHidden/>
              </w:rPr>
              <w:fldChar w:fldCharType="end"/>
            </w:r>
          </w:hyperlink>
        </w:p>
        <w:p w14:paraId="38D6C1B8" w14:textId="62D80167" w:rsidR="00473502" w:rsidRDefault="008B2CD6">
          <w:pPr>
            <w:pStyle w:val="Sumrio3"/>
            <w:tabs>
              <w:tab w:val="right" w:pos="8828"/>
            </w:tabs>
            <w:rPr>
              <w:rFonts w:asciiTheme="minorHAnsi" w:eastAsiaTheme="minorEastAsia" w:hAnsiTheme="minorHAnsi" w:cstheme="minorBidi"/>
              <w:noProof/>
              <w:sz w:val="22"/>
              <w:szCs w:val="22"/>
            </w:rPr>
          </w:pPr>
          <w:hyperlink w:anchor="_Toc48256367" w:history="1">
            <w:r w:rsidR="00473502" w:rsidRPr="00381802">
              <w:rPr>
                <w:rStyle w:val="Hyperlink"/>
                <w:noProof/>
              </w:rPr>
              <w:t>Visão Geral do Sistema</w:t>
            </w:r>
            <w:r w:rsidR="00473502">
              <w:rPr>
                <w:noProof/>
                <w:webHidden/>
              </w:rPr>
              <w:tab/>
            </w:r>
            <w:r w:rsidR="00473502">
              <w:rPr>
                <w:noProof/>
                <w:webHidden/>
              </w:rPr>
              <w:fldChar w:fldCharType="begin"/>
            </w:r>
            <w:r w:rsidR="00473502">
              <w:rPr>
                <w:noProof/>
                <w:webHidden/>
              </w:rPr>
              <w:instrText xml:space="preserve"> PAGEREF _Toc48256367 \h </w:instrText>
            </w:r>
            <w:r w:rsidR="00473502">
              <w:rPr>
                <w:noProof/>
                <w:webHidden/>
              </w:rPr>
            </w:r>
            <w:r w:rsidR="00473502">
              <w:rPr>
                <w:noProof/>
                <w:webHidden/>
              </w:rPr>
              <w:fldChar w:fldCharType="separate"/>
            </w:r>
            <w:r w:rsidR="00473502">
              <w:rPr>
                <w:noProof/>
                <w:webHidden/>
              </w:rPr>
              <w:t>3</w:t>
            </w:r>
            <w:r w:rsidR="00473502">
              <w:rPr>
                <w:noProof/>
                <w:webHidden/>
              </w:rPr>
              <w:fldChar w:fldCharType="end"/>
            </w:r>
          </w:hyperlink>
        </w:p>
        <w:p w14:paraId="21D27B00" w14:textId="30BD826F" w:rsidR="00473502" w:rsidRDefault="008B2CD6">
          <w:pPr>
            <w:pStyle w:val="Sumrio3"/>
            <w:tabs>
              <w:tab w:val="right" w:pos="8828"/>
            </w:tabs>
            <w:rPr>
              <w:rFonts w:asciiTheme="minorHAnsi" w:eastAsiaTheme="minorEastAsia" w:hAnsiTheme="minorHAnsi" w:cstheme="minorBidi"/>
              <w:noProof/>
              <w:sz w:val="22"/>
              <w:szCs w:val="22"/>
            </w:rPr>
          </w:pPr>
          <w:hyperlink w:anchor="_Toc48256368" w:history="1">
            <w:r w:rsidR="00473502" w:rsidRPr="00381802">
              <w:rPr>
                <w:rStyle w:val="Hyperlink"/>
                <w:noProof/>
              </w:rPr>
              <w:t>Caso de uso 1 – Efetuar login</w:t>
            </w:r>
            <w:r w:rsidR="00473502">
              <w:rPr>
                <w:noProof/>
                <w:webHidden/>
              </w:rPr>
              <w:tab/>
            </w:r>
            <w:r w:rsidR="00473502">
              <w:rPr>
                <w:noProof/>
                <w:webHidden/>
              </w:rPr>
              <w:fldChar w:fldCharType="begin"/>
            </w:r>
            <w:r w:rsidR="00473502">
              <w:rPr>
                <w:noProof/>
                <w:webHidden/>
              </w:rPr>
              <w:instrText xml:space="preserve"> PAGEREF _Toc48256368 \h </w:instrText>
            </w:r>
            <w:r w:rsidR="00473502">
              <w:rPr>
                <w:noProof/>
                <w:webHidden/>
              </w:rPr>
            </w:r>
            <w:r w:rsidR="00473502">
              <w:rPr>
                <w:noProof/>
                <w:webHidden/>
              </w:rPr>
              <w:fldChar w:fldCharType="separate"/>
            </w:r>
            <w:r w:rsidR="00473502">
              <w:rPr>
                <w:noProof/>
                <w:webHidden/>
              </w:rPr>
              <w:t>3</w:t>
            </w:r>
            <w:r w:rsidR="00473502">
              <w:rPr>
                <w:noProof/>
                <w:webHidden/>
              </w:rPr>
              <w:fldChar w:fldCharType="end"/>
            </w:r>
          </w:hyperlink>
        </w:p>
        <w:p w14:paraId="22C56999" w14:textId="70285DE7" w:rsidR="00473502" w:rsidRDefault="008B2CD6">
          <w:pPr>
            <w:pStyle w:val="Sumrio3"/>
            <w:tabs>
              <w:tab w:val="right" w:pos="8828"/>
            </w:tabs>
            <w:rPr>
              <w:rFonts w:asciiTheme="minorHAnsi" w:eastAsiaTheme="minorEastAsia" w:hAnsiTheme="minorHAnsi" w:cstheme="minorBidi"/>
              <w:noProof/>
              <w:sz w:val="22"/>
              <w:szCs w:val="22"/>
            </w:rPr>
          </w:pPr>
          <w:hyperlink w:anchor="_Toc48256369" w:history="1">
            <w:r w:rsidR="00473502" w:rsidRPr="00381802">
              <w:rPr>
                <w:rStyle w:val="Hyperlink"/>
                <w:noProof/>
              </w:rPr>
              <w:t>Caso de Uso 2 – Cadastrar pet para adoção</w:t>
            </w:r>
            <w:r w:rsidR="00473502">
              <w:rPr>
                <w:noProof/>
                <w:webHidden/>
              </w:rPr>
              <w:tab/>
            </w:r>
            <w:r w:rsidR="00473502">
              <w:rPr>
                <w:noProof/>
                <w:webHidden/>
              </w:rPr>
              <w:fldChar w:fldCharType="begin"/>
            </w:r>
            <w:r w:rsidR="00473502">
              <w:rPr>
                <w:noProof/>
                <w:webHidden/>
              </w:rPr>
              <w:instrText xml:space="preserve"> PAGEREF _Toc48256369 \h </w:instrText>
            </w:r>
            <w:r w:rsidR="00473502">
              <w:rPr>
                <w:noProof/>
                <w:webHidden/>
              </w:rPr>
            </w:r>
            <w:r w:rsidR="00473502">
              <w:rPr>
                <w:noProof/>
                <w:webHidden/>
              </w:rPr>
              <w:fldChar w:fldCharType="separate"/>
            </w:r>
            <w:r w:rsidR="00473502">
              <w:rPr>
                <w:noProof/>
                <w:webHidden/>
              </w:rPr>
              <w:t>4</w:t>
            </w:r>
            <w:r w:rsidR="00473502">
              <w:rPr>
                <w:noProof/>
                <w:webHidden/>
              </w:rPr>
              <w:fldChar w:fldCharType="end"/>
            </w:r>
          </w:hyperlink>
        </w:p>
        <w:p w14:paraId="0A70C7B6" w14:textId="51E45BE8" w:rsidR="00473502" w:rsidRDefault="008B2CD6">
          <w:pPr>
            <w:pStyle w:val="Sumrio3"/>
            <w:tabs>
              <w:tab w:val="right" w:pos="8828"/>
            </w:tabs>
            <w:rPr>
              <w:rFonts w:asciiTheme="minorHAnsi" w:eastAsiaTheme="minorEastAsia" w:hAnsiTheme="minorHAnsi" w:cstheme="minorBidi"/>
              <w:noProof/>
              <w:sz w:val="22"/>
              <w:szCs w:val="22"/>
            </w:rPr>
          </w:pPr>
          <w:hyperlink w:anchor="_Toc48256370" w:history="1">
            <w:r w:rsidR="00473502" w:rsidRPr="00381802">
              <w:rPr>
                <w:rStyle w:val="Hyperlink"/>
                <w:noProof/>
              </w:rPr>
              <w:t>Caso de Uso 3 – Consultar informações do pet</w:t>
            </w:r>
            <w:r w:rsidR="00473502">
              <w:rPr>
                <w:noProof/>
                <w:webHidden/>
              </w:rPr>
              <w:tab/>
            </w:r>
            <w:r w:rsidR="00473502">
              <w:rPr>
                <w:noProof/>
                <w:webHidden/>
              </w:rPr>
              <w:fldChar w:fldCharType="begin"/>
            </w:r>
            <w:r w:rsidR="00473502">
              <w:rPr>
                <w:noProof/>
                <w:webHidden/>
              </w:rPr>
              <w:instrText xml:space="preserve"> PAGEREF _Toc48256370 \h </w:instrText>
            </w:r>
            <w:r w:rsidR="00473502">
              <w:rPr>
                <w:noProof/>
                <w:webHidden/>
              </w:rPr>
            </w:r>
            <w:r w:rsidR="00473502">
              <w:rPr>
                <w:noProof/>
                <w:webHidden/>
              </w:rPr>
              <w:fldChar w:fldCharType="separate"/>
            </w:r>
            <w:r w:rsidR="00473502">
              <w:rPr>
                <w:noProof/>
                <w:webHidden/>
              </w:rPr>
              <w:t>4</w:t>
            </w:r>
            <w:r w:rsidR="00473502">
              <w:rPr>
                <w:noProof/>
                <w:webHidden/>
              </w:rPr>
              <w:fldChar w:fldCharType="end"/>
            </w:r>
          </w:hyperlink>
        </w:p>
        <w:p w14:paraId="23AA3C47" w14:textId="035FC980" w:rsidR="00473502" w:rsidRDefault="008B2CD6">
          <w:pPr>
            <w:pStyle w:val="Sumrio3"/>
            <w:tabs>
              <w:tab w:val="right" w:pos="8828"/>
            </w:tabs>
            <w:rPr>
              <w:rFonts w:asciiTheme="minorHAnsi" w:eastAsiaTheme="minorEastAsia" w:hAnsiTheme="minorHAnsi" w:cstheme="minorBidi"/>
              <w:noProof/>
              <w:sz w:val="22"/>
              <w:szCs w:val="22"/>
            </w:rPr>
          </w:pPr>
          <w:hyperlink w:anchor="_Toc48256371" w:history="1">
            <w:r w:rsidR="00473502" w:rsidRPr="00381802">
              <w:rPr>
                <w:rStyle w:val="Hyperlink"/>
                <w:noProof/>
              </w:rPr>
              <w:t>Caso de Uso 4 – Alterar cadastro do pet</w:t>
            </w:r>
            <w:r w:rsidR="00473502">
              <w:rPr>
                <w:noProof/>
                <w:webHidden/>
              </w:rPr>
              <w:tab/>
            </w:r>
            <w:r w:rsidR="00473502">
              <w:rPr>
                <w:noProof/>
                <w:webHidden/>
              </w:rPr>
              <w:fldChar w:fldCharType="begin"/>
            </w:r>
            <w:r w:rsidR="00473502">
              <w:rPr>
                <w:noProof/>
                <w:webHidden/>
              </w:rPr>
              <w:instrText xml:space="preserve"> PAGEREF _Toc48256371 \h </w:instrText>
            </w:r>
            <w:r w:rsidR="00473502">
              <w:rPr>
                <w:noProof/>
                <w:webHidden/>
              </w:rPr>
            </w:r>
            <w:r w:rsidR="00473502">
              <w:rPr>
                <w:noProof/>
                <w:webHidden/>
              </w:rPr>
              <w:fldChar w:fldCharType="separate"/>
            </w:r>
            <w:r w:rsidR="00473502">
              <w:rPr>
                <w:noProof/>
                <w:webHidden/>
              </w:rPr>
              <w:t>5</w:t>
            </w:r>
            <w:r w:rsidR="00473502">
              <w:rPr>
                <w:noProof/>
                <w:webHidden/>
              </w:rPr>
              <w:fldChar w:fldCharType="end"/>
            </w:r>
          </w:hyperlink>
        </w:p>
        <w:p w14:paraId="54D73B3F" w14:textId="4F2E00A6" w:rsidR="00473502" w:rsidRDefault="008B2CD6">
          <w:pPr>
            <w:pStyle w:val="Sumrio3"/>
            <w:tabs>
              <w:tab w:val="right" w:pos="8828"/>
            </w:tabs>
            <w:rPr>
              <w:rFonts w:asciiTheme="minorHAnsi" w:eastAsiaTheme="minorEastAsia" w:hAnsiTheme="minorHAnsi" w:cstheme="minorBidi"/>
              <w:noProof/>
              <w:sz w:val="22"/>
              <w:szCs w:val="22"/>
            </w:rPr>
          </w:pPr>
          <w:hyperlink w:anchor="_Toc48256372" w:history="1">
            <w:r w:rsidR="00473502" w:rsidRPr="00381802">
              <w:rPr>
                <w:rStyle w:val="Hyperlink"/>
                <w:noProof/>
              </w:rPr>
              <w:t>Caso de Uso 5 – Deletar pet</w:t>
            </w:r>
            <w:r w:rsidR="00473502">
              <w:rPr>
                <w:noProof/>
                <w:webHidden/>
              </w:rPr>
              <w:tab/>
            </w:r>
            <w:r w:rsidR="00473502">
              <w:rPr>
                <w:noProof/>
                <w:webHidden/>
              </w:rPr>
              <w:fldChar w:fldCharType="begin"/>
            </w:r>
            <w:r w:rsidR="00473502">
              <w:rPr>
                <w:noProof/>
                <w:webHidden/>
              </w:rPr>
              <w:instrText xml:space="preserve"> PAGEREF _Toc48256372 \h </w:instrText>
            </w:r>
            <w:r w:rsidR="00473502">
              <w:rPr>
                <w:noProof/>
                <w:webHidden/>
              </w:rPr>
            </w:r>
            <w:r w:rsidR="00473502">
              <w:rPr>
                <w:noProof/>
                <w:webHidden/>
              </w:rPr>
              <w:fldChar w:fldCharType="separate"/>
            </w:r>
            <w:r w:rsidR="00473502">
              <w:rPr>
                <w:noProof/>
                <w:webHidden/>
              </w:rPr>
              <w:t>6</w:t>
            </w:r>
            <w:r w:rsidR="00473502">
              <w:rPr>
                <w:noProof/>
                <w:webHidden/>
              </w:rPr>
              <w:fldChar w:fldCharType="end"/>
            </w:r>
          </w:hyperlink>
        </w:p>
        <w:p w14:paraId="6008B65A" w14:textId="4B5A7330" w:rsidR="00473502" w:rsidRDefault="008B2CD6">
          <w:pPr>
            <w:pStyle w:val="Sumrio3"/>
            <w:tabs>
              <w:tab w:val="right" w:pos="8828"/>
            </w:tabs>
            <w:rPr>
              <w:rFonts w:asciiTheme="minorHAnsi" w:eastAsiaTheme="minorEastAsia" w:hAnsiTheme="minorHAnsi" w:cstheme="minorBidi"/>
              <w:noProof/>
              <w:sz w:val="22"/>
              <w:szCs w:val="22"/>
            </w:rPr>
          </w:pPr>
          <w:hyperlink w:anchor="_Toc48256373" w:history="1">
            <w:r w:rsidR="00473502" w:rsidRPr="00381802">
              <w:rPr>
                <w:rStyle w:val="Hyperlink"/>
                <w:noProof/>
              </w:rPr>
              <w:t>Caso de Uso 6 – Adotar pet</w:t>
            </w:r>
            <w:r w:rsidR="00473502">
              <w:rPr>
                <w:noProof/>
                <w:webHidden/>
              </w:rPr>
              <w:tab/>
            </w:r>
            <w:r w:rsidR="00473502">
              <w:rPr>
                <w:noProof/>
                <w:webHidden/>
              </w:rPr>
              <w:fldChar w:fldCharType="begin"/>
            </w:r>
            <w:r w:rsidR="00473502">
              <w:rPr>
                <w:noProof/>
                <w:webHidden/>
              </w:rPr>
              <w:instrText xml:space="preserve"> PAGEREF _Toc48256373 \h </w:instrText>
            </w:r>
            <w:r w:rsidR="00473502">
              <w:rPr>
                <w:noProof/>
                <w:webHidden/>
              </w:rPr>
            </w:r>
            <w:r w:rsidR="00473502">
              <w:rPr>
                <w:noProof/>
                <w:webHidden/>
              </w:rPr>
              <w:fldChar w:fldCharType="separate"/>
            </w:r>
            <w:r w:rsidR="00473502">
              <w:rPr>
                <w:noProof/>
                <w:webHidden/>
              </w:rPr>
              <w:t>6</w:t>
            </w:r>
            <w:r w:rsidR="00473502">
              <w:rPr>
                <w:noProof/>
                <w:webHidden/>
              </w:rPr>
              <w:fldChar w:fldCharType="end"/>
            </w:r>
          </w:hyperlink>
        </w:p>
        <w:p w14:paraId="49488C10" w14:textId="5D2DF1DB" w:rsidR="00473502" w:rsidRDefault="008B2CD6">
          <w:pPr>
            <w:pStyle w:val="Sumrio3"/>
            <w:tabs>
              <w:tab w:val="right" w:pos="8828"/>
            </w:tabs>
            <w:rPr>
              <w:rFonts w:asciiTheme="minorHAnsi" w:eastAsiaTheme="minorEastAsia" w:hAnsiTheme="minorHAnsi" w:cstheme="minorBidi"/>
              <w:noProof/>
              <w:sz w:val="22"/>
              <w:szCs w:val="22"/>
            </w:rPr>
          </w:pPr>
          <w:hyperlink w:anchor="_Toc48256374" w:history="1">
            <w:r w:rsidR="00473502" w:rsidRPr="00381802">
              <w:rPr>
                <w:rStyle w:val="Hyperlink"/>
                <w:noProof/>
              </w:rPr>
              <w:t>Caso de Uso 7 – Aprovar adoção</w:t>
            </w:r>
            <w:r w:rsidR="00473502">
              <w:rPr>
                <w:noProof/>
                <w:webHidden/>
              </w:rPr>
              <w:tab/>
            </w:r>
            <w:r w:rsidR="00473502">
              <w:rPr>
                <w:noProof/>
                <w:webHidden/>
              </w:rPr>
              <w:fldChar w:fldCharType="begin"/>
            </w:r>
            <w:r w:rsidR="00473502">
              <w:rPr>
                <w:noProof/>
                <w:webHidden/>
              </w:rPr>
              <w:instrText xml:space="preserve"> PAGEREF _Toc48256374 \h </w:instrText>
            </w:r>
            <w:r w:rsidR="00473502">
              <w:rPr>
                <w:noProof/>
                <w:webHidden/>
              </w:rPr>
            </w:r>
            <w:r w:rsidR="00473502">
              <w:rPr>
                <w:noProof/>
                <w:webHidden/>
              </w:rPr>
              <w:fldChar w:fldCharType="separate"/>
            </w:r>
            <w:r w:rsidR="00473502">
              <w:rPr>
                <w:noProof/>
                <w:webHidden/>
              </w:rPr>
              <w:t>6</w:t>
            </w:r>
            <w:r w:rsidR="00473502">
              <w:rPr>
                <w:noProof/>
                <w:webHidden/>
              </w:rPr>
              <w:fldChar w:fldCharType="end"/>
            </w:r>
          </w:hyperlink>
        </w:p>
        <w:p w14:paraId="7F3214D4" w14:textId="5C7FA5C5" w:rsidR="00473502" w:rsidRDefault="008B2CD6">
          <w:pPr>
            <w:pStyle w:val="Sumrio3"/>
            <w:tabs>
              <w:tab w:val="right" w:pos="8828"/>
            </w:tabs>
            <w:rPr>
              <w:rFonts w:asciiTheme="minorHAnsi" w:eastAsiaTheme="minorEastAsia" w:hAnsiTheme="minorHAnsi" w:cstheme="minorBidi"/>
              <w:noProof/>
              <w:sz w:val="22"/>
              <w:szCs w:val="22"/>
            </w:rPr>
          </w:pPr>
          <w:hyperlink w:anchor="_Toc48256375" w:history="1">
            <w:r w:rsidR="00473502" w:rsidRPr="00381802">
              <w:rPr>
                <w:rStyle w:val="Hyperlink"/>
                <w:noProof/>
              </w:rPr>
              <w:t>Caso de Uso 8 – Aprovar voluntário</w:t>
            </w:r>
            <w:r w:rsidR="00473502">
              <w:rPr>
                <w:noProof/>
                <w:webHidden/>
              </w:rPr>
              <w:tab/>
            </w:r>
            <w:r w:rsidR="00473502">
              <w:rPr>
                <w:noProof/>
                <w:webHidden/>
              </w:rPr>
              <w:fldChar w:fldCharType="begin"/>
            </w:r>
            <w:r w:rsidR="00473502">
              <w:rPr>
                <w:noProof/>
                <w:webHidden/>
              </w:rPr>
              <w:instrText xml:space="preserve"> PAGEREF _Toc48256375 \h </w:instrText>
            </w:r>
            <w:r w:rsidR="00473502">
              <w:rPr>
                <w:noProof/>
                <w:webHidden/>
              </w:rPr>
            </w:r>
            <w:r w:rsidR="00473502">
              <w:rPr>
                <w:noProof/>
                <w:webHidden/>
              </w:rPr>
              <w:fldChar w:fldCharType="separate"/>
            </w:r>
            <w:r w:rsidR="00473502">
              <w:rPr>
                <w:noProof/>
                <w:webHidden/>
              </w:rPr>
              <w:t>6</w:t>
            </w:r>
            <w:r w:rsidR="00473502">
              <w:rPr>
                <w:noProof/>
                <w:webHidden/>
              </w:rPr>
              <w:fldChar w:fldCharType="end"/>
            </w:r>
          </w:hyperlink>
        </w:p>
        <w:p w14:paraId="3F56131C" w14:textId="20642D91" w:rsidR="00473502" w:rsidRDefault="008B2CD6">
          <w:pPr>
            <w:pStyle w:val="Sumrio3"/>
            <w:tabs>
              <w:tab w:val="right" w:pos="8828"/>
            </w:tabs>
            <w:rPr>
              <w:rFonts w:asciiTheme="minorHAnsi" w:eastAsiaTheme="minorEastAsia" w:hAnsiTheme="minorHAnsi" w:cstheme="minorBidi"/>
              <w:noProof/>
              <w:sz w:val="22"/>
              <w:szCs w:val="22"/>
            </w:rPr>
          </w:pPr>
          <w:hyperlink w:anchor="_Toc48256376" w:history="1">
            <w:r w:rsidR="00473502" w:rsidRPr="00381802">
              <w:rPr>
                <w:rStyle w:val="Hyperlink"/>
                <w:noProof/>
              </w:rPr>
              <w:t>Caso de Uso 9 – Aprovar padrinho</w:t>
            </w:r>
            <w:r w:rsidR="00473502">
              <w:rPr>
                <w:noProof/>
                <w:webHidden/>
              </w:rPr>
              <w:tab/>
            </w:r>
            <w:r w:rsidR="00473502">
              <w:rPr>
                <w:noProof/>
                <w:webHidden/>
              </w:rPr>
              <w:fldChar w:fldCharType="begin"/>
            </w:r>
            <w:r w:rsidR="00473502">
              <w:rPr>
                <w:noProof/>
                <w:webHidden/>
              </w:rPr>
              <w:instrText xml:space="preserve"> PAGEREF _Toc48256376 \h </w:instrText>
            </w:r>
            <w:r w:rsidR="00473502">
              <w:rPr>
                <w:noProof/>
                <w:webHidden/>
              </w:rPr>
            </w:r>
            <w:r w:rsidR="00473502">
              <w:rPr>
                <w:noProof/>
                <w:webHidden/>
              </w:rPr>
              <w:fldChar w:fldCharType="separate"/>
            </w:r>
            <w:r w:rsidR="00473502">
              <w:rPr>
                <w:noProof/>
                <w:webHidden/>
              </w:rPr>
              <w:t>7</w:t>
            </w:r>
            <w:r w:rsidR="00473502">
              <w:rPr>
                <w:noProof/>
                <w:webHidden/>
              </w:rPr>
              <w:fldChar w:fldCharType="end"/>
            </w:r>
          </w:hyperlink>
        </w:p>
        <w:p w14:paraId="6427EA05" w14:textId="3E8D1D63" w:rsidR="00473502" w:rsidRDefault="008B2CD6">
          <w:pPr>
            <w:pStyle w:val="Sumrio1"/>
            <w:tabs>
              <w:tab w:val="right" w:pos="8828"/>
            </w:tabs>
            <w:rPr>
              <w:rFonts w:asciiTheme="minorHAnsi" w:eastAsiaTheme="minorEastAsia" w:hAnsiTheme="minorHAnsi" w:cstheme="minorBidi"/>
              <w:noProof/>
              <w:sz w:val="22"/>
              <w:szCs w:val="22"/>
            </w:rPr>
          </w:pPr>
          <w:hyperlink w:anchor="_Toc48256377" w:history="1">
            <w:r w:rsidR="00473502" w:rsidRPr="00381802">
              <w:rPr>
                <w:rStyle w:val="Hyperlink"/>
                <w:rFonts w:ascii="Arial" w:eastAsia="Arial" w:hAnsi="Arial" w:cs="Arial"/>
                <w:noProof/>
              </w:rPr>
              <w:t>Capítulo 2</w:t>
            </w:r>
            <w:r w:rsidR="00473502">
              <w:rPr>
                <w:noProof/>
                <w:webHidden/>
              </w:rPr>
              <w:tab/>
            </w:r>
            <w:r w:rsidR="00473502">
              <w:rPr>
                <w:noProof/>
                <w:webHidden/>
              </w:rPr>
              <w:fldChar w:fldCharType="begin"/>
            </w:r>
            <w:r w:rsidR="00473502">
              <w:rPr>
                <w:noProof/>
                <w:webHidden/>
              </w:rPr>
              <w:instrText xml:space="preserve"> PAGEREF _Toc48256377 \h </w:instrText>
            </w:r>
            <w:r w:rsidR="00473502">
              <w:rPr>
                <w:noProof/>
                <w:webHidden/>
              </w:rPr>
            </w:r>
            <w:r w:rsidR="00473502">
              <w:rPr>
                <w:noProof/>
                <w:webHidden/>
              </w:rPr>
              <w:fldChar w:fldCharType="separate"/>
            </w:r>
            <w:r w:rsidR="00473502">
              <w:rPr>
                <w:noProof/>
                <w:webHidden/>
              </w:rPr>
              <w:t>8</w:t>
            </w:r>
            <w:r w:rsidR="00473502">
              <w:rPr>
                <w:noProof/>
                <w:webHidden/>
              </w:rPr>
              <w:fldChar w:fldCharType="end"/>
            </w:r>
          </w:hyperlink>
        </w:p>
        <w:p w14:paraId="6A499B47" w14:textId="63E915FF" w:rsidR="00473502" w:rsidRDefault="008B2CD6">
          <w:pPr>
            <w:pStyle w:val="Sumrio2"/>
            <w:tabs>
              <w:tab w:val="right" w:pos="8828"/>
            </w:tabs>
            <w:rPr>
              <w:rFonts w:asciiTheme="minorHAnsi" w:eastAsiaTheme="minorEastAsia" w:hAnsiTheme="minorHAnsi" w:cstheme="minorBidi"/>
              <w:noProof/>
              <w:sz w:val="22"/>
              <w:szCs w:val="22"/>
            </w:rPr>
          </w:pPr>
          <w:hyperlink w:anchor="_Toc48256378" w:history="1">
            <w:r w:rsidR="00473502" w:rsidRPr="00381802">
              <w:rPr>
                <w:rStyle w:val="Hyperlink"/>
                <w:noProof/>
              </w:rPr>
              <w:t>Requisitos funcionais (casos de uso)</w:t>
            </w:r>
            <w:r w:rsidR="00473502">
              <w:rPr>
                <w:noProof/>
                <w:webHidden/>
              </w:rPr>
              <w:tab/>
            </w:r>
            <w:r w:rsidR="00473502">
              <w:rPr>
                <w:noProof/>
                <w:webHidden/>
              </w:rPr>
              <w:fldChar w:fldCharType="begin"/>
            </w:r>
            <w:r w:rsidR="00473502">
              <w:rPr>
                <w:noProof/>
                <w:webHidden/>
              </w:rPr>
              <w:instrText xml:space="preserve"> PAGEREF _Toc48256378 \h </w:instrText>
            </w:r>
            <w:r w:rsidR="00473502">
              <w:rPr>
                <w:noProof/>
                <w:webHidden/>
              </w:rPr>
            </w:r>
            <w:r w:rsidR="00473502">
              <w:rPr>
                <w:noProof/>
                <w:webHidden/>
              </w:rPr>
              <w:fldChar w:fldCharType="separate"/>
            </w:r>
            <w:r w:rsidR="00473502">
              <w:rPr>
                <w:noProof/>
                <w:webHidden/>
              </w:rPr>
              <w:t>8</w:t>
            </w:r>
            <w:r w:rsidR="00473502">
              <w:rPr>
                <w:noProof/>
                <w:webHidden/>
              </w:rPr>
              <w:fldChar w:fldCharType="end"/>
            </w:r>
          </w:hyperlink>
        </w:p>
        <w:p w14:paraId="24D6EE5A" w14:textId="12FD7F0A" w:rsidR="00473502" w:rsidRDefault="008B2CD6">
          <w:pPr>
            <w:pStyle w:val="Sumrio3"/>
            <w:tabs>
              <w:tab w:val="right" w:pos="8828"/>
            </w:tabs>
            <w:rPr>
              <w:rFonts w:asciiTheme="minorHAnsi" w:eastAsiaTheme="minorEastAsia" w:hAnsiTheme="minorHAnsi" w:cstheme="minorBidi"/>
              <w:noProof/>
              <w:sz w:val="22"/>
              <w:szCs w:val="22"/>
            </w:rPr>
          </w:pPr>
          <w:hyperlink w:anchor="_Toc48256379" w:history="1">
            <w:r w:rsidR="00473502" w:rsidRPr="00381802">
              <w:rPr>
                <w:rStyle w:val="Hyperlink"/>
                <w:rFonts w:ascii="Arial" w:hAnsi="Arial"/>
                <w:noProof/>
              </w:rPr>
              <w:t>Requisitos do Friend</w:t>
            </w:r>
            <w:r w:rsidR="00473502">
              <w:rPr>
                <w:noProof/>
                <w:webHidden/>
              </w:rPr>
              <w:tab/>
            </w:r>
            <w:r w:rsidR="00473502">
              <w:rPr>
                <w:noProof/>
                <w:webHidden/>
              </w:rPr>
              <w:fldChar w:fldCharType="begin"/>
            </w:r>
            <w:r w:rsidR="00473502">
              <w:rPr>
                <w:noProof/>
                <w:webHidden/>
              </w:rPr>
              <w:instrText xml:space="preserve"> PAGEREF _Toc48256379 \h </w:instrText>
            </w:r>
            <w:r w:rsidR="00473502">
              <w:rPr>
                <w:noProof/>
                <w:webHidden/>
              </w:rPr>
            </w:r>
            <w:r w:rsidR="00473502">
              <w:rPr>
                <w:noProof/>
                <w:webHidden/>
              </w:rPr>
              <w:fldChar w:fldCharType="separate"/>
            </w:r>
            <w:r w:rsidR="00473502">
              <w:rPr>
                <w:noProof/>
                <w:webHidden/>
              </w:rPr>
              <w:t>8</w:t>
            </w:r>
            <w:r w:rsidR="00473502">
              <w:rPr>
                <w:noProof/>
                <w:webHidden/>
              </w:rPr>
              <w:fldChar w:fldCharType="end"/>
            </w:r>
          </w:hyperlink>
        </w:p>
        <w:p w14:paraId="6482BA53" w14:textId="7179E749" w:rsidR="00473502" w:rsidRDefault="008B2CD6">
          <w:pPr>
            <w:pStyle w:val="Sumrio5"/>
            <w:tabs>
              <w:tab w:val="right" w:pos="8828"/>
            </w:tabs>
            <w:rPr>
              <w:rFonts w:asciiTheme="minorHAnsi" w:eastAsiaTheme="minorEastAsia" w:hAnsiTheme="minorHAnsi" w:cstheme="minorBidi"/>
              <w:noProof/>
              <w:sz w:val="22"/>
              <w:szCs w:val="22"/>
            </w:rPr>
          </w:pPr>
          <w:hyperlink w:anchor="_Toc48256380" w:history="1">
            <w:r w:rsidR="00473502" w:rsidRPr="00381802">
              <w:rPr>
                <w:rStyle w:val="Hyperlink"/>
                <w:noProof/>
              </w:rPr>
              <w:t>[RF037] Novo Cadastro Friend/ Se cadastrar no Sistema</w:t>
            </w:r>
            <w:r w:rsidR="00473502">
              <w:rPr>
                <w:noProof/>
                <w:webHidden/>
              </w:rPr>
              <w:tab/>
            </w:r>
            <w:r w:rsidR="00473502">
              <w:rPr>
                <w:noProof/>
                <w:webHidden/>
              </w:rPr>
              <w:fldChar w:fldCharType="begin"/>
            </w:r>
            <w:r w:rsidR="00473502">
              <w:rPr>
                <w:noProof/>
                <w:webHidden/>
              </w:rPr>
              <w:instrText xml:space="preserve"> PAGEREF _Toc48256380 \h </w:instrText>
            </w:r>
            <w:r w:rsidR="00473502">
              <w:rPr>
                <w:noProof/>
                <w:webHidden/>
              </w:rPr>
            </w:r>
            <w:r w:rsidR="00473502">
              <w:rPr>
                <w:noProof/>
                <w:webHidden/>
              </w:rPr>
              <w:fldChar w:fldCharType="separate"/>
            </w:r>
            <w:r w:rsidR="00473502">
              <w:rPr>
                <w:noProof/>
                <w:webHidden/>
              </w:rPr>
              <w:t>8</w:t>
            </w:r>
            <w:r w:rsidR="00473502">
              <w:rPr>
                <w:noProof/>
                <w:webHidden/>
              </w:rPr>
              <w:fldChar w:fldCharType="end"/>
            </w:r>
          </w:hyperlink>
        </w:p>
        <w:p w14:paraId="0632F4DF" w14:textId="403F9D09" w:rsidR="00473502" w:rsidRDefault="008B2CD6">
          <w:pPr>
            <w:pStyle w:val="Sumrio5"/>
            <w:tabs>
              <w:tab w:val="right" w:pos="8828"/>
            </w:tabs>
            <w:rPr>
              <w:rFonts w:asciiTheme="minorHAnsi" w:eastAsiaTheme="minorEastAsia" w:hAnsiTheme="minorHAnsi" w:cstheme="minorBidi"/>
              <w:noProof/>
              <w:sz w:val="22"/>
              <w:szCs w:val="22"/>
            </w:rPr>
          </w:pPr>
          <w:hyperlink w:anchor="_Toc48256381" w:history="1">
            <w:r w:rsidR="00473502" w:rsidRPr="00381802">
              <w:rPr>
                <w:rStyle w:val="Hyperlink"/>
                <w:noProof/>
              </w:rPr>
              <w:t>[RF038] Visualizar Cadastro Friend/ Ver informações cadastradas no sistema</w:t>
            </w:r>
            <w:r w:rsidR="00473502">
              <w:rPr>
                <w:noProof/>
                <w:webHidden/>
              </w:rPr>
              <w:tab/>
            </w:r>
            <w:r w:rsidR="00473502">
              <w:rPr>
                <w:noProof/>
                <w:webHidden/>
              </w:rPr>
              <w:fldChar w:fldCharType="begin"/>
            </w:r>
            <w:r w:rsidR="00473502">
              <w:rPr>
                <w:noProof/>
                <w:webHidden/>
              </w:rPr>
              <w:instrText xml:space="preserve"> PAGEREF _Toc48256381 \h </w:instrText>
            </w:r>
            <w:r w:rsidR="00473502">
              <w:rPr>
                <w:noProof/>
                <w:webHidden/>
              </w:rPr>
            </w:r>
            <w:r w:rsidR="00473502">
              <w:rPr>
                <w:noProof/>
                <w:webHidden/>
              </w:rPr>
              <w:fldChar w:fldCharType="separate"/>
            </w:r>
            <w:r w:rsidR="00473502">
              <w:rPr>
                <w:noProof/>
                <w:webHidden/>
              </w:rPr>
              <w:t>10</w:t>
            </w:r>
            <w:r w:rsidR="00473502">
              <w:rPr>
                <w:noProof/>
                <w:webHidden/>
              </w:rPr>
              <w:fldChar w:fldCharType="end"/>
            </w:r>
          </w:hyperlink>
        </w:p>
        <w:p w14:paraId="6BE8C602" w14:textId="3062BD00" w:rsidR="00473502" w:rsidRDefault="008B2CD6">
          <w:pPr>
            <w:pStyle w:val="Sumrio5"/>
            <w:tabs>
              <w:tab w:val="right" w:pos="8828"/>
            </w:tabs>
            <w:rPr>
              <w:rFonts w:asciiTheme="minorHAnsi" w:eastAsiaTheme="minorEastAsia" w:hAnsiTheme="minorHAnsi" w:cstheme="minorBidi"/>
              <w:noProof/>
              <w:sz w:val="22"/>
              <w:szCs w:val="22"/>
            </w:rPr>
          </w:pPr>
          <w:hyperlink w:anchor="_Toc48256382" w:history="1">
            <w:r w:rsidR="00473502" w:rsidRPr="00381802">
              <w:rPr>
                <w:rStyle w:val="Hyperlink"/>
                <w:noProof/>
              </w:rPr>
              <w:t>[RF039] Alterar Friend/ Alterar informações do perfil do Friend</w:t>
            </w:r>
            <w:r w:rsidR="00473502">
              <w:rPr>
                <w:noProof/>
                <w:webHidden/>
              </w:rPr>
              <w:tab/>
            </w:r>
            <w:r w:rsidR="00473502">
              <w:rPr>
                <w:noProof/>
                <w:webHidden/>
              </w:rPr>
              <w:fldChar w:fldCharType="begin"/>
            </w:r>
            <w:r w:rsidR="00473502">
              <w:rPr>
                <w:noProof/>
                <w:webHidden/>
              </w:rPr>
              <w:instrText xml:space="preserve"> PAGEREF _Toc48256382 \h </w:instrText>
            </w:r>
            <w:r w:rsidR="00473502">
              <w:rPr>
                <w:noProof/>
                <w:webHidden/>
              </w:rPr>
            </w:r>
            <w:r w:rsidR="00473502">
              <w:rPr>
                <w:noProof/>
                <w:webHidden/>
              </w:rPr>
              <w:fldChar w:fldCharType="separate"/>
            </w:r>
            <w:r w:rsidR="00473502">
              <w:rPr>
                <w:noProof/>
                <w:webHidden/>
              </w:rPr>
              <w:t>11</w:t>
            </w:r>
            <w:r w:rsidR="00473502">
              <w:rPr>
                <w:noProof/>
                <w:webHidden/>
              </w:rPr>
              <w:fldChar w:fldCharType="end"/>
            </w:r>
          </w:hyperlink>
        </w:p>
        <w:p w14:paraId="5C012101" w14:textId="7249739E" w:rsidR="00473502" w:rsidRDefault="008B2CD6">
          <w:pPr>
            <w:pStyle w:val="Sumrio5"/>
            <w:tabs>
              <w:tab w:val="right" w:pos="8828"/>
            </w:tabs>
            <w:rPr>
              <w:rFonts w:asciiTheme="minorHAnsi" w:eastAsiaTheme="minorEastAsia" w:hAnsiTheme="minorHAnsi" w:cstheme="minorBidi"/>
              <w:noProof/>
              <w:sz w:val="22"/>
              <w:szCs w:val="22"/>
            </w:rPr>
          </w:pPr>
          <w:hyperlink w:anchor="_Toc48256383" w:history="1">
            <w:r w:rsidR="00473502" w:rsidRPr="00381802">
              <w:rPr>
                <w:rStyle w:val="Hyperlink"/>
                <w:noProof/>
              </w:rPr>
              <w:t>[RF040] Excluir Friend/ Se descadastrar do sistema</w:t>
            </w:r>
            <w:r w:rsidR="00473502">
              <w:rPr>
                <w:noProof/>
                <w:webHidden/>
              </w:rPr>
              <w:tab/>
            </w:r>
            <w:r w:rsidR="00473502">
              <w:rPr>
                <w:noProof/>
                <w:webHidden/>
              </w:rPr>
              <w:fldChar w:fldCharType="begin"/>
            </w:r>
            <w:r w:rsidR="00473502">
              <w:rPr>
                <w:noProof/>
                <w:webHidden/>
              </w:rPr>
              <w:instrText xml:space="preserve"> PAGEREF _Toc48256383 \h </w:instrText>
            </w:r>
            <w:r w:rsidR="00473502">
              <w:rPr>
                <w:noProof/>
                <w:webHidden/>
              </w:rPr>
            </w:r>
            <w:r w:rsidR="00473502">
              <w:rPr>
                <w:noProof/>
                <w:webHidden/>
              </w:rPr>
              <w:fldChar w:fldCharType="separate"/>
            </w:r>
            <w:r w:rsidR="00473502">
              <w:rPr>
                <w:noProof/>
                <w:webHidden/>
              </w:rPr>
              <w:t>12</w:t>
            </w:r>
            <w:r w:rsidR="00473502">
              <w:rPr>
                <w:noProof/>
                <w:webHidden/>
              </w:rPr>
              <w:fldChar w:fldCharType="end"/>
            </w:r>
          </w:hyperlink>
        </w:p>
        <w:p w14:paraId="325BFAF5" w14:textId="728731C4" w:rsidR="00473502" w:rsidRDefault="008B2CD6">
          <w:pPr>
            <w:pStyle w:val="Sumrio3"/>
            <w:tabs>
              <w:tab w:val="right" w:pos="8828"/>
            </w:tabs>
            <w:rPr>
              <w:rFonts w:asciiTheme="minorHAnsi" w:eastAsiaTheme="minorEastAsia" w:hAnsiTheme="minorHAnsi" w:cstheme="minorBidi"/>
              <w:noProof/>
              <w:sz w:val="22"/>
              <w:szCs w:val="22"/>
            </w:rPr>
          </w:pPr>
          <w:hyperlink w:anchor="_Toc48256384" w:history="1">
            <w:r w:rsidR="00473502" w:rsidRPr="00381802">
              <w:rPr>
                <w:rStyle w:val="Hyperlink"/>
                <w:rFonts w:ascii="Arial" w:hAnsi="Arial"/>
                <w:noProof/>
              </w:rPr>
              <w:t>Requisitos do SisAdmin</w:t>
            </w:r>
            <w:r w:rsidR="00473502">
              <w:rPr>
                <w:noProof/>
                <w:webHidden/>
              </w:rPr>
              <w:tab/>
            </w:r>
            <w:r w:rsidR="00473502">
              <w:rPr>
                <w:noProof/>
                <w:webHidden/>
              </w:rPr>
              <w:fldChar w:fldCharType="begin"/>
            </w:r>
            <w:r w:rsidR="00473502">
              <w:rPr>
                <w:noProof/>
                <w:webHidden/>
              </w:rPr>
              <w:instrText xml:space="preserve"> PAGEREF _Toc48256384 \h </w:instrText>
            </w:r>
            <w:r w:rsidR="00473502">
              <w:rPr>
                <w:noProof/>
                <w:webHidden/>
              </w:rPr>
            </w:r>
            <w:r w:rsidR="00473502">
              <w:rPr>
                <w:noProof/>
                <w:webHidden/>
              </w:rPr>
              <w:fldChar w:fldCharType="separate"/>
            </w:r>
            <w:r w:rsidR="00473502">
              <w:rPr>
                <w:noProof/>
                <w:webHidden/>
              </w:rPr>
              <w:t>13</w:t>
            </w:r>
            <w:r w:rsidR="00473502">
              <w:rPr>
                <w:noProof/>
                <w:webHidden/>
              </w:rPr>
              <w:fldChar w:fldCharType="end"/>
            </w:r>
          </w:hyperlink>
        </w:p>
        <w:p w14:paraId="0DB74972" w14:textId="4FF94CA3" w:rsidR="00473502" w:rsidRDefault="008B2CD6">
          <w:pPr>
            <w:pStyle w:val="Sumrio5"/>
            <w:tabs>
              <w:tab w:val="right" w:pos="8828"/>
            </w:tabs>
            <w:rPr>
              <w:rFonts w:asciiTheme="minorHAnsi" w:eastAsiaTheme="minorEastAsia" w:hAnsiTheme="minorHAnsi" w:cstheme="minorBidi"/>
              <w:noProof/>
              <w:sz w:val="22"/>
              <w:szCs w:val="22"/>
            </w:rPr>
          </w:pPr>
          <w:hyperlink w:anchor="_Toc48256385" w:history="1">
            <w:r w:rsidR="00473502" w:rsidRPr="00381802">
              <w:rPr>
                <w:rStyle w:val="Hyperlink"/>
                <w:noProof/>
              </w:rPr>
              <w:t>[RF041] Filtrar Animais/ Visualizar animais por categoria</w:t>
            </w:r>
            <w:r w:rsidR="00473502">
              <w:rPr>
                <w:noProof/>
                <w:webHidden/>
              </w:rPr>
              <w:tab/>
            </w:r>
            <w:r w:rsidR="00473502">
              <w:rPr>
                <w:noProof/>
                <w:webHidden/>
              </w:rPr>
              <w:fldChar w:fldCharType="begin"/>
            </w:r>
            <w:r w:rsidR="00473502">
              <w:rPr>
                <w:noProof/>
                <w:webHidden/>
              </w:rPr>
              <w:instrText xml:space="preserve"> PAGEREF _Toc48256385 \h </w:instrText>
            </w:r>
            <w:r w:rsidR="00473502">
              <w:rPr>
                <w:noProof/>
                <w:webHidden/>
              </w:rPr>
            </w:r>
            <w:r w:rsidR="00473502">
              <w:rPr>
                <w:noProof/>
                <w:webHidden/>
              </w:rPr>
              <w:fldChar w:fldCharType="separate"/>
            </w:r>
            <w:r w:rsidR="00473502">
              <w:rPr>
                <w:noProof/>
                <w:webHidden/>
              </w:rPr>
              <w:t>13</w:t>
            </w:r>
            <w:r w:rsidR="00473502">
              <w:rPr>
                <w:noProof/>
                <w:webHidden/>
              </w:rPr>
              <w:fldChar w:fldCharType="end"/>
            </w:r>
          </w:hyperlink>
        </w:p>
        <w:p w14:paraId="4B8955FB" w14:textId="0E1DC0CD" w:rsidR="00473502" w:rsidRDefault="008B2CD6">
          <w:pPr>
            <w:pStyle w:val="Sumrio5"/>
            <w:tabs>
              <w:tab w:val="right" w:pos="8828"/>
            </w:tabs>
            <w:rPr>
              <w:rFonts w:asciiTheme="minorHAnsi" w:eastAsiaTheme="minorEastAsia" w:hAnsiTheme="minorHAnsi" w:cstheme="minorBidi"/>
              <w:noProof/>
              <w:sz w:val="22"/>
              <w:szCs w:val="22"/>
            </w:rPr>
          </w:pPr>
          <w:hyperlink w:anchor="_Toc48256386" w:history="1">
            <w:r w:rsidR="00473502" w:rsidRPr="00381802">
              <w:rPr>
                <w:rStyle w:val="Hyperlink"/>
                <w:noProof/>
              </w:rPr>
              <w:t>[RF042] Entrar em contato/ Visualizar as informações de contato de um usuário</w:t>
            </w:r>
            <w:r w:rsidR="00473502">
              <w:rPr>
                <w:noProof/>
                <w:webHidden/>
              </w:rPr>
              <w:tab/>
            </w:r>
            <w:r w:rsidR="00473502">
              <w:rPr>
                <w:noProof/>
                <w:webHidden/>
              </w:rPr>
              <w:fldChar w:fldCharType="begin"/>
            </w:r>
            <w:r w:rsidR="00473502">
              <w:rPr>
                <w:noProof/>
                <w:webHidden/>
              </w:rPr>
              <w:instrText xml:space="preserve"> PAGEREF _Toc48256386 \h </w:instrText>
            </w:r>
            <w:r w:rsidR="00473502">
              <w:rPr>
                <w:noProof/>
                <w:webHidden/>
              </w:rPr>
            </w:r>
            <w:r w:rsidR="00473502">
              <w:rPr>
                <w:noProof/>
                <w:webHidden/>
              </w:rPr>
              <w:fldChar w:fldCharType="separate"/>
            </w:r>
            <w:r w:rsidR="00473502">
              <w:rPr>
                <w:noProof/>
                <w:webHidden/>
              </w:rPr>
              <w:t>14</w:t>
            </w:r>
            <w:r w:rsidR="00473502">
              <w:rPr>
                <w:noProof/>
                <w:webHidden/>
              </w:rPr>
              <w:fldChar w:fldCharType="end"/>
            </w:r>
          </w:hyperlink>
        </w:p>
        <w:p w14:paraId="6EB46788" w14:textId="3296FC92" w:rsidR="00473502" w:rsidRDefault="008B2CD6">
          <w:pPr>
            <w:pStyle w:val="Sumrio5"/>
            <w:tabs>
              <w:tab w:val="right" w:pos="8828"/>
            </w:tabs>
            <w:rPr>
              <w:rFonts w:asciiTheme="minorHAnsi" w:eastAsiaTheme="minorEastAsia" w:hAnsiTheme="minorHAnsi" w:cstheme="minorBidi"/>
              <w:noProof/>
              <w:sz w:val="22"/>
              <w:szCs w:val="22"/>
            </w:rPr>
          </w:pPr>
          <w:hyperlink w:anchor="_Toc48256387" w:history="1">
            <w:r w:rsidR="00473502" w:rsidRPr="00381802">
              <w:rPr>
                <w:rStyle w:val="Hyperlink"/>
                <w:noProof/>
              </w:rPr>
              <w:t>[RF043] Banir usuário/ Excluir e impedir um novo cadastro de usuário</w:t>
            </w:r>
            <w:r w:rsidR="00473502">
              <w:rPr>
                <w:noProof/>
                <w:webHidden/>
              </w:rPr>
              <w:tab/>
            </w:r>
            <w:r w:rsidR="00473502">
              <w:rPr>
                <w:noProof/>
                <w:webHidden/>
              </w:rPr>
              <w:fldChar w:fldCharType="begin"/>
            </w:r>
            <w:r w:rsidR="00473502">
              <w:rPr>
                <w:noProof/>
                <w:webHidden/>
              </w:rPr>
              <w:instrText xml:space="preserve"> PAGEREF _Toc48256387 \h </w:instrText>
            </w:r>
            <w:r w:rsidR="00473502">
              <w:rPr>
                <w:noProof/>
                <w:webHidden/>
              </w:rPr>
            </w:r>
            <w:r w:rsidR="00473502">
              <w:rPr>
                <w:noProof/>
                <w:webHidden/>
              </w:rPr>
              <w:fldChar w:fldCharType="separate"/>
            </w:r>
            <w:r w:rsidR="00473502">
              <w:rPr>
                <w:noProof/>
                <w:webHidden/>
              </w:rPr>
              <w:t>15</w:t>
            </w:r>
            <w:r w:rsidR="00473502">
              <w:rPr>
                <w:noProof/>
                <w:webHidden/>
              </w:rPr>
              <w:fldChar w:fldCharType="end"/>
            </w:r>
          </w:hyperlink>
        </w:p>
        <w:p w14:paraId="19F4B515" w14:textId="7DC0145B" w:rsidR="00473502" w:rsidRDefault="008B2CD6">
          <w:pPr>
            <w:pStyle w:val="Sumrio5"/>
            <w:tabs>
              <w:tab w:val="right" w:pos="8828"/>
            </w:tabs>
            <w:rPr>
              <w:rFonts w:asciiTheme="minorHAnsi" w:eastAsiaTheme="minorEastAsia" w:hAnsiTheme="minorHAnsi" w:cstheme="minorBidi"/>
              <w:noProof/>
              <w:sz w:val="22"/>
              <w:szCs w:val="22"/>
            </w:rPr>
          </w:pPr>
          <w:hyperlink w:anchor="_Toc48256388" w:history="1">
            <w:r w:rsidR="00473502" w:rsidRPr="00381802">
              <w:rPr>
                <w:rStyle w:val="Hyperlink"/>
                <w:noProof/>
              </w:rPr>
              <w:t>[RF044] Aprovar Adoção/ Aprovar um pedido de adoção de pet por um usuário Friend.</w:t>
            </w:r>
            <w:r w:rsidR="00473502">
              <w:rPr>
                <w:noProof/>
                <w:webHidden/>
              </w:rPr>
              <w:tab/>
            </w:r>
            <w:r w:rsidR="00473502">
              <w:rPr>
                <w:noProof/>
                <w:webHidden/>
              </w:rPr>
              <w:fldChar w:fldCharType="begin"/>
            </w:r>
            <w:r w:rsidR="00473502">
              <w:rPr>
                <w:noProof/>
                <w:webHidden/>
              </w:rPr>
              <w:instrText xml:space="preserve"> PAGEREF _Toc48256388 \h </w:instrText>
            </w:r>
            <w:r w:rsidR="00473502">
              <w:rPr>
                <w:noProof/>
                <w:webHidden/>
              </w:rPr>
            </w:r>
            <w:r w:rsidR="00473502">
              <w:rPr>
                <w:noProof/>
                <w:webHidden/>
              </w:rPr>
              <w:fldChar w:fldCharType="separate"/>
            </w:r>
            <w:r w:rsidR="00473502">
              <w:rPr>
                <w:noProof/>
                <w:webHidden/>
              </w:rPr>
              <w:t>16</w:t>
            </w:r>
            <w:r w:rsidR="00473502">
              <w:rPr>
                <w:noProof/>
                <w:webHidden/>
              </w:rPr>
              <w:fldChar w:fldCharType="end"/>
            </w:r>
          </w:hyperlink>
        </w:p>
        <w:p w14:paraId="5BD3B707" w14:textId="4AD239B5" w:rsidR="00473502" w:rsidRDefault="008B2CD6">
          <w:pPr>
            <w:pStyle w:val="Sumrio3"/>
            <w:tabs>
              <w:tab w:val="right" w:pos="8828"/>
            </w:tabs>
            <w:rPr>
              <w:rFonts w:asciiTheme="minorHAnsi" w:eastAsiaTheme="minorEastAsia" w:hAnsiTheme="minorHAnsi" w:cstheme="minorBidi"/>
              <w:noProof/>
              <w:sz w:val="22"/>
              <w:szCs w:val="22"/>
            </w:rPr>
          </w:pPr>
          <w:hyperlink w:anchor="_Toc48256389" w:history="1">
            <w:r w:rsidR="00473502" w:rsidRPr="00381802">
              <w:rPr>
                <w:rStyle w:val="Hyperlink"/>
                <w:rFonts w:ascii="Arial" w:hAnsi="Arial"/>
                <w:noProof/>
              </w:rPr>
              <w:t>Requisitos da adoção</w:t>
            </w:r>
            <w:r w:rsidR="00473502">
              <w:rPr>
                <w:noProof/>
                <w:webHidden/>
              </w:rPr>
              <w:tab/>
            </w:r>
            <w:r w:rsidR="00473502">
              <w:rPr>
                <w:noProof/>
                <w:webHidden/>
              </w:rPr>
              <w:fldChar w:fldCharType="begin"/>
            </w:r>
            <w:r w:rsidR="00473502">
              <w:rPr>
                <w:noProof/>
                <w:webHidden/>
              </w:rPr>
              <w:instrText xml:space="preserve"> PAGEREF _Toc48256389 \h </w:instrText>
            </w:r>
            <w:r w:rsidR="00473502">
              <w:rPr>
                <w:noProof/>
                <w:webHidden/>
              </w:rPr>
            </w:r>
            <w:r w:rsidR="00473502">
              <w:rPr>
                <w:noProof/>
                <w:webHidden/>
              </w:rPr>
              <w:fldChar w:fldCharType="separate"/>
            </w:r>
            <w:r w:rsidR="00473502">
              <w:rPr>
                <w:noProof/>
                <w:webHidden/>
              </w:rPr>
              <w:t>17</w:t>
            </w:r>
            <w:r w:rsidR="00473502">
              <w:rPr>
                <w:noProof/>
                <w:webHidden/>
              </w:rPr>
              <w:fldChar w:fldCharType="end"/>
            </w:r>
          </w:hyperlink>
        </w:p>
        <w:p w14:paraId="64215D8F" w14:textId="1873B0AB" w:rsidR="00473502" w:rsidRDefault="008B2CD6">
          <w:pPr>
            <w:pStyle w:val="Sumrio5"/>
            <w:tabs>
              <w:tab w:val="right" w:pos="8828"/>
            </w:tabs>
            <w:rPr>
              <w:rFonts w:asciiTheme="minorHAnsi" w:eastAsiaTheme="minorEastAsia" w:hAnsiTheme="minorHAnsi" w:cstheme="minorBidi"/>
              <w:noProof/>
              <w:sz w:val="22"/>
              <w:szCs w:val="22"/>
            </w:rPr>
          </w:pPr>
          <w:hyperlink w:anchor="_Toc48256390" w:history="1">
            <w:r w:rsidR="00473502" w:rsidRPr="00381802">
              <w:rPr>
                <w:rStyle w:val="Hyperlink"/>
                <w:noProof/>
              </w:rPr>
              <w:t>[RF045] Adotar um Pet/ Solicitar adoção de um pet</w:t>
            </w:r>
            <w:r w:rsidR="00473502">
              <w:rPr>
                <w:noProof/>
                <w:webHidden/>
              </w:rPr>
              <w:tab/>
            </w:r>
            <w:r w:rsidR="00473502">
              <w:rPr>
                <w:noProof/>
                <w:webHidden/>
              </w:rPr>
              <w:fldChar w:fldCharType="begin"/>
            </w:r>
            <w:r w:rsidR="00473502">
              <w:rPr>
                <w:noProof/>
                <w:webHidden/>
              </w:rPr>
              <w:instrText xml:space="preserve"> PAGEREF _Toc48256390 \h </w:instrText>
            </w:r>
            <w:r w:rsidR="00473502">
              <w:rPr>
                <w:noProof/>
                <w:webHidden/>
              </w:rPr>
            </w:r>
            <w:r w:rsidR="00473502">
              <w:rPr>
                <w:noProof/>
                <w:webHidden/>
              </w:rPr>
              <w:fldChar w:fldCharType="separate"/>
            </w:r>
            <w:r w:rsidR="00473502">
              <w:rPr>
                <w:noProof/>
                <w:webHidden/>
              </w:rPr>
              <w:t>17</w:t>
            </w:r>
            <w:r w:rsidR="00473502">
              <w:rPr>
                <w:noProof/>
                <w:webHidden/>
              </w:rPr>
              <w:fldChar w:fldCharType="end"/>
            </w:r>
          </w:hyperlink>
        </w:p>
        <w:p w14:paraId="6F0F24DE" w14:textId="63D5529F" w:rsidR="00473502" w:rsidRDefault="008B2CD6">
          <w:pPr>
            <w:pStyle w:val="Sumrio5"/>
            <w:tabs>
              <w:tab w:val="right" w:pos="8828"/>
            </w:tabs>
            <w:rPr>
              <w:rFonts w:asciiTheme="minorHAnsi" w:eastAsiaTheme="minorEastAsia" w:hAnsiTheme="minorHAnsi" w:cstheme="minorBidi"/>
              <w:noProof/>
              <w:sz w:val="22"/>
              <w:szCs w:val="22"/>
            </w:rPr>
          </w:pPr>
          <w:hyperlink w:anchor="_Toc48256391" w:history="1">
            <w:r w:rsidR="00473502" w:rsidRPr="00381802">
              <w:rPr>
                <w:rStyle w:val="Hyperlink"/>
                <w:noProof/>
              </w:rPr>
              <w:t>[RF046] Denunciar um Doador/ Relatar um problema com uma adoção</w:t>
            </w:r>
            <w:r w:rsidR="00473502">
              <w:rPr>
                <w:noProof/>
                <w:webHidden/>
              </w:rPr>
              <w:tab/>
            </w:r>
            <w:r w:rsidR="00473502">
              <w:rPr>
                <w:noProof/>
                <w:webHidden/>
              </w:rPr>
              <w:fldChar w:fldCharType="begin"/>
            </w:r>
            <w:r w:rsidR="00473502">
              <w:rPr>
                <w:noProof/>
                <w:webHidden/>
              </w:rPr>
              <w:instrText xml:space="preserve"> PAGEREF _Toc48256391 \h </w:instrText>
            </w:r>
            <w:r w:rsidR="00473502">
              <w:rPr>
                <w:noProof/>
                <w:webHidden/>
              </w:rPr>
            </w:r>
            <w:r w:rsidR="00473502">
              <w:rPr>
                <w:noProof/>
                <w:webHidden/>
              </w:rPr>
              <w:fldChar w:fldCharType="separate"/>
            </w:r>
            <w:r w:rsidR="00473502">
              <w:rPr>
                <w:noProof/>
                <w:webHidden/>
              </w:rPr>
              <w:t>18</w:t>
            </w:r>
            <w:r w:rsidR="00473502">
              <w:rPr>
                <w:noProof/>
                <w:webHidden/>
              </w:rPr>
              <w:fldChar w:fldCharType="end"/>
            </w:r>
          </w:hyperlink>
        </w:p>
        <w:p w14:paraId="33064465" w14:textId="768099FE" w:rsidR="00473502" w:rsidRDefault="008B2CD6">
          <w:pPr>
            <w:pStyle w:val="Sumrio5"/>
            <w:tabs>
              <w:tab w:val="right" w:pos="8828"/>
            </w:tabs>
            <w:rPr>
              <w:rFonts w:asciiTheme="minorHAnsi" w:eastAsiaTheme="minorEastAsia" w:hAnsiTheme="minorHAnsi" w:cstheme="minorBidi"/>
              <w:noProof/>
              <w:sz w:val="22"/>
              <w:szCs w:val="22"/>
            </w:rPr>
          </w:pPr>
          <w:hyperlink w:anchor="_Toc48256392" w:history="1">
            <w:r w:rsidR="00473502" w:rsidRPr="00381802">
              <w:rPr>
                <w:rStyle w:val="Hyperlink"/>
                <w:noProof/>
              </w:rPr>
              <w:t>[RF047] Disponibilizar um pet para colaborador/ Adicionar um animal disponível para adoção em uma ONG ou abrigo.</w:t>
            </w:r>
            <w:r w:rsidR="00473502">
              <w:rPr>
                <w:noProof/>
                <w:webHidden/>
              </w:rPr>
              <w:tab/>
            </w:r>
            <w:r w:rsidR="00473502">
              <w:rPr>
                <w:noProof/>
                <w:webHidden/>
              </w:rPr>
              <w:fldChar w:fldCharType="begin"/>
            </w:r>
            <w:r w:rsidR="00473502">
              <w:rPr>
                <w:noProof/>
                <w:webHidden/>
              </w:rPr>
              <w:instrText xml:space="preserve"> PAGEREF _Toc48256392 \h </w:instrText>
            </w:r>
            <w:r w:rsidR="00473502">
              <w:rPr>
                <w:noProof/>
                <w:webHidden/>
              </w:rPr>
            </w:r>
            <w:r w:rsidR="00473502">
              <w:rPr>
                <w:noProof/>
                <w:webHidden/>
              </w:rPr>
              <w:fldChar w:fldCharType="separate"/>
            </w:r>
            <w:r w:rsidR="00473502">
              <w:rPr>
                <w:noProof/>
                <w:webHidden/>
              </w:rPr>
              <w:t>19</w:t>
            </w:r>
            <w:r w:rsidR="00473502">
              <w:rPr>
                <w:noProof/>
                <w:webHidden/>
              </w:rPr>
              <w:fldChar w:fldCharType="end"/>
            </w:r>
          </w:hyperlink>
        </w:p>
        <w:p w14:paraId="127AB853" w14:textId="2BE615CD" w:rsidR="00473502" w:rsidRDefault="008B2CD6">
          <w:pPr>
            <w:pStyle w:val="Sumrio5"/>
            <w:tabs>
              <w:tab w:val="right" w:pos="8828"/>
            </w:tabs>
            <w:rPr>
              <w:rFonts w:asciiTheme="minorHAnsi" w:eastAsiaTheme="minorEastAsia" w:hAnsiTheme="minorHAnsi" w:cstheme="minorBidi"/>
              <w:noProof/>
              <w:sz w:val="22"/>
              <w:szCs w:val="22"/>
            </w:rPr>
          </w:pPr>
          <w:hyperlink w:anchor="_Toc48256393" w:history="1">
            <w:r w:rsidR="00473502" w:rsidRPr="00381802">
              <w:rPr>
                <w:rStyle w:val="Hyperlink"/>
                <w:noProof/>
              </w:rPr>
              <w:t>[RF048] Visualizar pedido adoção/ Ver pets aguardando adoção</w:t>
            </w:r>
            <w:r w:rsidR="00473502">
              <w:rPr>
                <w:noProof/>
                <w:webHidden/>
              </w:rPr>
              <w:tab/>
            </w:r>
            <w:r w:rsidR="00473502">
              <w:rPr>
                <w:noProof/>
                <w:webHidden/>
              </w:rPr>
              <w:fldChar w:fldCharType="begin"/>
            </w:r>
            <w:r w:rsidR="00473502">
              <w:rPr>
                <w:noProof/>
                <w:webHidden/>
              </w:rPr>
              <w:instrText xml:space="preserve"> PAGEREF _Toc48256393 \h </w:instrText>
            </w:r>
            <w:r w:rsidR="00473502">
              <w:rPr>
                <w:noProof/>
                <w:webHidden/>
              </w:rPr>
            </w:r>
            <w:r w:rsidR="00473502">
              <w:rPr>
                <w:noProof/>
                <w:webHidden/>
              </w:rPr>
              <w:fldChar w:fldCharType="separate"/>
            </w:r>
            <w:r w:rsidR="00473502">
              <w:rPr>
                <w:noProof/>
                <w:webHidden/>
              </w:rPr>
              <w:t>20</w:t>
            </w:r>
            <w:r w:rsidR="00473502">
              <w:rPr>
                <w:noProof/>
                <w:webHidden/>
              </w:rPr>
              <w:fldChar w:fldCharType="end"/>
            </w:r>
          </w:hyperlink>
        </w:p>
        <w:p w14:paraId="08FE15A2" w14:textId="5D78D04D" w:rsidR="00473502" w:rsidRDefault="008B2CD6">
          <w:pPr>
            <w:pStyle w:val="Sumrio1"/>
            <w:tabs>
              <w:tab w:val="right" w:pos="8828"/>
            </w:tabs>
            <w:rPr>
              <w:rFonts w:asciiTheme="minorHAnsi" w:eastAsiaTheme="minorEastAsia" w:hAnsiTheme="minorHAnsi" w:cstheme="minorBidi"/>
              <w:noProof/>
              <w:sz w:val="22"/>
              <w:szCs w:val="22"/>
            </w:rPr>
          </w:pPr>
          <w:hyperlink w:anchor="_Toc48256394" w:history="1">
            <w:r w:rsidR="00473502" w:rsidRPr="00381802">
              <w:rPr>
                <w:rStyle w:val="Hyperlink"/>
                <w:rFonts w:ascii="Arial" w:eastAsia="Arial" w:hAnsi="Arial" w:cs="Arial"/>
                <w:noProof/>
              </w:rPr>
              <w:t>Capítulo 3</w:t>
            </w:r>
            <w:r w:rsidR="00473502">
              <w:rPr>
                <w:noProof/>
                <w:webHidden/>
              </w:rPr>
              <w:tab/>
            </w:r>
            <w:r w:rsidR="00473502">
              <w:rPr>
                <w:noProof/>
                <w:webHidden/>
              </w:rPr>
              <w:fldChar w:fldCharType="begin"/>
            </w:r>
            <w:r w:rsidR="00473502">
              <w:rPr>
                <w:noProof/>
                <w:webHidden/>
              </w:rPr>
              <w:instrText xml:space="preserve"> PAGEREF _Toc48256394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16909449" w14:textId="57706532" w:rsidR="00473502" w:rsidRDefault="008B2CD6">
          <w:pPr>
            <w:pStyle w:val="Sumrio2"/>
            <w:tabs>
              <w:tab w:val="right" w:pos="8828"/>
            </w:tabs>
            <w:rPr>
              <w:rFonts w:asciiTheme="minorHAnsi" w:eastAsiaTheme="minorEastAsia" w:hAnsiTheme="minorHAnsi" w:cstheme="minorBidi"/>
              <w:noProof/>
              <w:sz w:val="22"/>
              <w:szCs w:val="22"/>
            </w:rPr>
          </w:pPr>
          <w:hyperlink w:anchor="_Toc48256395" w:history="1">
            <w:r w:rsidR="00473502" w:rsidRPr="00381802">
              <w:rPr>
                <w:rStyle w:val="Hyperlink"/>
                <w:noProof/>
              </w:rPr>
              <w:t>Requisitos não funcionais</w:t>
            </w:r>
            <w:r w:rsidR="00473502">
              <w:rPr>
                <w:noProof/>
                <w:webHidden/>
              </w:rPr>
              <w:tab/>
            </w:r>
            <w:r w:rsidR="00473502">
              <w:rPr>
                <w:noProof/>
                <w:webHidden/>
              </w:rPr>
              <w:fldChar w:fldCharType="begin"/>
            </w:r>
            <w:r w:rsidR="00473502">
              <w:rPr>
                <w:noProof/>
                <w:webHidden/>
              </w:rPr>
              <w:instrText xml:space="preserve"> PAGEREF _Toc48256395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43958358" w14:textId="7B76B028" w:rsidR="00473502" w:rsidRDefault="008B2CD6">
          <w:pPr>
            <w:pStyle w:val="Sumrio3"/>
            <w:tabs>
              <w:tab w:val="right" w:pos="8828"/>
            </w:tabs>
            <w:rPr>
              <w:rFonts w:asciiTheme="minorHAnsi" w:eastAsiaTheme="minorEastAsia" w:hAnsiTheme="minorHAnsi" w:cstheme="minorBidi"/>
              <w:noProof/>
              <w:sz w:val="22"/>
              <w:szCs w:val="22"/>
            </w:rPr>
          </w:pPr>
          <w:hyperlink w:anchor="_Toc48256396" w:history="1">
            <w:r w:rsidR="00473502" w:rsidRPr="00381802">
              <w:rPr>
                <w:rStyle w:val="Hyperlink"/>
                <w:rFonts w:ascii="Arial" w:hAnsi="Arial"/>
                <w:noProof/>
              </w:rPr>
              <w:t>Usabilidade</w:t>
            </w:r>
            <w:r w:rsidR="00473502">
              <w:rPr>
                <w:noProof/>
                <w:webHidden/>
              </w:rPr>
              <w:tab/>
            </w:r>
            <w:r w:rsidR="00473502">
              <w:rPr>
                <w:noProof/>
                <w:webHidden/>
              </w:rPr>
              <w:fldChar w:fldCharType="begin"/>
            </w:r>
            <w:r w:rsidR="00473502">
              <w:rPr>
                <w:noProof/>
                <w:webHidden/>
              </w:rPr>
              <w:instrText xml:space="preserve"> PAGEREF _Toc48256396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59DCA41A" w14:textId="0E559B25" w:rsidR="00473502" w:rsidRDefault="008B2CD6">
          <w:pPr>
            <w:pStyle w:val="Sumrio5"/>
            <w:tabs>
              <w:tab w:val="right" w:pos="8828"/>
            </w:tabs>
            <w:rPr>
              <w:rFonts w:asciiTheme="minorHAnsi" w:eastAsiaTheme="minorEastAsia" w:hAnsiTheme="minorHAnsi" w:cstheme="minorBidi"/>
              <w:noProof/>
              <w:sz w:val="22"/>
              <w:szCs w:val="22"/>
            </w:rPr>
          </w:pPr>
          <w:hyperlink w:anchor="_Toc48256397" w:history="1">
            <w:r w:rsidR="00473502" w:rsidRPr="00381802">
              <w:rPr>
                <w:rStyle w:val="Hyperlink"/>
                <w:noProof/>
              </w:rPr>
              <w:t>[NF049] Acessibilidade na Interface #49</w:t>
            </w:r>
            <w:r w:rsidR="00473502">
              <w:rPr>
                <w:noProof/>
                <w:webHidden/>
              </w:rPr>
              <w:tab/>
            </w:r>
            <w:r w:rsidR="00473502">
              <w:rPr>
                <w:noProof/>
                <w:webHidden/>
              </w:rPr>
              <w:fldChar w:fldCharType="begin"/>
            </w:r>
            <w:r w:rsidR="00473502">
              <w:rPr>
                <w:noProof/>
                <w:webHidden/>
              </w:rPr>
              <w:instrText xml:space="preserve"> PAGEREF _Toc48256397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0090712F" w14:textId="7DD20A0F" w:rsidR="00473502" w:rsidRDefault="008B2CD6">
          <w:pPr>
            <w:pStyle w:val="Sumrio3"/>
            <w:tabs>
              <w:tab w:val="right" w:pos="8828"/>
            </w:tabs>
            <w:rPr>
              <w:rFonts w:asciiTheme="minorHAnsi" w:eastAsiaTheme="minorEastAsia" w:hAnsiTheme="minorHAnsi" w:cstheme="minorBidi"/>
              <w:noProof/>
              <w:sz w:val="22"/>
              <w:szCs w:val="22"/>
            </w:rPr>
          </w:pPr>
          <w:hyperlink w:anchor="_Toc48256398" w:history="1">
            <w:r w:rsidR="00473502" w:rsidRPr="00381802">
              <w:rPr>
                <w:rStyle w:val="Hyperlink"/>
                <w:rFonts w:ascii="Arial" w:hAnsi="Arial"/>
                <w:noProof/>
              </w:rPr>
              <w:t>Desempenho</w:t>
            </w:r>
            <w:r w:rsidR="00473502">
              <w:rPr>
                <w:noProof/>
                <w:webHidden/>
              </w:rPr>
              <w:tab/>
            </w:r>
            <w:r w:rsidR="00473502">
              <w:rPr>
                <w:noProof/>
                <w:webHidden/>
              </w:rPr>
              <w:fldChar w:fldCharType="begin"/>
            </w:r>
            <w:r w:rsidR="00473502">
              <w:rPr>
                <w:noProof/>
                <w:webHidden/>
              </w:rPr>
              <w:instrText xml:space="preserve"> PAGEREF _Toc48256398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4052D597" w14:textId="1AEB9B85" w:rsidR="00473502" w:rsidRDefault="008B2CD6">
          <w:pPr>
            <w:pStyle w:val="Sumrio5"/>
            <w:tabs>
              <w:tab w:val="right" w:pos="8828"/>
            </w:tabs>
            <w:rPr>
              <w:rFonts w:asciiTheme="minorHAnsi" w:eastAsiaTheme="minorEastAsia" w:hAnsiTheme="minorHAnsi" w:cstheme="minorBidi"/>
              <w:noProof/>
              <w:sz w:val="22"/>
              <w:szCs w:val="22"/>
            </w:rPr>
          </w:pPr>
          <w:hyperlink w:anchor="_Toc48256399" w:history="1">
            <w:r w:rsidR="00473502" w:rsidRPr="00381802">
              <w:rPr>
                <w:rStyle w:val="Hyperlink"/>
                <w:noProof/>
              </w:rPr>
              <w:t>[NF50] Tempo para Cadastro #50</w:t>
            </w:r>
            <w:r w:rsidR="00473502">
              <w:rPr>
                <w:noProof/>
                <w:webHidden/>
              </w:rPr>
              <w:tab/>
            </w:r>
            <w:r w:rsidR="00473502">
              <w:rPr>
                <w:noProof/>
                <w:webHidden/>
              </w:rPr>
              <w:fldChar w:fldCharType="begin"/>
            </w:r>
            <w:r w:rsidR="00473502">
              <w:rPr>
                <w:noProof/>
                <w:webHidden/>
              </w:rPr>
              <w:instrText xml:space="preserve"> PAGEREF _Toc48256399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44D8E091" w14:textId="71E61F83" w:rsidR="00473502" w:rsidRDefault="008B2CD6">
          <w:pPr>
            <w:pStyle w:val="Sumrio3"/>
            <w:tabs>
              <w:tab w:val="right" w:pos="8828"/>
            </w:tabs>
            <w:rPr>
              <w:rFonts w:asciiTheme="minorHAnsi" w:eastAsiaTheme="minorEastAsia" w:hAnsiTheme="minorHAnsi" w:cstheme="minorBidi"/>
              <w:noProof/>
              <w:sz w:val="22"/>
              <w:szCs w:val="22"/>
            </w:rPr>
          </w:pPr>
          <w:hyperlink w:anchor="_Toc48256400" w:history="1">
            <w:r w:rsidR="00473502" w:rsidRPr="00381802">
              <w:rPr>
                <w:rStyle w:val="Hyperlink"/>
                <w:rFonts w:ascii="Arial" w:hAnsi="Arial"/>
                <w:noProof/>
              </w:rPr>
              <w:t>Segurança</w:t>
            </w:r>
            <w:r w:rsidR="00473502">
              <w:rPr>
                <w:noProof/>
                <w:webHidden/>
              </w:rPr>
              <w:tab/>
            </w:r>
            <w:r w:rsidR="00473502">
              <w:rPr>
                <w:noProof/>
                <w:webHidden/>
              </w:rPr>
              <w:fldChar w:fldCharType="begin"/>
            </w:r>
            <w:r w:rsidR="00473502">
              <w:rPr>
                <w:noProof/>
                <w:webHidden/>
              </w:rPr>
              <w:instrText xml:space="preserve"> PAGEREF _Toc48256400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4F2BF065" w14:textId="1F19CB5D" w:rsidR="00473502" w:rsidRDefault="008B2CD6">
          <w:pPr>
            <w:pStyle w:val="Sumrio5"/>
            <w:tabs>
              <w:tab w:val="right" w:pos="8828"/>
            </w:tabs>
            <w:rPr>
              <w:rFonts w:asciiTheme="minorHAnsi" w:eastAsiaTheme="minorEastAsia" w:hAnsiTheme="minorHAnsi" w:cstheme="minorBidi"/>
              <w:noProof/>
              <w:sz w:val="22"/>
              <w:szCs w:val="22"/>
            </w:rPr>
          </w:pPr>
          <w:hyperlink w:anchor="_Toc48256401" w:history="1">
            <w:r w:rsidR="00473502" w:rsidRPr="00381802">
              <w:rPr>
                <w:rStyle w:val="Hyperlink"/>
                <w:noProof/>
              </w:rPr>
              <w:t>[NF51] Segurança do Banco de Dados #51</w:t>
            </w:r>
            <w:r w:rsidR="00473502">
              <w:rPr>
                <w:noProof/>
                <w:webHidden/>
              </w:rPr>
              <w:tab/>
            </w:r>
            <w:r w:rsidR="00473502">
              <w:rPr>
                <w:noProof/>
                <w:webHidden/>
              </w:rPr>
              <w:fldChar w:fldCharType="begin"/>
            </w:r>
            <w:r w:rsidR="00473502">
              <w:rPr>
                <w:noProof/>
                <w:webHidden/>
              </w:rPr>
              <w:instrText xml:space="preserve"> PAGEREF _Toc48256401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63B224BC" w14:textId="1BFD70AE" w:rsidR="00473502" w:rsidRDefault="008B2CD6">
          <w:pPr>
            <w:pStyle w:val="Sumrio5"/>
            <w:tabs>
              <w:tab w:val="right" w:pos="8828"/>
            </w:tabs>
            <w:rPr>
              <w:rFonts w:asciiTheme="minorHAnsi" w:eastAsiaTheme="minorEastAsia" w:hAnsiTheme="minorHAnsi" w:cstheme="minorBidi"/>
              <w:noProof/>
              <w:sz w:val="22"/>
              <w:szCs w:val="22"/>
            </w:rPr>
          </w:pPr>
          <w:hyperlink w:anchor="_Toc48256402" w:history="1">
            <w:r w:rsidR="00473502" w:rsidRPr="00381802">
              <w:rPr>
                <w:rStyle w:val="Hyperlink"/>
                <w:noProof/>
              </w:rPr>
              <w:t>[NF52] Segurança da Senha #52</w:t>
            </w:r>
            <w:r w:rsidR="00473502">
              <w:rPr>
                <w:noProof/>
                <w:webHidden/>
              </w:rPr>
              <w:tab/>
            </w:r>
            <w:r w:rsidR="00473502">
              <w:rPr>
                <w:noProof/>
                <w:webHidden/>
              </w:rPr>
              <w:fldChar w:fldCharType="begin"/>
            </w:r>
            <w:r w:rsidR="00473502">
              <w:rPr>
                <w:noProof/>
                <w:webHidden/>
              </w:rPr>
              <w:instrText xml:space="preserve"> PAGEREF _Toc48256402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44383C87" w14:textId="307DF071" w:rsidR="00473502" w:rsidRDefault="008B2CD6">
          <w:pPr>
            <w:pStyle w:val="Sumrio3"/>
            <w:tabs>
              <w:tab w:val="right" w:pos="8828"/>
            </w:tabs>
            <w:rPr>
              <w:rFonts w:asciiTheme="minorHAnsi" w:eastAsiaTheme="minorEastAsia" w:hAnsiTheme="minorHAnsi" w:cstheme="minorBidi"/>
              <w:noProof/>
              <w:sz w:val="22"/>
              <w:szCs w:val="22"/>
            </w:rPr>
          </w:pPr>
          <w:hyperlink w:anchor="_Toc48256403" w:history="1">
            <w:r w:rsidR="00473502" w:rsidRPr="00381802">
              <w:rPr>
                <w:rStyle w:val="Hyperlink"/>
                <w:rFonts w:ascii="Arial" w:hAnsi="Arial"/>
                <w:noProof/>
              </w:rPr>
              <w:t>Padrões</w:t>
            </w:r>
            <w:r w:rsidR="00473502">
              <w:rPr>
                <w:noProof/>
                <w:webHidden/>
              </w:rPr>
              <w:tab/>
            </w:r>
            <w:r w:rsidR="00473502">
              <w:rPr>
                <w:noProof/>
                <w:webHidden/>
              </w:rPr>
              <w:fldChar w:fldCharType="begin"/>
            </w:r>
            <w:r w:rsidR="00473502">
              <w:rPr>
                <w:noProof/>
                <w:webHidden/>
              </w:rPr>
              <w:instrText xml:space="preserve"> PAGEREF _Toc48256403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3C76E707" w14:textId="0E6C89A7" w:rsidR="00473502" w:rsidRDefault="008B2CD6">
          <w:pPr>
            <w:pStyle w:val="Sumrio5"/>
            <w:tabs>
              <w:tab w:val="right" w:pos="8828"/>
            </w:tabs>
            <w:rPr>
              <w:rFonts w:asciiTheme="minorHAnsi" w:eastAsiaTheme="minorEastAsia" w:hAnsiTheme="minorHAnsi" w:cstheme="minorBidi"/>
              <w:noProof/>
              <w:sz w:val="22"/>
              <w:szCs w:val="22"/>
            </w:rPr>
          </w:pPr>
          <w:hyperlink w:anchor="_Toc48256404" w:history="1">
            <w:r w:rsidR="00473502" w:rsidRPr="00381802">
              <w:rPr>
                <w:rStyle w:val="Hyperlink"/>
                <w:noProof/>
              </w:rPr>
              <w:t>[NF53] Padrão MVC #53</w:t>
            </w:r>
            <w:r w:rsidR="00473502">
              <w:rPr>
                <w:noProof/>
                <w:webHidden/>
              </w:rPr>
              <w:tab/>
            </w:r>
            <w:r w:rsidR="00473502">
              <w:rPr>
                <w:noProof/>
                <w:webHidden/>
              </w:rPr>
              <w:fldChar w:fldCharType="begin"/>
            </w:r>
            <w:r w:rsidR="00473502">
              <w:rPr>
                <w:noProof/>
                <w:webHidden/>
              </w:rPr>
              <w:instrText xml:space="preserve"> PAGEREF _Toc48256404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3889C52B" w14:textId="5948D607" w:rsidR="00473502" w:rsidRDefault="008B2CD6">
          <w:pPr>
            <w:pStyle w:val="Sumrio3"/>
            <w:tabs>
              <w:tab w:val="right" w:pos="8828"/>
            </w:tabs>
            <w:rPr>
              <w:rFonts w:asciiTheme="minorHAnsi" w:eastAsiaTheme="minorEastAsia" w:hAnsiTheme="minorHAnsi" w:cstheme="minorBidi"/>
              <w:noProof/>
              <w:sz w:val="22"/>
              <w:szCs w:val="22"/>
            </w:rPr>
          </w:pPr>
          <w:hyperlink w:anchor="_Toc48256405" w:history="1">
            <w:r w:rsidR="00473502" w:rsidRPr="00381802">
              <w:rPr>
                <w:rStyle w:val="Hyperlink"/>
                <w:rFonts w:ascii="Arial" w:hAnsi="Arial"/>
                <w:noProof/>
              </w:rPr>
              <w:t>Hardware e software</w:t>
            </w:r>
            <w:r w:rsidR="00473502">
              <w:rPr>
                <w:noProof/>
                <w:webHidden/>
              </w:rPr>
              <w:tab/>
            </w:r>
            <w:r w:rsidR="00473502">
              <w:rPr>
                <w:noProof/>
                <w:webHidden/>
              </w:rPr>
              <w:fldChar w:fldCharType="begin"/>
            </w:r>
            <w:r w:rsidR="00473502">
              <w:rPr>
                <w:noProof/>
                <w:webHidden/>
              </w:rPr>
              <w:instrText xml:space="preserve"> PAGEREF _Toc48256405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185DE35B" w14:textId="47BADC44" w:rsidR="00473502" w:rsidRDefault="008B2CD6">
          <w:pPr>
            <w:pStyle w:val="Sumrio5"/>
            <w:tabs>
              <w:tab w:val="right" w:pos="8828"/>
            </w:tabs>
            <w:rPr>
              <w:rFonts w:asciiTheme="minorHAnsi" w:eastAsiaTheme="minorEastAsia" w:hAnsiTheme="minorHAnsi" w:cstheme="minorBidi"/>
              <w:noProof/>
              <w:sz w:val="22"/>
              <w:szCs w:val="22"/>
            </w:rPr>
          </w:pPr>
          <w:hyperlink w:anchor="_Toc48256406" w:history="1">
            <w:r w:rsidR="00473502" w:rsidRPr="00381802">
              <w:rPr>
                <w:rStyle w:val="Hyperlink"/>
                <w:noProof/>
              </w:rPr>
              <w:t>[NF54] Compatibilidade com Google Chrome #54</w:t>
            </w:r>
            <w:r w:rsidR="00473502">
              <w:rPr>
                <w:noProof/>
                <w:webHidden/>
              </w:rPr>
              <w:tab/>
            </w:r>
            <w:r w:rsidR="00473502">
              <w:rPr>
                <w:noProof/>
                <w:webHidden/>
              </w:rPr>
              <w:fldChar w:fldCharType="begin"/>
            </w:r>
            <w:r w:rsidR="00473502">
              <w:rPr>
                <w:noProof/>
                <w:webHidden/>
              </w:rPr>
              <w:instrText xml:space="preserve"> PAGEREF _Toc48256406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64E7E0A4" w14:textId="20CC05CB" w:rsidR="00473502" w:rsidRDefault="008B2CD6">
          <w:pPr>
            <w:pStyle w:val="Sumrio1"/>
            <w:tabs>
              <w:tab w:val="right" w:pos="8828"/>
            </w:tabs>
            <w:rPr>
              <w:rFonts w:asciiTheme="minorHAnsi" w:eastAsiaTheme="minorEastAsia" w:hAnsiTheme="minorHAnsi" w:cstheme="minorBidi"/>
              <w:noProof/>
              <w:sz w:val="22"/>
              <w:szCs w:val="22"/>
            </w:rPr>
          </w:pPr>
          <w:hyperlink w:anchor="_Toc48256407" w:history="1">
            <w:r w:rsidR="00473502" w:rsidRPr="00381802">
              <w:rPr>
                <w:rStyle w:val="Hyperlink"/>
                <w:rFonts w:ascii="Arial" w:eastAsia="Arial" w:hAnsi="Arial" w:cs="Arial"/>
                <w:noProof/>
              </w:rPr>
              <w:t>Capítulo 4</w:t>
            </w:r>
            <w:r w:rsidR="00473502">
              <w:rPr>
                <w:noProof/>
                <w:webHidden/>
              </w:rPr>
              <w:tab/>
            </w:r>
            <w:r w:rsidR="00473502">
              <w:rPr>
                <w:noProof/>
                <w:webHidden/>
              </w:rPr>
              <w:fldChar w:fldCharType="begin"/>
            </w:r>
            <w:r w:rsidR="00473502">
              <w:rPr>
                <w:noProof/>
                <w:webHidden/>
              </w:rPr>
              <w:instrText xml:space="preserve"> PAGEREF _Toc48256407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2EA1D177" w14:textId="0B6474E9" w:rsidR="00473502" w:rsidRDefault="008B2CD6">
          <w:pPr>
            <w:pStyle w:val="Sumrio2"/>
            <w:tabs>
              <w:tab w:val="right" w:pos="8828"/>
            </w:tabs>
            <w:rPr>
              <w:rFonts w:asciiTheme="minorHAnsi" w:eastAsiaTheme="minorEastAsia" w:hAnsiTheme="minorHAnsi" w:cstheme="minorBidi"/>
              <w:noProof/>
              <w:sz w:val="22"/>
              <w:szCs w:val="22"/>
            </w:rPr>
          </w:pPr>
          <w:hyperlink w:anchor="_Toc48256408" w:history="1">
            <w:r w:rsidR="00473502" w:rsidRPr="00381802">
              <w:rPr>
                <w:rStyle w:val="Hyperlink"/>
                <w:noProof/>
              </w:rPr>
              <w:t>Descrição da interface com o usuário</w:t>
            </w:r>
            <w:r w:rsidR="00473502">
              <w:rPr>
                <w:noProof/>
                <w:webHidden/>
              </w:rPr>
              <w:tab/>
            </w:r>
            <w:r w:rsidR="00473502">
              <w:rPr>
                <w:noProof/>
                <w:webHidden/>
              </w:rPr>
              <w:fldChar w:fldCharType="begin"/>
            </w:r>
            <w:r w:rsidR="00473502">
              <w:rPr>
                <w:noProof/>
                <w:webHidden/>
              </w:rPr>
              <w:instrText xml:space="preserve"> PAGEREF _Toc48256408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10ED8C90" w14:textId="15BB602B" w:rsidR="00473502" w:rsidRDefault="008B2CD6">
          <w:pPr>
            <w:pStyle w:val="Sumrio2"/>
            <w:tabs>
              <w:tab w:val="right" w:pos="8828"/>
            </w:tabs>
            <w:rPr>
              <w:rFonts w:asciiTheme="minorHAnsi" w:eastAsiaTheme="minorEastAsia" w:hAnsiTheme="minorHAnsi" w:cstheme="minorBidi"/>
              <w:noProof/>
              <w:sz w:val="22"/>
              <w:szCs w:val="22"/>
            </w:rPr>
          </w:pPr>
          <w:hyperlink w:anchor="_Toc48256409" w:history="1">
            <w:r w:rsidR="00473502" w:rsidRPr="00381802">
              <w:rPr>
                <w:rStyle w:val="Hyperlink"/>
                <w:noProof/>
              </w:rPr>
              <w:t>MAPA DE NAVEGAÇÃO DE INTERFACES</w:t>
            </w:r>
            <w:r w:rsidR="00473502">
              <w:rPr>
                <w:noProof/>
                <w:webHidden/>
              </w:rPr>
              <w:tab/>
            </w:r>
            <w:r w:rsidR="00473502">
              <w:rPr>
                <w:noProof/>
                <w:webHidden/>
              </w:rPr>
              <w:fldChar w:fldCharType="begin"/>
            </w:r>
            <w:r w:rsidR="00473502">
              <w:rPr>
                <w:noProof/>
                <w:webHidden/>
              </w:rPr>
              <w:instrText xml:space="preserve"> PAGEREF _Toc48256409 \h </w:instrText>
            </w:r>
            <w:r w:rsidR="00473502">
              <w:rPr>
                <w:noProof/>
                <w:webHidden/>
              </w:rPr>
            </w:r>
            <w:r w:rsidR="00473502">
              <w:rPr>
                <w:noProof/>
                <w:webHidden/>
              </w:rPr>
              <w:fldChar w:fldCharType="separate"/>
            </w:r>
            <w:r w:rsidR="00473502">
              <w:rPr>
                <w:noProof/>
                <w:webHidden/>
              </w:rPr>
              <w:t>1</w:t>
            </w:r>
            <w:r w:rsidR="00473502">
              <w:rPr>
                <w:noProof/>
                <w:webHidden/>
              </w:rPr>
              <w:fldChar w:fldCharType="end"/>
            </w:r>
          </w:hyperlink>
        </w:p>
        <w:p w14:paraId="04362AFC" w14:textId="6868E456" w:rsidR="00473502" w:rsidRDefault="008B2CD6">
          <w:pPr>
            <w:pStyle w:val="Sumrio3"/>
            <w:tabs>
              <w:tab w:val="right" w:pos="8828"/>
            </w:tabs>
            <w:rPr>
              <w:rFonts w:asciiTheme="minorHAnsi" w:eastAsiaTheme="minorEastAsia" w:hAnsiTheme="minorHAnsi" w:cstheme="minorBidi"/>
              <w:noProof/>
              <w:sz w:val="22"/>
              <w:szCs w:val="22"/>
            </w:rPr>
          </w:pPr>
          <w:hyperlink w:anchor="_Toc48256410" w:history="1">
            <w:r w:rsidR="00473502" w:rsidRPr="00381802">
              <w:rPr>
                <w:rStyle w:val="Hyperlink"/>
                <w:rFonts w:ascii="Arial" w:hAnsi="Arial"/>
                <w:noProof/>
              </w:rPr>
              <w:t>Menu e Background</w:t>
            </w:r>
            <w:r w:rsidR="00473502">
              <w:rPr>
                <w:noProof/>
                <w:webHidden/>
              </w:rPr>
              <w:tab/>
            </w:r>
            <w:r w:rsidR="00473502">
              <w:rPr>
                <w:noProof/>
                <w:webHidden/>
              </w:rPr>
              <w:fldChar w:fldCharType="begin"/>
            </w:r>
            <w:r w:rsidR="00473502">
              <w:rPr>
                <w:noProof/>
                <w:webHidden/>
              </w:rPr>
              <w:instrText xml:space="preserve"> PAGEREF _Toc48256410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2D1BC1A4" w14:textId="42A389D5" w:rsidR="00473502" w:rsidRDefault="008B2CD6">
          <w:pPr>
            <w:pStyle w:val="Sumrio4"/>
            <w:tabs>
              <w:tab w:val="right" w:pos="8828"/>
            </w:tabs>
            <w:rPr>
              <w:rFonts w:asciiTheme="minorHAnsi" w:eastAsiaTheme="minorEastAsia" w:hAnsiTheme="minorHAnsi" w:cstheme="minorBidi"/>
              <w:noProof/>
              <w:sz w:val="22"/>
              <w:szCs w:val="22"/>
            </w:rPr>
          </w:pPr>
          <w:hyperlink w:anchor="_Toc48256411" w:history="1">
            <w:r w:rsidR="00473502" w:rsidRPr="00381802">
              <w:rPr>
                <w:rStyle w:val="Hyperlink"/>
                <w:noProof/>
              </w:rPr>
              <w:t>Barra de menus para usuários não autenticados</w:t>
            </w:r>
            <w:r w:rsidR="00473502">
              <w:rPr>
                <w:noProof/>
                <w:webHidden/>
              </w:rPr>
              <w:tab/>
            </w:r>
            <w:r w:rsidR="00473502">
              <w:rPr>
                <w:noProof/>
                <w:webHidden/>
              </w:rPr>
              <w:fldChar w:fldCharType="begin"/>
            </w:r>
            <w:r w:rsidR="00473502">
              <w:rPr>
                <w:noProof/>
                <w:webHidden/>
              </w:rPr>
              <w:instrText xml:space="preserve"> PAGEREF _Toc48256411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1CE07DFB" w14:textId="1A4AD3CD" w:rsidR="00473502" w:rsidRDefault="008B2CD6">
          <w:pPr>
            <w:pStyle w:val="Sumrio4"/>
            <w:tabs>
              <w:tab w:val="right" w:pos="8828"/>
            </w:tabs>
            <w:rPr>
              <w:rFonts w:asciiTheme="minorHAnsi" w:eastAsiaTheme="minorEastAsia" w:hAnsiTheme="minorHAnsi" w:cstheme="minorBidi"/>
              <w:noProof/>
              <w:sz w:val="22"/>
              <w:szCs w:val="22"/>
            </w:rPr>
          </w:pPr>
          <w:hyperlink w:anchor="_Toc48256412" w:history="1">
            <w:r w:rsidR="00473502" w:rsidRPr="00381802">
              <w:rPr>
                <w:rStyle w:val="Hyperlink"/>
                <w:noProof/>
              </w:rPr>
              <w:t>Barra de menus para usuários autenticados</w:t>
            </w:r>
            <w:r w:rsidR="00473502">
              <w:rPr>
                <w:noProof/>
                <w:webHidden/>
              </w:rPr>
              <w:tab/>
            </w:r>
            <w:r w:rsidR="00473502">
              <w:rPr>
                <w:noProof/>
                <w:webHidden/>
              </w:rPr>
              <w:fldChar w:fldCharType="begin"/>
            </w:r>
            <w:r w:rsidR="00473502">
              <w:rPr>
                <w:noProof/>
                <w:webHidden/>
              </w:rPr>
              <w:instrText xml:space="preserve"> PAGEREF _Toc48256412 \h </w:instrText>
            </w:r>
            <w:r w:rsidR="00473502">
              <w:rPr>
                <w:noProof/>
                <w:webHidden/>
              </w:rPr>
            </w:r>
            <w:r w:rsidR="00473502">
              <w:rPr>
                <w:noProof/>
                <w:webHidden/>
              </w:rPr>
              <w:fldChar w:fldCharType="separate"/>
            </w:r>
            <w:r w:rsidR="00473502">
              <w:rPr>
                <w:noProof/>
                <w:webHidden/>
              </w:rPr>
              <w:t>2</w:t>
            </w:r>
            <w:r w:rsidR="00473502">
              <w:rPr>
                <w:noProof/>
                <w:webHidden/>
              </w:rPr>
              <w:fldChar w:fldCharType="end"/>
            </w:r>
          </w:hyperlink>
        </w:p>
        <w:p w14:paraId="6B4DD202" w14:textId="4A54686E" w:rsidR="00473502" w:rsidRDefault="008B2CD6">
          <w:pPr>
            <w:pStyle w:val="Sumrio4"/>
            <w:tabs>
              <w:tab w:val="right" w:pos="8828"/>
            </w:tabs>
            <w:rPr>
              <w:rFonts w:asciiTheme="minorHAnsi" w:eastAsiaTheme="minorEastAsia" w:hAnsiTheme="minorHAnsi" w:cstheme="minorBidi"/>
              <w:noProof/>
              <w:sz w:val="22"/>
              <w:szCs w:val="22"/>
            </w:rPr>
          </w:pPr>
          <w:hyperlink w:anchor="_Toc48256413" w:history="1">
            <w:r w:rsidR="00473502" w:rsidRPr="00381802">
              <w:rPr>
                <w:rStyle w:val="Hyperlink"/>
                <w:noProof/>
              </w:rPr>
              <w:t>Home &lt;home &gt;</w:t>
            </w:r>
            <w:r w:rsidR="00473502">
              <w:rPr>
                <w:noProof/>
                <w:webHidden/>
              </w:rPr>
              <w:tab/>
            </w:r>
            <w:r w:rsidR="00473502">
              <w:rPr>
                <w:noProof/>
                <w:webHidden/>
              </w:rPr>
              <w:fldChar w:fldCharType="begin"/>
            </w:r>
            <w:r w:rsidR="00473502">
              <w:rPr>
                <w:noProof/>
                <w:webHidden/>
              </w:rPr>
              <w:instrText xml:space="preserve"> PAGEREF _Toc48256413 \h </w:instrText>
            </w:r>
            <w:r w:rsidR="00473502">
              <w:rPr>
                <w:noProof/>
                <w:webHidden/>
              </w:rPr>
            </w:r>
            <w:r w:rsidR="00473502">
              <w:rPr>
                <w:noProof/>
                <w:webHidden/>
              </w:rPr>
              <w:fldChar w:fldCharType="separate"/>
            </w:r>
            <w:r w:rsidR="00473502">
              <w:rPr>
                <w:noProof/>
                <w:webHidden/>
              </w:rPr>
              <w:t>3</w:t>
            </w:r>
            <w:r w:rsidR="00473502">
              <w:rPr>
                <w:noProof/>
                <w:webHidden/>
              </w:rPr>
              <w:fldChar w:fldCharType="end"/>
            </w:r>
          </w:hyperlink>
        </w:p>
        <w:p w14:paraId="237E900A" w14:textId="4CFDC493" w:rsidR="00473502" w:rsidRDefault="008B2CD6">
          <w:pPr>
            <w:pStyle w:val="Sumrio4"/>
            <w:tabs>
              <w:tab w:val="right" w:pos="8828"/>
            </w:tabs>
            <w:rPr>
              <w:rFonts w:asciiTheme="minorHAnsi" w:eastAsiaTheme="minorEastAsia" w:hAnsiTheme="minorHAnsi" w:cstheme="minorBidi"/>
              <w:noProof/>
              <w:sz w:val="22"/>
              <w:szCs w:val="22"/>
            </w:rPr>
          </w:pPr>
          <w:hyperlink w:anchor="_Toc48256414" w:history="1">
            <w:r w:rsidR="00473502" w:rsidRPr="00381802">
              <w:rPr>
                <w:rStyle w:val="Hyperlink"/>
                <w:noProof/>
              </w:rPr>
              <w:t>Login &lt;login&gt;</w:t>
            </w:r>
            <w:r w:rsidR="00473502">
              <w:rPr>
                <w:noProof/>
                <w:webHidden/>
              </w:rPr>
              <w:tab/>
            </w:r>
            <w:r w:rsidR="00473502">
              <w:rPr>
                <w:noProof/>
                <w:webHidden/>
              </w:rPr>
              <w:fldChar w:fldCharType="begin"/>
            </w:r>
            <w:r w:rsidR="00473502">
              <w:rPr>
                <w:noProof/>
                <w:webHidden/>
              </w:rPr>
              <w:instrText xml:space="preserve"> PAGEREF _Toc48256414 \h </w:instrText>
            </w:r>
            <w:r w:rsidR="00473502">
              <w:rPr>
                <w:noProof/>
                <w:webHidden/>
              </w:rPr>
            </w:r>
            <w:r w:rsidR="00473502">
              <w:rPr>
                <w:noProof/>
                <w:webHidden/>
              </w:rPr>
              <w:fldChar w:fldCharType="separate"/>
            </w:r>
            <w:r w:rsidR="00473502">
              <w:rPr>
                <w:noProof/>
                <w:webHidden/>
              </w:rPr>
              <w:t>4</w:t>
            </w:r>
            <w:r w:rsidR="00473502">
              <w:rPr>
                <w:noProof/>
                <w:webHidden/>
              </w:rPr>
              <w:fldChar w:fldCharType="end"/>
            </w:r>
          </w:hyperlink>
        </w:p>
        <w:p w14:paraId="4968861B" w14:textId="210C587E" w:rsidR="00473502" w:rsidRDefault="008B2CD6">
          <w:pPr>
            <w:pStyle w:val="Sumrio4"/>
            <w:tabs>
              <w:tab w:val="right" w:pos="8828"/>
            </w:tabs>
            <w:rPr>
              <w:rFonts w:asciiTheme="minorHAnsi" w:eastAsiaTheme="minorEastAsia" w:hAnsiTheme="minorHAnsi" w:cstheme="minorBidi"/>
              <w:noProof/>
              <w:sz w:val="22"/>
              <w:szCs w:val="22"/>
            </w:rPr>
          </w:pPr>
          <w:hyperlink w:anchor="_Toc48256415" w:history="1">
            <w:r w:rsidR="00473502" w:rsidRPr="00381802">
              <w:rPr>
                <w:rStyle w:val="Hyperlink"/>
                <w:noProof/>
              </w:rPr>
              <w:t>Recuperar a senha &lt;recuperar_senha&gt;</w:t>
            </w:r>
            <w:r w:rsidR="00473502">
              <w:rPr>
                <w:noProof/>
                <w:webHidden/>
              </w:rPr>
              <w:tab/>
            </w:r>
            <w:r w:rsidR="00473502">
              <w:rPr>
                <w:noProof/>
                <w:webHidden/>
              </w:rPr>
              <w:fldChar w:fldCharType="begin"/>
            </w:r>
            <w:r w:rsidR="00473502">
              <w:rPr>
                <w:noProof/>
                <w:webHidden/>
              </w:rPr>
              <w:instrText xml:space="preserve"> PAGEREF _Toc48256415 \h </w:instrText>
            </w:r>
            <w:r w:rsidR="00473502">
              <w:rPr>
                <w:noProof/>
                <w:webHidden/>
              </w:rPr>
            </w:r>
            <w:r w:rsidR="00473502">
              <w:rPr>
                <w:noProof/>
                <w:webHidden/>
              </w:rPr>
              <w:fldChar w:fldCharType="separate"/>
            </w:r>
            <w:r w:rsidR="00473502">
              <w:rPr>
                <w:noProof/>
                <w:webHidden/>
              </w:rPr>
              <w:t>4</w:t>
            </w:r>
            <w:r w:rsidR="00473502">
              <w:rPr>
                <w:noProof/>
                <w:webHidden/>
              </w:rPr>
              <w:fldChar w:fldCharType="end"/>
            </w:r>
          </w:hyperlink>
        </w:p>
        <w:p w14:paraId="49ED95AC" w14:textId="6677BE5D" w:rsidR="00473502" w:rsidRDefault="008B2CD6">
          <w:pPr>
            <w:pStyle w:val="Sumrio4"/>
            <w:tabs>
              <w:tab w:val="right" w:pos="8828"/>
            </w:tabs>
            <w:rPr>
              <w:rFonts w:asciiTheme="minorHAnsi" w:eastAsiaTheme="minorEastAsia" w:hAnsiTheme="minorHAnsi" w:cstheme="minorBidi"/>
              <w:noProof/>
              <w:sz w:val="22"/>
              <w:szCs w:val="22"/>
            </w:rPr>
          </w:pPr>
          <w:hyperlink w:anchor="_Toc48256416" w:history="1">
            <w:r w:rsidR="00473502" w:rsidRPr="00381802">
              <w:rPr>
                <w:rStyle w:val="Hyperlink"/>
                <w:noProof/>
              </w:rPr>
              <w:t>Cadastro de ONG / abrigo &lt;cadastrar_PJ&gt;</w:t>
            </w:r>
            <w:r w:rsidR="00473502">
              <w:rPr>
                <w:noProof/>
                <w:webHidden/>
              </w:rPr>
              <w:tab/>
            </w:r>
            <w:r w:rsidR="00473502">
              <w:rPr>
                <w:noProof/>
                <w:webHidden/>
              </w:rPr>
              <w:fldChar w:fldCharType="begin"/>
            </w:r>
            <w:r w:rsidR="00473502">
              <w:rPr>
                <w:noProof/>
                <w:webHidden/>
              </w:rPr>
              <w:instrText xml:space="preserve"> PAGEREF _Toc48256416 \h </w:instrText>
            </w:r>
            <w:r w:rsidR="00473502">
              <w:rPr>
                <w:noProof/>
                <w:webHidden/>
              </w:rPr>
            </w:r>
            <w:r w:rsidR="00473502">
              <w:rPr>
                <w:noProof/>
                <w:webHidden/>
              </w:rPr>
              <w:fldChar w:fldCharType="separate"/>
            </w:r>
            <w:r w:rsidR="00473502">
              <w:rPr>
                <w:noProof/>
                <w:webHidden/>
              </w:rPr>
              <w:t>5</w:t>
            </w:r>
            <w:r w:rsidR="00473502">
              <w:rPr>
                <w:noProof/>
                <w:webHidden/>
              </w:rPr>
              <w:fldChar w:fldCharType="end"/>
            </w:r>
          </w:hyperlink>
        </w:p>
        <w:p w14:paraId="3A93B57C" w14:textId="39AF24ED" w:rsidR="00473502" w:rsidRDefault="008B2CD6">
          <w:pPr>
            <w:pStyle w:val="Sumrio4"/>
            <w:tabs>
              <w:tab w:val="right" w:pos="8828"/>
            </w:tabs>
            <w:rPr>
              <w:rFonts w:asciiTheme="minorHAnsi" w:eastAsiaTheme="minorEastAsia" w:hAnsiTheme="minorHAnsi" w:cstheme="minorBidi"/>
              <w:noProof/>
              <w:sz w:val="22"/>
              <w:szCs w:val="22"/>
            </w:rPr>
          </w:pPr>
          <w:hyperlink w:anchor="_Toc48256417" w:history="1">
            <w:r w:rsidR="00473502" w:rsidRPr="00381802">
              <w:rPr>
                <w:rStyle w:val="Hyperlink"/>
                <w:noProof/>
              </w:rPr>
              <w:t>Cadastrar de usuário &lt;cadastrar_PF&gt;</w:t>
            </w:r>
            <w:r w:rsidR="00473502">
              <w:rPr>
                <w:noProof/>
                <w:webHidden/>
              </w:rPr>
              <w:tab/>
            </w:r>
            <w:r w:rsidR="00473502">
              <w:rPr>
                <w:noProof/>
                <w:webHidden/>
              </w:rPr>
              <w:fldChar w:fldCharType="begin"/>
            </w:r>
            <w:r w:rsidR="00473502">
              <w:rPr>
                <w:noProof/>
                <w:webHidden/>
              </w:rPr>
              <w:instrText xml:space="preserve"> PAGEREF _Toc48256417 \h </w:instrText>
            </w:r>
            <w:r w:rsidR="00473502">
              <w:rPr>
                <w:noProof/>
                <w:webHidden/>
              </w:rPr>
            </w:r>
            <w:r w:rsidR="00473502">
              <w:rPr>
                <w:noProof/>
                <w:webHidden/>
              </w:rPr>
              <w:fldChar w:fldCharType="separate"/>
            </w:r>
            <w:r w:rsidR="00473502">
              <w:rPr>
                <w:noProof/>
                <w:webHidden/>
              </w:rPr>
              <w:t>6</w:t>
            </w:r>
            <w:r w:rsidR="00473502">
              <w:rPr>
                <w:noProof/>
                <w:webHidden/>
              </w:rPr>
              <w:fldChar w:fldCharType="end"/>
            </w:r>
          </w:hyperlink>
        </w:p>
        <w:p w14:paraId="4FA63342" w14:textId="4566FB14" w:rsidR="00473502" w:rsidRDefault="008B2CD6">
          <w:pPr>
            <w:pStyle w:val="Sumrio4"/>
            <w:tabs>
              <w:tab w:val="right" w:pos="8828"/>
            </w:tabs>
            <w:rPr>
              <w:rFonts w:asciiTheme="minorHAnsi" w:eastAsiaTheme="minorEastAsia" w:hAnsiTheme="minorHAnsi" w:cstheme="minorBidi"/>
              <w:noProof/>
              <w:sz w:val="22"/>
              <w:szCs w:val="22"/>
            </w:rPr>
          </w:pPr>
          <w:hyperlink w:anchor="_Toc48256418" w:history="1">
            <w:r w:rsidR="00473502" w:rsidRPr="00381802">
              <w:rPr>
                <w:rStyle w:val="Hyperlink"/>
                <w:noProof/>
              </w:rPr>
              <w:t>Pets &lt;pets&gt;</w:t>
            </w:r>
            <w:r w:rsidR="00473502">
              <w:rPr>
                <w:noProof/>
                <w:webHidden/>
              </w:rPr>
              <w:tab/>
            </w:r>
            <w:r w:rsidR="00473502">
              <w:rPr>
                <w:noProof/>
                <w:webHidden/>
              </w:rPr>
              <w:fldChar w:fldCharType="begin"/>
            </w:r>
            <w:r w:rsidR="00473502">
              <w:rPr>
                <w:noProof/>
                <w:webHidden/>
              </w:rPr>
              <w:instrText xml:space="preserve"> PAGEREF _Toc48256418 \h </w:instrText>
            </w:r>
            <w:r w:rsidR="00473502">
              <w:rPr>
                <w:noProof/>
                <w:webHidden/>
              </w:rPr>
            </w:r>
            <w:r w:rsidR="00473502">
              <w:rPr>
                <w:noProof/>
                <w:webHidden/>
              </w:rPr>
              <w:fldChar w:fldCharType="separate"/>
            </w:r>
            <w:r w:rsidR="00473502">
              <w:rPr>
                <w:noProof/>
                <w:webHidden/>
              </w:rPr>
              <w:t>7</w:t>
            </w:r>
            <w:r w:rsidR="00473502">
              <w:rPr>
                <w:noProof/>
                <w:webHidden/>
              </w:rPr>
              <w:fldChar w:fldCharType="end"/>
            </w:r>
          </w:hyperlink>
        </w:p>
        <w:p w14:paraId="36094351" w14:textId="43C4C4C4" w:rsidR="00473502" w:rsidRDefault="008B2CD6">
          <w:pPr>
            <w:pStyle w:val="Sumrio4"/>
            <w:tabs>
              <w:tab w:val="right" w:pos="8828"/>
            </w:tabs>
            <w:rPr>
              <w:rFonts w:asciiTheme="minorHAnsi" w:eastAsiaTheme="minorEastAsia" w:hAnsiTheme="minorHAnsi" w:cstheme="minorBidi"/>
              <w:noProof/>
              <w:sz w:val="22"/>
              <w:szCs w:val="22"/>
            </w:rPr>
          </w:pPr>
          <w:hyperlink w:anchor="_Toc48256419" w:history="1">
            <w:r w:rsidR="00473502" w:rsidRPr="00381802">
              <w:rPr>
                <w:rStyle w:val="Hyperlink"/>
                <w:noProof/>
              </w:rPr>
              <w:t>Visualizar pet &lt;visualizar_pet &gt;</w:t>
            </w:r>
            <w:r w:rsidR="00473502">
              <w:rPr>
                <w:noProof/>
                <w:webHidden/>
              </w:rPr>
              <w:tab/>
            </w:r>
            <w:r w:rsidR="00473502">
              <w:rPr>
                <w:noProof/>
                <w:webHidden/>
              </w:rPr>
              <w:fldChar w:fldCharType="begin"/>
            </w:r>
            <w:r w:rsidR="00473502">
              <w:rPr>
                <w:noProof/>
                <w:webHidden/>
              </w:rPr>
              <w:instrText xml:space="preserve"> PAGEREF _Toc48256419 \h </w:instrText>
            </w:r>
            <w:r w:rsidR="00473502">
              <w:rPr>
                <w:noProof/>
                <w:webHidden/>
              </w:rPr>
            </w:r>
            <w:r w:rsidR="00473502">
              <w:rPr>
                <w:noProof/>
                <w:webHidden/>
              </w:rPr>
              <w:fldChar w:fldCharType="separate"/>
            </w:r>
            <w:r w:rsidR="00473502">
              <w:rPr>
                <w:noProof/>
                <w:webHidden/>
              </w:rPr>
              <w:t>8</w:t>
            </w:r>
            <w:r w:rsidR="00473502">
              <w:rPr>
                <w:noProof/>
                <w:webHidden/>
              </w:rPr>
              <w:fldChar w:fldCharType="end"/>
            </w:r>
          </w:hyperlink>
        </w:p>
        <w:p w14:paraId="1C685A30" w14:textId="7F6E997A" w:rsidR="00473502" w:rsidRDefault="008B2CD6">
          <w:pPr>
            <w:pStyle w:val="Sumrio4"/>
            <w:tabs>
              <w:tab w:val="right" w:pos="8828"/>
            </w:tabs>
            <w:rPr>
              <w:rFonts w:asciiTheme="minorHAnsi" w:eastAsiaTheme="minorEastAsia" w:hAnsiTheme="minorHAnsi" w:cstheme="minorBidi"/>
              <w:noProof/>
              <w:sz w:val="22"/>
              <w:szCs w:val="22"/>
            </w:rPr>
          </w:pPr>
          <w:hyperlink w:anchor="_Toc48256420" w:history="1">
            <w:r w:rsidR="00473502" w:rsidRPr="00381802">
              <w:rPr>
                <w:rStyle w:val="Hyperlink"/>
                <w:noProof/>
              </w:rPr>
              <w:t>Visualizar doador &lt;usuario_info&gt;</w:t>
            </w:r>
            <w:r w:rsidR="00473502">
              <w:rPr>
                <w:noProof/>
                <w:webHidden/>
              </w:rPr>
              <w:tab/>
            </w:r>
            <w:r w:rsidR="00473502">
              <w:rPr>
                <w:noProof/>
                <w:webHidden/>
              </w:rPr>
              <w:fldChar w:fldCharType="begin"/>
            </w:r>
            <w:r w:rsidR="00473502">
              <w:rPr>
                <w:noProof/>
                <w:webHidden/>
              </w:rPr>
              <w:instrText xml:space="preserve"> PAGEREF _Toc48256420 \h </w:instrText>
            </w:r>
            <w:r w:rsidR="00473502">
              <w:rPr>
                <w:noProof/>
                <w:webHidden/>
              </w:rPr>
            </w:r>
            <w:r w:rsidR="00473502">
              <w:rPr>
                <w:noProof/>
                <w:webHidden/>
              </w:rPr>
              <w:fldChar w:fldCharType="separate"/>
            </w:r>
            <w:r w:rsidR="00473502">
              <w:rPr>
                <w:noProof/>
                <w:webHidden/>
              </w:rPr>
              <w:t>9</w:t>
            </w:r>
            <w:r w:rsidR="00473502">
              <w:rPr>
                <w:noProof/>
                <w:webHidden/>
              </w:rPr>
              <w:fldChar w:fldCharType="end"/>
            </w:r>
          </w:hyperlink>
        </w:p>
        <w:p w14:paraId="6A589C28" w14:textId="2521B076" w:rsidR="00473502" w:rsidRDefault="008B2CD6">
          <w:pPr>
            <w:pStyle w:val="Sumrio4"/>
            <w:tabs>
              <w:tab w:val="right" w:pos="8828"/>
            </w:tabs>
            <w:rPr>
              <w:rFonts w:asciiTheme="minorHAnsi" w:eastAsiaTheme="minorEastAsia" w:hAnsiTheme="minorHAnsi" w:cstheme="minorBidi"/>
              <w:noProof/>
              <w:sz w:val="22"/>
              <w:szCs w:val="22"/>
            </w:rPr>
          </w:pPr>
          <w:hyperlink w:anchor="_Toc48256421" w:history="1">
            <w:r w:rsidR="00473502" w:rsidRPr="00381802">
              <w:rPr>
                <w:rStyle w:val="Hyperlink"/>
                <w:noProof/>
              </w:rPr>
              <w:t>Adotar &lt;adotar&gt;</w:t>
            </w:r>
            <w:r w:rsidR="00473502">
              <w:rPr>
                <w:noProof/>
                <w:webHidden/>
              </w:rPr>
              <w:tab/>
            </w:r>
            <w:r w:rsidR="00473502">
              <w:rPr>
                <w:noProof/>
                <w:webHidden/>
              </w:rPr>
              <w:fldChar w:fldCharType="begin"/>
            </w:r>
            <w:r w:rsidR="00473502">
              <w:rPr>
                <w:noProof/>
                <w:webHidden/>
              </w:rPr>
              <w:instrText xml:space="preserve"> PAGEREF _Toc48256421 \h </w:instrText>
            </w:r>
            <w:r w:rsidR="00473502">
              <w:rPr>
                <w:noProof/>
                <w:webHidden/>
              </w:rPr>
            </w:r>
            <w:r w:rsidR="00473502">
              <w:rPr>
                <w:noProof/>
                <w:webHidden/>
              </w:rPr>
              <w:fldChar w:fldCharType="separate"/>
            </w:r>
            <w:r w:rsidR="00473502">
              <w:rPr>
                <w:noProof/>
                <w:webHidden/>
              </w:rPr>
              <w:t>10</w:t>
            </w:r>
            <w:r w:rsidR="00473502">
              <w:rPr>
                <w:noProof/>
                <w:webHidden/>
              </w:rPr>
              <w:fldChar w:fldCharType="end"/>
            </w:r>
          </w:hyperlink>
        </w:p>
        <w:p w14:paraId="646B97A0" w14:textId="65E7CDB3" w:rsidR="00473502" w:rsidRDefault="008B2CD6">
          <w:pPr>
            <w:pStyle w:val="Sumrio4"/>
            <w:tabs>
              <w:tab w:val="right" w:pos="8828"/>
            </w:tabs>
            <w:rPr>
              <w:rFonts w:asciiTheme="minorHAnsi" w:eastAsiaTheme="minorEastAsia" w:hAnsiTheme="minorHAnsi" w:cstheme="minorBidi"/>
              <w:noProof/>
              <w:sz w:val="22"/>
              <w:szCs w:val="22"/>
            </w:rPr>
          </w:pPr>
          <w:hyperlink w:anchor="_Toc48256422" w:history="1">
            <w:r w:rsidR="00473502" w:rsidRPr="00381802">
              <w:rPr>
                <w:rStyle w:val="Hyperlink"/>
                <w:noProof/>
              </w:rPr>
              <w:t>Confirmar interesse em adotar &lt;confirmar_interesse&gt;</w:t>
            </w:r>
            <w:r w:rsidR="00473502">
              <w:rPr>
                <w:noProof/>
                <w:webHidden/>
              </w:rPr>
              <w:tab/>
            </w:r>
            <w:r w:rsidR="00473502">
              <w:rPr>
                <w:noProof/>
                <w:webHidden/>
              </w:rPr>
              <w:fldChar w:fldCharType="begin"/>
            </w:r>
            <w:r w:rsidR="00473502">
              <w:rPr>
                <w:noProof/>
                <w:webHidden/>
              </w:rPr>
              <w:instrText xml:space="preserve"> PAGEREF _Toc48256422 \h </w:instrText>
            </w:r>
            <w:r w:rsidR="00473502">
              <w:rPr>
                <w:noProof/>
                <w:webHidden/>
              </w:rPr>
            </w:r>
            <w:r w:rsidR="00473502">
              <w:rPr>
                <w:noProof/>
                <w:webHidden/>
              </w:rPr>
              <w:fldChar w:fldCharType="separate"/>
            </w:r>
            <w:r w:rsidR="00473502">
              <w:rPr>
                <w:noProof/>
                <w:webHidden/>
              </w:rPr>
              <w:t>11</w:t>
            </w:r>
            <w:r w:rsidR="00473502">
              <w:rPr>
                <w:noProof/>
                <w:webHidden/>
              </w:rPr>
              <w:fldChar w:fldCharType="end"/>
            </w:r>
          </w:hyperlink>
        </w:p>
        <w:p w14:paraId="0EA4C0F3" w14:textId="4796E9A6" w:rsidR="00473502" w:rsidRDefault="008B2CD6">
          <w:pPr>
            <w:pStyle w:val="Sumrio4"/>
            <w:tabs>
              <w:tab w:val="right" w:pos="8828"/>
            </w:tabs>
            <w:rPr>
              <w:rFonts w:asciiTheme="minorHAnsi" w:eastAsiaTheme="minorEastAsia" w:hAnsiTheme="minorHAnsi" w:cstheme="minorBidi"/>
              <w:noProof/>
              <w:sz w:val="22"/>
              <w:szCs w:val="22"/>
            </w:rPr>
          </w:pPr>
          <w:hyperlink w:anchor="_Toc48256423" w:history="1">
            <w:r w:rsidR="00473502" w:rsidRPr="00381802">
              <w:rPr>
                <w:rStyle w:val="Hyperlink"/>
                <w:noProof/>
              </w:rPr>
              <w:t>Apadrinhar &lt;apadrinhar&gt;</w:t>
            </w:r>
            <w:r w:rsidR="00473502">
              <w:rPr>
                <w:noProof/>
                <w:webHidden/>
              </w:rPr>
              <w:tab/>
            </w:r>
            <w:r w:rsidR="00473502">
              <w:rPr>
                <w:noProof/>
                <w:webHidden/>
              </w:rPr>
              <w:fldChar w:fldCharType="begin"/>
            </w:r>
            <w:r w:rsidR="00473502">
              <w:rPr>
                <w:noProof/>
                <w:webHidden/>
              </w:rPr>
              <w:instrText xml:space="preserve"> PAGEREF _Toc48256423 \h </w:instrText>
            </w:r>
            <w:r w:rsidR="00473502">
              <w:rPr>
                <w:noProof/>
                <w:webHidden/>
              </w:rPr>
            </w:r>
            <w:r w:rsidR="00473502">
              <w:rPr>
                <w:noProof/>
                <w:webHidden/>
              </w:rPr>
              <w:fldChar w:fldCharType="separate"/>
            </w:r>
            <w:r w:rsidR="00473502">
              <w:rPr>
                <w:noProof/>
                <w:webHidden/>
              </w:rPr>
              <w:t>12</w:t>
            </w:r>
            <w:r w:rsidR="00473502">
              <w:rPr>
                <w:noProof/>
                <w:webHidden/>
              </w:rPr>
              <w:fldChar w:fldCharType="end"/>
            </w:r>
          </w:hyperlink>
        </w:p>
        <w:p w14:paraId="618AEC5D" w14:textId="48FB1C78" w:rsidR="00473502" w:rsidRDefault="008B2CD6">
          <w:pPr>
            <w:pStyle w:val="Sumrio4"/>
            <w:tabs>
              <w:tab w:val="right" w:pos="8828"/>
            </w:tabs>
            <w:rPr>
              <w:rFonts w:asciiTheme="minorHAnsi" w:eastAsiaTheme="minorEastAsia" w:hAnsiTheme="minorHAnsi" w:cstheme="minorBidi"/>
              <w:noProof/>
              <w:sz w:val="22"/>
              <w:szCs w:val="22"/>
            </w:rPr>
          </w:pPr>
          <w:hyperlink w:anchor="_Toc48256424" w:history="1">
            <w:r w:rsidR="00473502" w:rsidRPr="00381802">
              <w:rPr>
                <w:rStyle w:val="Hyperlink"/>
                <w:noProof/>
              </w:rPr>
              <w:t>ONGs e Abrigos &lt;ongs_e_abrigos&gt;</w:t>
            </w:r>
            <w:r w:rsidR="00473502">
              <w:rPr>
                <w:noProof/>
                <w:webHidden/>
              </w:rPr>
              <w:tab/>
            </w:r>
            <w:r w:rsidR="00473502">
              <w:rPr>
                <w:noProof/>
                <w:webHidden/>
              </w:rPr>
              <w:fldChar w:fldCharType="begin"/>
            </w:r>
            <w:r w:rsidR="00473502">
              <w:rPr>
                <w:noProof/>
                <w:webHidden/>
              </w:rPr>
              <w:instrText xml:space="preserve"> PAGEREF _Toc48256424 \h </w:instrText>
            </w:r>
            <w:r w:rsidR="00473502">
              <w:rPr>
                <w:noProof/>
                <w:webHidden/>
              </w:rPr>
            </w:r>
            <w:r w:rsidR="00473502">
              <w:rPr>
                <w:noProof/>
                <w:webHidden/>
              </w:rPr>
              <w:fldChar w:fldCharType="separate"/>
            </w:r>
            <w:r w:rsidR="00473502">
              <w:rPr>
                <w:noProof/>
                <w:webHidden/>
              </w:rPr>
              <w:t>13</w:t>
            </w:r>
            <w:r w:rsidR="00473502">
              <w:rPr>
                <w:noProof/>
                <w:webHidden/>
              </w:rPr>
              <w:fldChar w:fldCharType="end"/>
            </w:r>
          </w:hyperlink>
        </w:p>
        <w:p w14:paraId="299A8D91" w14:textId="7C685BE7" w:rsidR="00473502" w:rsidRDefault="008B2CD6">
          <w:pPr>
            <w:pStyle w:val="Sumrio4"/>
            <w:tabs>
              <w:tab w:val="right" w:pos="8828"/>
            </w:tabs>
            <w:rPr>
              <w:rFonts w:asciiTheme="minorHAnsi" w:eastAsiaTheme="minorEastAsia" w:hAnsiTheme="minorHAnsi" w:cstheme="minorBidi"/>
              <w:noProof/>
              <w:sz w:val="22"/>
              <w:szCs w:val="22"/>
            </w:rPr>
          </w:pPr>
          <w:hyperlink w:anchor="_Toc48256425" w:history="1">
            <w:r w:rsidR="00473502" w:rsidRPr="00381802">
              <w:rPr>
                <w:rStyle w:val="Hyperlink"/>
                <w:noProof/>
              </w:rPr>
              <w:t>Entrar em contato com os gestores &lt;fale_conosco&gt;</w:t>
            </w:r>
            <w:r w:rsidR="00473502">
              <w:rPr>
                <w:noProof/>
                <w:webHidden/>
              </w:rPr>
              <w:tab/>
            </w:r>
            <w:r w:rsidR="00473502">
              <w:rPr>
                <w:noProof/>
                <w:webHidden/>
              </w:rPr>
              <w:fldChar w:fldCharType="begin"/>
            </w:r>
            <w:r w:rsidR="00473502">
              <w:rPr>
                <w:noProof/>
                <w:webHidden/>
              </w:rPr>
              <w:instrText xml:space="preserve"> PAGEREF _Toc48256425 \h </w:instrText>
            </w:r>
            <w:r w:rsidR="00473502">
              <w:rPr>
                <w:noProof/>
                <w:webHidden/>
              </w:rPr>
            </w:r>
            <w:r w:rsidR="00473502">
              <w:rPr>
                <w:noProof/>
                <w:webHidden/>
              </w:rPr>
              <w:fldChar w:fldCharType="separate"/>
            </w:r>
            <w:r w:rsidR="00473502">
              <w:rPr>
                <w:noProof/>
                <w:webHidden/>
              </w:rPr>
              <w:t>13</w:t>
            </w:r>
            <w:r w:rsidR="00473502">
              <w:rPr>
                <w:noProof/>
                <w:webHidden/>
              </w:rPr>
              <w:fldChar w:fldCharType="end"/>
            </w:r>
          </w:hyperlink>
        </w:p>
        <w:p w14:paraId="2935CF17" w14:textId="55ADBF78" w:rsidR="00473502" w:rsidRDefault="008B2CD6">
          <w:pPr>
            <w:pStyle w:val="Sumrio4"/>
            <w:tabs>
              <w:tab w:val="right" w:pos="8828"/>
            </w:tabs>
            <w:rPr>
              <w:rFonts w:asciiTheme="minorHAnsi" w:eastAsiaTheme="minorEastAsia" w:hAnsiTheme="minorHAnsi" w:cstheme="minorBidi"/>
              <w:noProof/>
              <w:sz w:val="22"/>
              <w:szCs w:val="22"/>
            </w:rPr>
          </w:pPr>
          <w:hyperlink w:anchor="_Toc48256426" w:history="1">
            <w:r w:rsidR="00473502" w:rsidRPr="00381802">
              <w:rPr>
                <w:rStyle w:val="Hyperlink"/>
                <w:noProof/>
              </w:rPr>
              <w:t>Parceiros &lt;parceiros&gt;</w:t>
            </w:r>
            <w:r w:rsidR="00473502">
              <w:rPr>
                <w:noProof/>
                <w:webHidden/>
              </w:rPr>
              <w:tab/>
            </w:r>
            <w:r w:rsidR="00473502">
              <w:rPr>
                <w:noProof/>
                <w:webHidden/>
              </w:rPr>
              <w:fldChar w:fldCharType="begin"/>
            </w:r>
            <w:r w:rsidR="00473502">
              <w:rPr>
                <w:noProof/>
                <w:webHidden/>
              </w:rPr>
              <w:instrText xml:space="preserve"> PAGEREF _Toc48256426 \h </w:instrText>
            </w:r>
            <w:r w:rsidR="00473502">
              <w:rPr>
                <w:noProof/>
                <w:webHidden/>
              </w:rPr>
            </w:r>
            <w:r w:rsidR="00473502">
              <w:rPr>
                <w:noProof/>
                <w:webHidden/>
              </w:rPr>
              <w:fldChar w:fldCharType="separate"/>
            </w:r>
            <w:r w:rsidR="00473502">
              <w:rPr>
                <w:noProof/>
                <w:webHidden/>
              </w:rPr>
              <w:t>14</w:t>
            </w:r>
            <w:r w:rsidR="00473502">
              <w:rPr>
                <w:noProof/>
                <w:webHidden/>
              </w:rPr>
              <w:fldChar w:fldCharType="end"/>
            </w:r>
          </w:hyperlink>
        </w:p>
        <w:p w14:paraId="10566FEA" w14:textId="71A991A8" w:rsidR="00473502" w:rsidRDefault="008B2CD6">
          <w:pPr>
            <w:pStyle w:val="Sumrio4"/>
            <w:tabs>
              <w:tab w:val="right" w:pos="8828"/>
            </w:tabs>
            <w:rPr>
              <w:rFonts w:asciiTheme="minorHAnsi" w:eastAsiaTheme="minorEastAsia" w:hAnsiTheme="minorHAnsi" w:cstheme="minorBidi"/>
              <w:noProof/>
              <w:sz w:val="22"/>
              <w:szCs w:val="22"/>
            </w:rPr>
          </w:pPr>
          <w:hyperlink w:anchor="_Toc48256427" w:history="1">
            <w:r w:rsidR="00473502" w:rsidRPr="00381802">
              <w:rPr>
                <w:rStyle w:val="Hyperlink"/>
                <w:noProof/>
              </w:rPr>
              <w:t>Cadastrar pet &lt;cadastrar_pet&gt;</w:t>
            </w:r>
            <w:r w:rsidR="00473502">
              <w:rPr>
                <w:noProof/>
                <w:webHidden/>
              </w:rPr>
              <w:tab/>
            </w:r>
            <w:r w:rsidR="00473502">
              <w:rPr>
                <w:noProof/>
                <w:webHidden/>
              </w:rPr>
              <w:fldChar w:fldCharType="begin"/>
            </w:r>
            <w:r w:rsidR="00473502">
              <w:rPr>
                <w:noProof/>
                <w:webHidden/>
              </w:rPr>
              <w:instrText xml:space="preserve"> PAGEREF _Toc48256427 \h </w:instrText>
            </w:r>
            <w:r w:rsidR="00473502">
              <w:rPr>
                <w:noProof/>
                <w:webHidden/>
              </w:rPr>
            </w:r>
            <w:r w:rsidR="00473502">
              <w:rPr>
                <w:noProof/>
                <w:webHidden/>
              </w:rPr>
              <w:fldChar w:fldCharType="separate"/>
            </w:r>
            <w:r w:rsidR="00473502">
              <w:rPr>
                <w:noProof/>
                <w:webHidden/>
              </w:rPr>
              <w:t>15</w:t>
            </w:r>
            <w:r w:rsidR="00473502">
              <w:rPr>
                <w:noProof/>
                <w:webHidden/>
              </w:rPr>
              <w:fldChar w:fldCharType="end"/>
            </w:r>
          </w:hyperlink>
        </w:p>
        <w:p w14:paraId="3A646A07" w14:textId="5F100D38" w:rsidR="00C12931" w:rsidRPr="00FF6AC4" w:rsidRDefault="00980B52">
          <w:pPr>
            <w:tabs>
              <w:tab w:val="right" w:pos="9070"/>
            </w:tabs>
            <w:spacing w:before="60" w:after="80"/>
            <w:ind w:left="360"/>
            <w:rPr>
              <w:rFonts w:cs="Arial"/>
              <w:color w:val="000000"/>
              <w:szCs w:val="22"/>
            </w:rPr>
          </w:pPr>
          <w:r w:rsidRPr="00FF6AC4">
            <w:rPr>
              <w:rFonts w:cs="Arial"/>
              <w:szCs w:val="22"/>
            </w:rPr>
            <w:fldChar w:fldCharType="end"/>
          </w:r>
        </w:p>
      </w:sdtContent>
    </w:sdt>
    <w:p w14:paraId="3944665C" w14:textId="77777777" w:rsidR="00C12931" w:rsidRPr="00FF6AC4" w:rsidRDefault="00C12931">
      <w:pPr>
        <w:rPr>
          <w:rFonts w:cs="Arial"/>
          <w:szCs w:val="22"/>
        </w:rPr>
      </w:pPr>
    </w:p>
    <w:p w14:paraId="1017ACC5" w14:textId="77777777" w:rsidR="00C12931" w:rsidRPr="00FF6AC4" w:rsidRDefault="00C12931">
      <w:pPr>
        <w:rPr>
          <w:rFonts w:cs="Arial"/>
        </w:rPr>
        <w:sectPr w:rsidR="00C12931" w:rsidRPr="00FF6AC4">
          <w:headerReference w:type="default" r:id="rId9"/>
          <w:footerReference w:type="default" r:id="rId10"/>
          <w:pgSz w:w="11909" w:h="16834"/>
          <w:pgMar w:top="1134" w:right="1701" w:bottom="2041" w:left="1134" w:header="680" w:footer="680" w:gutter="0"/>
          <w:cols w:space="720" w:equalWidth="0">
            <w:col w:w="8838"/>
          </w:cols>
        </w:sectPr>
      </w:pPr>
      <w:bookmarkStart w:id="4" w:name="_3znysh7" w:colFirst="0" w:colLast="0"/>
      <w:bookmarkEnd w:id="4"/>
    </w:p>
    <w:p w14:paraId="774BB0C5" w14:textId="77777777" w:rsidR="00C12931" w:rsidRPr="00FF6AC4" w:rsidRDefault="00980B52">
      <w:pPr>
        <w:pStyle w:val="Ttulo"/>
        <w:numPr>
          <w:ilvl w:val="0"/>
          <w:numId w:val="3"/>
        </w:numPr>
        <w:rPr>
          <w:rFonts w:ascii="Arial" w:hAnsi="Arial" w:cs="Arial"/>
        </w:rPr>
      </w:pPr>
      <w:bookmarkStart w:id="5" w:name="_2et92p0" w:colFirst="0" w:colLast="0"/>
      <w:bookmarkEnd w:id="5"/>
      <w:r w:rsidRPr="00FF6AC4">
        <w:rPr>
          <w:rFonts w:ascii="Arial" w:hAnsi="Arial" w:cs="Arial"/>
        </w:rPr>
        <w:lastRenderedPageBreak/>
        <w:t>Introdução</w:t>
      </w:r>
    </w:p>
    <w:p w14:paraId="2DC9600A" w14:textId="77777777" w:rsidR="00C12931" w:rsidRPr="00FF6AC4" w:rsidRDefault="00980B52">
      <w:pPr>
        <w:pBdr>
          <w:top w:val="nil"/>
          <w:left w:val="nil"/>
          <w:bottom w:val="nil"/>
          <w:right w:val="nil"/>
          <w:between w:val="nil"/>
        </w:pBdr>
        <w:spacing w:before="60" w:after="60"/>
        <w:ind w:left="578"/>
        <w:jc w:val="both"/>
        <w:rPr>
          <w:rFonts w:cs="Arial"/>
          <w:szCs w:val="22"/>
        </w:rPr>
      </w:pPr>
      <w:bookmarkStart w:id="6" w:name="_tyjcwt" w:colFirst="0" w:colLast="0"/>
      <w:bookmarkEnd w:id="6"/>
      <w:r w:rsidRPr="00FF6AC4">
        <w:rPr>
          <w:rFonts w:cs="Arial"/>
          <w:szCs w:val="22"/>
        </w:rPr>
        <w:t>Este documento tem a finalidade de prover mecanismo de avaliação, por parte do professor, sobre os conhecimentos adquiridos pelos autores, durante o curso da disciplina de Engenharia de Software do curso de Sistemas de Informação. Tem ainda as finalidades de especificar o sistema Pet for Friend, de autoria da equipe desenvolvedora, o qual trata-se de um “Sistema para Adoção Responsável de Animais”, além de fornecer aos desenvolvedores as informações necessárias para o projeto e implementação, assim como para a realização dos testes e homologação do sistema.</w:t>
      </w:r>
    </w:p>
    <w:p w14:paraId="21763DD2" w14:textId="77777777" w:rsidR="00C12931" w:rsidRPr="00FF6AC4" w:rsidRDefault="00980B52">
      <w:pPr>
        <w:pStyle w:val="Ttulo3"/>
        <w:numPr>
          <w:ilvl w:val="1"/>
          <w:numId w:val="3"/>
        </w:numPr>
        <w:rPr>
          <w:rFonts w:ascii="Arial" w:hAnsi="Arial"/>
        </w:rPr>
      </w:pPr>
      <w:bookmarkStart w:id="7" w:name="_Toc48256359"/>
      <w:r w:rsidRPr="00FF6AC4">
        <w:rPr>
          <w:rFonts w:ascii="Arial" w:hAnsi="Arial"/>
        </w:rPr>
        <w:t>Visão geral deste documento</w:t>
      </w:r>
      <w:bookmarkEnd w:id="7"/>
    </w:p>
    <w:p w14:paraId="502E6121" w14:textId="3302A295"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RPr="00FF6AC4">
        <w:rPr>
          <w:rFonts w:cs="Arial"/>
          <w:szCs w:val="22"/>
        </w:rPr>
        <w:t>Pet for Friend</w:t>
      </w:r>
      <w:r w:rsidRPr="00FF6AC4">
        <w:rPr>
          <w:rFonts w:cs="Arial"/>
          <w:color w:val="000000"/>
          <w:szCs w:val="22"/>
        </w:rPr>
        <w:t xml:space="preserve"> e estão organizadas como descrito abaixo.</w:t>
      </w:r>
    </w:p>
    <w:p w14:paraId="0723EF8C" w14:textId="77777777" w:rsidR="00FF6AC4" w:rsidRPr="00FF6AC4" w:rsidRDefault="00FF6AC4">
      <w:pPr>
        <w:pBdr>
          <w:top w:val="nil"/>
          <w:left w:val="nil"/>
          <w:bottom w:val="nil"/>
          <w:right w:val="nil"/>
          <w:between w:val="nil"/>
        </w:pBdr>
        <w:spacing w:before="60" w:after="60"/>
        <w:ind w:left="578"/>
        <w:jc w:val="both"/>
        <w:rPr>
          <w:rFonts w:cs="Arial"/>
          <w:color w:val="000000"/>
          <w:szCs w:val="22"/>
        </w:rPr>
      </w:pPr>
    </w:p>
    <w:p w14:paraId="660368DF" w14:textId="23ADA093" w:rsidR="008017D4" w:rsidRPr="00FF6AC4" w:rsidRDefault="00980B52" w:rsidP="008017D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1</w:t>
      </w:r>
      <w:r w:rsidRPr="00FF6AC4">
        <w:rPr>
          <w:rFonts w:ascii="Arial" w:hAnsi="Arial" w:cs="Arial"/>
          <w:color w:val="000000"/>
          <w:sz w:val="22"/>
          <w:szCs w:val="22"/>
        </w:rPr>
        <w:t xml:space="preserve"> – Descrição geral do sistema: apresenta uma visão geral do sistema, caracterizando qual é o seu escopo e descrevendo seus usuários.</w:t>
      </w:r>
    </w:p>
    <w:p w14:paraId="56F5E943" w14:textId="77777777" w:rsidR="00FF6AC4" w:rsidRPr="00FF6AC4" w:rsidRDefault="00FF6AC4" w:rsidP="00FF6AC4">
      <w:pPr>
        <w:pStyle w:val="PargrafodaLista"/>
        <w:pBdr>
          <w:top w:val="nil"/>
          <w:left w:val="nil"/>
          <w:bottom w:val="nil"/>
          <w:right w:val="nil"/>
          <w:between w:val="nil"/>
        </w:pBdr>
        <w:spacing w:before="60" w:after="60"/>
        <w:jc w:val="both"/>
        <w:rPr>
          <w:rFonts w:ascii="Arial" w:hAnsi="Arial" w:cs="Arial"/>
          <w:b/>
          <w:color w:val="000000"/>
          <w:sz w:val="22"/>
          <w:szCs w:val="22"/>
        </w:rPr>
      </w:pPr>
    </w:p>
    <w:p w14:paraId="367906F3" w14:textId="77777777" w:rsidR="00FF6AC4"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2</w:t>
      </w:r>
      <w:r w:rsidRPr="00FF6AC4">
        <w:rPr>
          <w:rFonts w:ascii="Arial" w:hAnsi="Arial" w:cs="Arial"/>
          <w:color w:val="000000"/>
          <w:sz w:val="22"/>
          <w:szCs w:val="22"/>
        </w:rPr>
        <w:t xml:space="preserve"> – Requisitos funcionais (casos de uso): especifica todos os requisitos funcionais do sistema, descrevendo os fluxos de eventos, prioridades, atores, entradas e saídas de cada caso de uso a ser implementado.</w:t>
      </w:r>
    </w:p>
    <w:p w14:paraId="5C0C6E98" w14:textId="77777777" w:rsidR="00FF6AC4" w:rsidRPr="00FF6AC4" w:rsidRDefault="00FF6AC4" w:rsidP="00FF6AC4">
      <w:pPr>
        <w:pStyle w:val="PargrafodaLista"/>
        <w:rPr>
          <w:rFonts w:ascii="Arial" w:hAnsi="Arial" w:cs="Arial"/>
          <w:b/>
          <w:sz w:val="22"/>
          <w:szCs w:val="22"/>
        </w:rPr>
      </w:pPr>
    </w:p>
    <w:p w14:paraId="3E89C020" w14:textId="77777777" w:rsidR="00FF6AC4"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3</w:t>
      </w:r>
      <w:r w:rsidRPr="00FF6AC4">
        <w:rPr>
          <w:rFonts w:ascii="Arial" w:hAnsi="Arial" w:cs="Arial"/>
          <w:color w:val="000000"/>
          <w:sz w:val="22"/>
          <w:szCs w:val="22"/>
        </w:rPr>
        <w:t xml:space="preserve"> – Requisitos não funcionais:</w:t>
      </w:r>
      <w:r w:rsidRPr="00FF6AC4">
        <w:rPr>
          <w:rFonts w:ascii="Arial" w:hAnsi="Arial" w:cs="Arial"/>
          <w:b/>
          <w:color w:val="000000"/>
          <w:sz w:val="22"/>
          <w:szCs w:val="22"/>
        </w:rPr>
        <w:t xml:space="preserve"> </w:t>
      </w:r>
      <w:r w:rsidRPr="00FF6AC4">
        <w:rPr>
          <w:rFonts w:ascii="Arial" w:hAnsi="Arial" w:cs="Arial"/>
          <w:color w:val="000000"/>
          <w:sz w:val="22"/>
          <w:szCs w:val="22"/>
        </w:rPr>
        <w:t>especifica todos os requisitos não funcionais do sistema, divididos em requisitos de usabilidade, confiabilidade, desempenho, segurança, distribuição, adequação a padrões e requisitos de hardware e software.</w:t>
      </w:r>
      <w:bookmarkStart w:id="8" w:name="_1t3h5sf" w:colFirst="0" w:colLast="0"/>
      <w:bookmarkEnd w:id="8"/>
    </w:p>
    <w:p w14:paraId="459C6ADC" w14:textId="77777777" w:rsidR="00FF6AC4" w:rsidRPr="00FF6AC4" w:rsidRDefault="00FF6AC4" w:rsidP="00FF6AC4">
      <w:pPr>
        <w:pStyle w:val="PargrafodaLista"/>
        <w:rPr>
          <w:rFonts w:ascii="Arial" w:hAnsi="Arial" w:cs="Arial"/>
          <w:b/>
          <w:sz w:val="22"/>
          <w:szCs w:val="22"/>
        </w:rPr>
      </w:pPr>
    </w:p>
    <w:p w14:paraId="5A6D2E99" w14:textId="3725C1D4" w:rsidR="00C12931"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4</w:t>
      </w:r>
      <w:r w:rsidRPr="00FF6AC4">
        <w:rPr>
          <w:rFonts w:ascii="Arial" w:hAnsi="Arial" w:cs="Arial"/>
          <w:color w:val="000000"/>
          <w:sz w:val="22"/>
          <w:szCs w:val="22"/>
        </w:rPr>
        <w:t xml:space="preserve"> – Descrição da interface com o usuário:</w:t>
      </w:r>
      <w:r w:rsidRPr="00FF6AC4">
        <w:rPr>
          <w:rFonts w:ascii="Arial" w:hAnsi="Arial" w:cs="Arial"/>
          <w:b/>
          <w:color w:val="000000"/>
          <w:sz w:val="22"/>
          <w:szCs w:val="22"/>
        </w:rPr>
        <w:t xml:space="preserve"> </w:t>
      </w:r>
      <w:r w:rsidRPr="00FF6AC4">
        <w:rPr>
          <w:rFonts w:ascii="Arial" w:hAnsi="Arial" w:cs="Arial"/>
          <w:color w:val="000000"/>
          <w:sz w:val="22"/>
          <w:szCs w:val="22"/>
        </w:rPr>
        <w:t>apresenta desenhos, figuras ou rascunhos de telas do sistema.</w:t>
      </w:r>
    </w:p>
    <w:p w14:paraId="29A17E06" w14:textId="77777777" w:rsidR="00C12931" w:rsidRPr="00FF6AC4" w:rsidRDefault="00980B52">
      <w:pPr>
        <w:pStyle w:val="Ttulo3"/>
        <w:numPr>
          <w:ilvl w:val="1"/>
          <w:numId w:val="3"/>
        </w:numPr>
        <w:rPr>
          <w:rFonts w:ascii="Arial" w:hAnsi="Arial"/>
        </w:rPr>
      </w:pPr>
      <w:bookmarkStart w:id="9" w:name="_Toc48256360"/>
      <w:r w:rsidRPr="00FF6AC4">
        <w:rPr>
          <w:rFonts w:ascii="Arial" w:hAnsi="Arial"/>
        </w:rPr>
        <w:t>Glossário, Siglas e Acrogramas</w:t>
      </w:r>
      <w:bookmarkEnd w:id="9"/>
    </w:p>
    <w:p w14:paraId="336C68DF" w14:textId="432FA803" w:rsidR="00C12931" w:rsidRPr="00FF6AC4" w:rsidRDefault="00980B52">
      <w:pPr>
        <w:spacing w:before="60" w:after="120"/>
        <w:jc w:val="both"/>
        <w:rPr>
          <w:rFonts w:cs="Arial"/>
          <w:szCs w:val="22"/>
        </w:rPr>
      </w:pPr>
      <w:r w:rsidRPr="00FF6AC4">
        <w:rPr>
          <w:rFonts w:cs="Arial"/>
          <w:b/>
          <w:i/>
          <w:szCs w:val="22"/>
        </w:rPr>
        <w:t xml:space="preserve">Apadrinhar - </w:t>
      </w:r>
      <w:r w:rsidRPr="00FF6AC4">
        <w:rPr>
          <w:rFonts w:cs="Arial"/>
          <w:szCs w:val="22"/>
        </w:rPr>
        <w:t>Fornecer recursos financeiros para a manutenção de um animal em posse de algum colaborador</w:t>
      </w:r>
      <w:r w:rsidR="007359E6" w:rsidRPr="00FF6AC4">
        <w:rPr>
          <w:rFonts w:cs="Arial"/>
          <w:szCs w:val="22"/>
        </w:rPr>
        <w:t>, ou auxílio no tange aos cuidados e responsabilidades para com o pet</w:t>
      </w:r>
      <w:r w:rsidRPr="00FF6AC4">
        <w:rPr>
          <w:rFonts w:cs="Arial"/>
          <w:szCs w:val="22"/>
        </w:rPr>
        <w:t>.</w:t>
      </w:r>
    </w:p>
    <w:p w14:paraId="610011CB" w14:textId="77777777" w:rsidR="00C12931" w:rsidRPr="00FF6AC4" w:rsidRDefault="00980B52">
      <w:pPr>
        <w:spacing w:before="60" w:after="120"/>
        <w:jc w:val="both"/>
        <w:rPr>
          <w:rFonts w:cs="Arial"/>
          <w:szCs w:val="22"/>
        </w:rPr>
      </w:pPr>
      <w:r w:rsidRPr="00FF6AC4">
        <w:rPr>
          <w:rFonts w:cs="Arial"/>
          <w:b/>
          <w:i/>
          <w:szCs w:val="22"/>
        </w:rPr>
        <w:t xml:space="preserve">Adotante - </w:t>
      </w:r>
      <w:r w:rsidRPr="00FF6AC4">
        <w:rPr>
          <w:rFonts w:cs="Arial"/>
          <w:szCs w:val="22"/>
        </w:rPr>
        <w:t>Nome dado ao usuário Friend que adotar algum animal.</w:t>
      </w:r>
    </w:p>
    <w:p w14:paraId="5AB79055" w14:textId="32DA173A" w:rsidR="00C12931" w:rsidRPr="00FF6AC4" w:rsidRDefault="00980B52">
      <w:pPr>
        <w:spacing w:before="60" w:after="120"/>
        <w:jc w:val="both"/>
        <w:rPr>
          <w:rFonts w:cs="Arial"/>
          <w:szCs w:val="22"/>
        </w:rPr>
      </w:pPr>
      <w:r w:rsidRPr="00FF6AC4">
        <w:rPr>
          <w:rFonts w:cs="Arial"/>
          <w:b/>
          <w:i/>
          <w:szCs w:val="22"/>
        </w:rPr>
        <w:t xml:space="preserve">Banir - </w:t>
      </w:r>
      <w:r w:rsidRPr="00FF6AC4">
        <w:rPr>
          <w:rFonts w:cs="Arial"/>
          <w:szCs w:val="22"/>
        </w:rPr>
        <w:t>Nome dado ao ato de excluir permanentemente um usuário do sistema e adicioná-lo à lista de rejeição que o impede de realizar um novo cadastro.</w:t>
      </w:r>
    </w:p>
    <w:p w14:paraId="4F28E2D2" w14:textId="73B9DEB7" w:rsidR="00C12931" w:rsidRPr="00FF6AC4" w:rsidRDefault="00980B52">
      <w:pPr>
        <w:spacing w:before="60" w:after="120"/>
        <w:jc w:val="both"/>
        <w:rPr>
          <w:rFonts w:cs="Arial"/>
          <w:szCs w:val="22"/>
        </w:rPr>
      </w:pPr>
      <w:r w:rsidRPr="00FF6AC4">
        <w:rPr>
          <w:rFonts w:cs="Arial"/>
          <w:b/>
          <w:i/>
          <w:szCs w:val="22"/>
        </w:rPr>
        <w:t xml:space="preserve">Banimento - </w:t>
      </w:r>
      <w:r w:rsidRPr="00FF6AC4">
        <w:rPr>
          <w:rFonts w:cs="Arial"/>
          <w:szCs w:val="22"/>
        </w:rPr>
        <w:t>Ato de banir um usuário.</w:t>
      </w:r>
    </w:p>
    <w:p w14:paraId="6E92793D" w14:textId="77777777" w:rsidR="00C12931" w:rsidRPr="00FF6AC4" w:rsidRDefault="00980B52">
      <w:pPr>
        <w:spacing w:before="60" w:after="120"/>
        <w:jc w:val="both"/>
        <w:rPr>
          <w:rFonts w:cs="Arial"/>
          <w:szCs w:val="22"/>
        </w:rPr>
      </w:pPr>
      <w:r w:rsidRPr="00FF6AC4">
        <w:rPr>
          <w:rFonts w:cs="Arial"/>
          <w:b/>
          <w:i/>
          <w:szCs w:val="22"/>
        </w:rPr>
        <w:t xml:space="preserve">Colaborador - </w:t>
      </w:r>
      <w:r w:rsidRPr="00FF6AC4">
        <w:rPr>
          <w:rFonts w:cs="Arial"/>
          <w:szCs w:val="22"/>
        </w:rPr>
        <w:t>Nome dado às ONGs ou lares temporários que abrigam animais.</w:t>
      </w:r>
    </w:p>
    <w:p w14:paraId="04420908" w14:textId="77777777" w:rsidR="00C12931" w:rsidRPr="00FF6AC4" w:rsidRDefault="00980B52">
      <w:pPr>
        <w:spacing w:before="60" w:after="120"/>
        <w:jc w:val="both"/>
        <w:rPr>
          <w:rFonts w:cs="Arial"/>
          <w:szCs w:val="22"/>
        </w:rPr>
      </w:pPr>
      <w:r w:rsidRPr="00FF6AC4">
        <w:rPr>
          <w:rFonts w:cs="Arial"/>
          <w:b/>
          <w:i/>
          <w:szCs w:val="22"/>
        </w:rPr>
        <w:t xml:space="preserve">Doador - </w:t>
      </w:r>
      <w:r w:rsidRPr="00FF6AC4">
        <w:rPr>
          <w:rFonts w:cs="Arial"/>
          <w:szCs w:val="22"/>
        </w:rPr>
        <w:t>Nome dado ao usuário Friend que disponibiliza um pet para adoção.</w:t>
      </w:r>
    </w:p>
    <w:p w14:paraId="746132B9" w14:textId="77777777" w:rsidR="00C12931" w:rsidRPr="00FF6AC4" w:rsidRDefault="00980B52">
      <w:pPr>
        <w:spacing w:before="60" w:after="120"/>
        <w:jc w:val="both"/>
        <w:rPr>
          <w:rFonts w:cs="Arial"/>
          <w:szCs w:val="22"/>
        </w:rPr>
      </w:pPr>
      <w:r w:rsidRPr="00FF6AC4">
        <w:rPr>
          <w:rFonts w:cs="Arial"/>
          <w:b/>
          <w:i/>
          <w:szCs w:val="22"/>
        </w:rPr>
        <w:t xml:space="preserve">Friend - </w:t>
      </w:r>
      <w:r w:rsidRPr="00FF6AC4">
        <w:rPr>
          <w:rFonts w:cs="Arial"/>
          <w:szCs w:val="22"/>
        </w:rPr>
        <w:t>Nome do usuário que utiliza o sistema para adotar, disponibilizar, apadrinhar um animal ou encontrar um parceiro ou colaborador.</w:t>
      </w:r>
    </w:p>
    <w:p w14:paraId="4FE3D399" w14:textId="77777777" w:rsidR="00C12931" w:rsidRPr="00FF6AC4" w:rsidRDefault="00980B52">
      <w:pPr>
        <w:spacing w:before="60" w:after="120"/>
        <w:jc w:val="both"/>
        <w:rPr>
          <w:rFonts w:cs="Arial"/>
          <w:szCs w:val="22"/>
        </w:rPr>
      </w:pPr>
      <w:r w:rsidRPr="00FF6AC4">
        <w:rPr>
          <w:rFonts w:cs="Arial"/>
          <w:b/>
          <w:i/>
          <w:szCs w:val="22"/>
        </w:rPr>
        <w:lastRenderedPageBreak/>
        <w:t xml:space="preserve">Logado - </w:t>
      </w:r>
      <w:r w:rsidRPr="00FF6AC4">
        <w:rPr>
          <w:rFonts w:cs="Arial"/>
          <w:szCs w:val="22"/>
        </w:rPr>
        <w:t>usuário autenticado no sistema com nome de usuário ou e-mail e senha previamente cadastrados no sistema.</w:t>
      </w:r>
    </w:p>
    <w:p w14:paraId="7239801A" w14:textId="77777777" w:rsidR="00C12931" w:rsidRPr="00FF6AC4" w:rsidRDefault="00980B52">
      <w:pPr>
        <w:spacing w:before="60" w:after="120"/>
        <w:jc w:val="both"/>
        <w:rPr>
          <w:rFonts w:cs="Arial"/>
          <w:szCs w:val="22"/>
        </w:rPr>
      </w:pPr>
      <w:r w:rsidRPr="00FF6AC4">
        <w:rPr>
          <w:rFonts w:cs="Arial"/>
          <w:b/>
          <w:i/>
          <w:szCs w:val="22"/>
        </w:rPr>
        <w:t xml:space="preserve">Padrinho - </w:t>
      </w:r>
      <w:r w:rsidRPr="00FF6AC4">
        <w:rPr>
          <w:rFonts w:cs="Arial"/>
          <w:szCs w:val="22"/>
        </w:rPr>
        <w:t>Quando um friend se disponibiliza a apadrinhar um animal ele se torna um padrinho do animal.</w:t>
      </w:r>
    </w:p>
    <w:p w14:paraId="22F45863" w14:textId="77777777" w:rsidR="00C12931" w:rsidRPr="00FF6AC4" w:rsidRDefault="00980B52">
      <w:pPr>
        <w:spacing w:before="60" w:after="120"/>
        <w:jc w:val="both"/>
        <w:rPr>
          <w:rFonts w:cs="Arial"/>
          <w:szCs w:val="22"/>
        </w:rPr>
      </w:pPr>
      <w:r w:rsidRPr="00FF6AC4">
        <w:rPr>
          <w:rFonts w:cs="Arial"/>
          <w:b/>
          <w:i/>
          <w:szCs w:val="22"/>
        </w:rPr>
        <w:t xml:space="preserve">Parceiro - </w:t>
      </w:r>
      <w:r w:rsidRPr="00FF6AC4">
        <w:rPr>
          <w:rFonts w:cs="Arial"/>
          <w:szCs w:val="22"/>
        </w:rPr>
        <w:t>Nome dos usuários responsáveis pela saúde dos animais (médicos e clínicas veterinárias).</w:t>
      </w:r>
    </w:p>
    <w:p w14:paraId="12EF9A05" w14:textId="77777777" w:rsidR="00C12931" w:rsidRPr="00FF6AC4" w:rsidRDefault="00980B52">
      <w:pPr>
        <w:spacing w:before="60" w:after="120"/>
        <w:jc w:val="both"/>
        <w:rPr>
          <w:rFonts w:cs="Arial"/>
          <w:szCs w:val="22"/>
        </w:rPr>
      </w:pPr>
      <w:r w:rsidRPr="00FF6AC4">
        <w:rPr>
          <w:rFonts w:cs="Arial"/>
          <w:b/>
          <w:i/>
          <w:szCs w:val="22"/>
        </w:rPr>
        <w:t xml:space="preserve">Pet - </w:t>
      </w:r>
      <w:r w:rsidRPr="00FF6AC4">
        <w:rPr>
          <w:rFonts w:cs="Arial"/>
          <w:szCs w:val="22"/>
        </w:rPr>
        <w:t>Nome do usuário que representa o perfil de um animal.</w:t>
      </w:r>
    </w:p>
    <w:p w14:paraId="0CF4734F" w14:textId="77777777" w:rsidR="00C12931" w:rsidRPr="00FF6AC4" w:rsidRDefault="00980B52">
      <w:pPr>
        <w:spacing w:before="60" w:after="120"/>
        <w:jc w:val="both"/>
        <w:rPr>
          <w:rFonts w:cs="Arial"/>
          <w:szCs w:val="22"/>
        </w:rPr>
      </w:pPr>
      <w:r w:rsidRPr="00FF6AC4">
        <w:rPr>
          <w:rFonts w:cs="Arial"/>
          <w:b/>
          <w:i/>
          <w:szCs w:val="22"/>
        </w:rPr>
        <w:t xml:space="preserve">Pet for Friend - </w:t>
      </w:r>
      <w:r w:rsidRPr="00FF6AC4">
        <w:rPr>
          <w:rFonts w:cs="Arial"/>
          <w:szCs w:val="22"/>
        </w:rPr>
        <w:t>Nome do sistema.</w:t>
      </w:r>
    </w:p>
    <w:p w14:paraId="18F847BD"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bookmarkStart w:id="10" w:name="_2s8eyo1" w:colFirst="0" w:colLast="0"/>
      <w:bookmarkEnd w:id="10"/>
    </w:p>
    <w:p w14:paraId="07E4CD51" w14:textId="77777777" w:rsidR="00C12931" w:rsidRPr="00FF6AC4" w:rsidRDefault="00980B52">
      <w:pPr>
        <w:pStyle w:val="Ttulo3"/>
        <w:numPr>
          <w:ilvl w:val="1"/>
          <w:numId w:val="3"/>
        </w:numPr>
        <w:rPr>
          <w:rFonts w:ascii="Arial" w:hAnsi="Arial"/>
        </w:rPr>
      </w:pPr>
      <w:bookmarkStart w:id="11" w:name="_Toc48256361"/>
      <w:r w:rsidRPr="00FF6AC4">
        <w:rPr>
          <w:rFonts w:ascii="Arial" w:hAnsi="Arial"/>
        </w:rPr>
        <w:t>Definições e Atributos de Requisitos</w:t>
      </w:r>
      <w:bookmarkEnd w:id="11"/>
    </w:p>
    <w:p w14:paraId="6FA563FB" w14:textId="77777777" w:rsidR="00C12931" w:rsidRPr="00FF6AC4" w:rsidRDefault="00980B52" w:rsidP="008017D4">
      <w:pPr>
        <w:keepNext/>
        <w:pBdr>
          <w:top w:val="nil"/>
          <w:left w:val="nil"/>
          <w:bottom w:val="nil"/>
          <w:right w:val="nil"/>
          <w:between w:val="nil"/>
        </w:pBdr>
        <w:spacing w:before="240" w:after="60"/>
        <w:rPr>
          <w:rFonts w:cs="Arial"/>
          <w:b/>
          <w:color w:val="000000"/>
          <w:sz w:val="24"/>
          <w:szCs w:val="24"/>
        </w:rPr>
      </w:pPr>
      <w:r w:rsidRPr="00FF6AC4">
        <w:rPr>
          <w:rFonts w:eastAsia="Arial" w:cs="Arial"/>
          <w:b/>
          <w:color w:val="000000"/>
          <w:sz w:val="24"/>
          <w:szCs w:val="24"/>
        </w:rPr>
        <w:t xml:space="preserve">Identificação dos Requisitos </w:t>
      </w:r>
    </w:p>
    <w:p w14:paraId="36F97FEE" w14:textId="3D1BA2AC" w:rsidR="00C12931" w:rsidRPr="00FF6AC4" w:rsidRDefault="00980B52" w:rsidP="008017D4">
      <w:pPr>
        <w:pBdr>
          <w:top w:val="nil"/>
          <w:left w:val="nil"/>
          <w:bottom w:val="nil"/>
          <w:right w:val="nil"/>
          <w:between w:val="nil"/>
        </w:pBdr>
        <w:spacing w:before="60" w:after="60"/>
        <w:jc w:val="both"/>
        <w:rPr>
          <w:rFonts w:cs="Arial"/>
          <w:color w:val="000000"/>
          <w:szCs w:val="22"/>
        </w:rPr>
      </w:pPr>
      <w:bookmarkStart w:id="12" w:name="_3rdcrjn" w:colFirst="0" w:colLast="0"/>
      <w:bookmarkEnd w:id="12"/>
      <w:r w:rsidRPr="00FF6AC4">
        <w:rPr>
          <w:rFonts w:cs="Arial"/>
          <w:color w:val="000000"/>
          <w:szCs w:val="22"/>
        </w:rPr>
        <w:t xml:space="preserve">RF é utilizado para identificar Requisitos Funcionais e NF é utilizado para identificar Requisitos Não Funcionais. Ambas siglas vem </w:t>
      </w:r>
      <w:r w:rsidRPr="00FF6AC4">
        <w:rPr>
          <w:rFonts w:cs="Arial"/>
          <w:szCs w:val="22"/>
        </w:rPr>
        <w:t>acompanhada</w:t>
      </w:r>
      <w:r w:rsidRPr="00FF6AC4">
        <w:rPr>
          <w:rFonts w:cs="Arial"/>
          <w:color w:val="000000"/>
          <w:szCs w:val="22"/>
        </w:rPr>
        <w:t xml:space="preserve"> de um número que é o identificador único do</w:t>
      </w:r>
      <w:r w:rsidR="007359E6" w:rsidRPr="00FF6AC4">
        <w:rPr>
          <w:rFonts w:cs="Arial"/>
          <w:color w:val="000000"/>
          <w:szCs w:val="22"/>
        </w:rPr>
        <w:t xml:space="preserve">s </w:t>
      </w:r>
      <w:r w:rsidRPr="00FF6AC4">
        <w:rPr>
          <w:rFonts w:cs="Arial"/>
          <w:color w:val="000000"/>
          <w:szCs w:val="22"/>
        </w:rPr>
        <w:t>requisito</w:t>
      </w:r>
      <w:r w:rsidRPr="00FF6AC4">
        <w:rPr>
          <w:rFonts w:cs="Arial"/>
          <w:szCs w:val="22"/>
        </w:rPr>
        <w:t xml:space="preserve">s e representado por esse número seguido por uma # para rastreabilidade no </w:t>
      </w:r>
      <w:proofErr w:type="spellStart"/>
      <w:r w:rsidRPr="00FF6AC4">
        <w:rPr>
          <w:rFonts w:cs="Arial"/>
          <w:szCs w:val="22"/>
        </w:rPr>
        <w:t>github</w:t>
      </w:r>
      <w:proofErr w:type="spellEnd"/>
      <w:r w:rsidRPr="00FF6AC4">
        <w:rPr>
          <w:rFonts w:cs="Arial"/>
          <w:szCs w:val="22"/>
        </w:rPr>
        <w:t>.</w:t>
      </w:r>
      <w:r w:rsidRPr="00FF6AC4">
        <w:rPr>
          <w:rFonts w:cs="Arial"/>
          <w:color w:val="000000"/>
          <w:szCs w:val="22"/>
        </w:rPr>
        <w:t xml:space="preserve"> Por exemplo, o requisito [RF016] indica um requisito funcional de número #16.</w:t>
      </w:r>
    </w:p>
    <w:p w14:paraId="7D849C95" w14:textId="323811AF" w:rsidR="008017D4" w:rsidRPr="00FF6AC4" w:rsidRDefault="00980B52" w:rsidP="008017D4">
      <w:pPr>
        <w:keepNext/>
        <w:pBdr>
          <w:top w:val="nil"/>
          <w:left w:val="nil"/>
          <w:bottom w:val="nil"/>
          <w:right w:val="nil"/>
          <w:between w:val="nil"/>
        </w:pBdr>
        <w:spacing w:before="240" w:after="60"/>
        <w:rPr>
          <w:rFonts w:cs="Arial"/>
          <w:b/>
          <w:color w:val="000000"/>
          <w:sz w:val="24"/>
          <w:szCs w:val="24"/>
        </w:rPr>
      </w:pPr>
      <w:r w:rsidRPr="00FF6AC4">
        <w:rPr>
          <w:rFonts w:eastAsia="Arial" w:cs="Arial"/>
          <w:b/>
          <w:color w:val="000000"/>
          <w:sz w:val="24"/>
          <w:szCs w:val="24"/>
        </w:rPr>
        <w:t>Prioridades dos Requisitos</w:t>
      </w:r>
    </w:p>
    <w:p w14:paraId="45CCFE87" w14:textId="4C1ED83F" w:rsidR="008017D4" w:rsidRPr="00FF6AC4" w:rsidRDefault="008017D4" w:rsidP="008017D4">
      <w:pPr>
        <w:pStyle w:val="PargrafodaLista"/>
        <w:pBdr>
          <w:top w:val="nil"/>
          <w:left w:val="nil"/>
          <w:bottom w:val="nil"/>
          <w:right w:val="nil"/>
          <w:between w:val="nil"/>
        </w:pBdr>
        <w:spacing w:before="60" w:after="60"/>
        <w:ind w:left="0"/>
        <w:jc w:val="both"/>
        <w:rPr>
          <w:rFonts w:ascii="Arial" w:hAnsi="Arial" w:cs="Arial"/>
          <w:color w:val="000000"/>
          <w:sz w:val="22"/>
          <w:szCs w:val="22"/>
        </w:rPr>
      </w:pPr>
      <w:r w:rsidRPr="00FF6AC4">
        <w:rPr>
          <w:rFonts w:ascii="Arial" w:hAnsi="Arial" w:cs="Arial"/>
          <w:color w:val="000000"/>
          <w:sz w:val="22"/>
          <w:szCs w:val="22"/>
        </w:rPr>
        <w:t>Para estabelecer a prioridade dos requisitos foram adotadas as denominações “essencial”, “importante” e “desejável”.</w:t>
      </w:r>
    </w:p>
    <w:p w14:paraId="565AB743" w14:textId="77777777" w:rsidR="008017D4" w:rsidRPr="00FF6AC4" w:rsidRDefault="008017D4" w:rsidP="008017D4">
      <w:pPr>
        <w:pStyle w:val="PargrafodaLista"/>
        <w:pBdr>
          <w:top w:val="nil"/>
          <w:left w:val="nil"/>
          <w:bottom w:val="nil"/>
          <w:right w:val="nil"/>
          <w:between w:val="nil"/>
        </w:pBdr>
        <w:spacing w:before="60" w:after="60"/>
        <w:ind w:left="0"/>
        <w:jc w:val="both"/>
        <w:rPr>
          <w:rFonts w:ascii="Arial" w:hAnsi="Arial" w:cs="Arial"/>
          <w:color w:val="000000"/>
          <w:sz w:val="22"/>
          <w:szCs w:val="22"/>
        </w:rPr>
      </w:pPr>
    </w:p>
    <w:p w14:paraId="0DCAEA5A" w14:textId="3C8D480D" w:rsidR="008017D4"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 xml:space="preserve">Essencial </w:t>
      </w:r>
      <w:r w:rsidRPr="00FF6AC4">
        <w:rPr>
          <w:rFonts w:ascii="Arial" w:hAnsi="Arial" w:cs="Arial"/>
          <w:color w:val="000000"/>
          <w:sz w:val="22"/>
          <w:szCs w:val="22"/>
        </w:rPr>
        <w:t>é o requisito sem o qual o sistema não entra em funcionamento. Requisitos essenciais são requisitos imprescindíveis, que têm que ser implementados impreterivelmente.</w:t>
      </w:r>
    </w:p>
    <w:p w14:paraId="1311EDE5" w14:textId="77777777" w:rsidR="008017D4" w:rsidRPr="00FF6AC4" w:rsidRDefault="008017D4" w:rsidP="008017D4">
      <w:pPr>
        <w:pStyle w:val="PargrafodaLista"/>
        <w:keepNext/>
        <w:pBdr>
          <w:top w:val="nil"/>
          <w:left w:val="nil"/>
          <w:bottom w:val="nil"/>
          <w:right w:val="nil"/>
          <w:between w:val="nil"/>
        </w:pBdr>
        <w:spacing w:before="240" w:after="60"/>
        <w:rPr>
          <w:rFonts w:ascii="Arial" w:hAnsi="Arial" w:cs="Arial"/>
          <w:b/>
          <w:color w:val="000000"/>
          <w:sz w:val="24"/>
          <w:szCs w:val="24"/>
        </w:rPr>
      </w:pPr>
    </w:p>
    <w:p w14:paraId="530CE023" w14:textId="77777777" w:rsidR="008017D4"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 xml:space="preserve">Importante </w:t>
      </w:r>
      <w:r w:rsidRPr="00FF6AC4">
        <w:rPr>
          <w:rFonts w:ascii="Arial" w:hAnsi="Arial" w:cs="Arial"/>
          <w:color w:val="000000"/>
          <w:sz w:val="22"/>
          <w:szCs w:val="22"/>
        </w:rPr>
        <w:t>é o requisito sem o qual o sistema entra em funcionamento, mas de forma não satisfatória. Requisitos importantes devem ser implementados, mas, se não forem, o sistema poderá ser implantado e usado mesmo assim.</w:t>
      </w:r>
      <w:bookmarkStart w:id="13" w:name="_26in1rg" w:colFirst="0" w:colLast="0"/>
      <w:bookmarkEnd w:id="13"/>
    </w:p>
    <w:p w14:paraId="2FFF6D8A" w14:textId="77777777" w:rsidR="008017D4" w:rsidRPr="00FF6AC4" w:rsidRDefault="008017D4" w:rsidP="008017D4">
      <w:pPr>
        <w:pStyle w:val="PargrafodaLista"/>
        <w:rPr>
          <w:rFonts w:ascii="Arial" w:hAnsi="Arial" w:cs="Arial"/>
          <w:b/>
          <w:color w:val="000000"/>
          <w:sz w:val="22"/>
          <w:szCs w:val="22"/>
        </w:rPr>
      </w:pPr>
    </w:p>
    <w:p w14:paraId="61E15DEF" w14:textId="1207DF44" w:rsidR="00C12931"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Desejável</w:t>
      </w:r>
      <w:r w:rsidRPr="00FF6AC4">
        <w:rPr>
          <w:rFonts w:ascii="Arial" w:hAnsi="Arial" w:cs="Arial"/>
          <w:color w:val="000000"/>
          <w:sz w:val="22"/>
          <w:szCs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1DDD9190" w14:textId="77777777" w:rsidR="00C12931" w:rsidRPr="00FF6AC4" w:rsidRDefault="00980B52">
      <w:pPr>
        <w:pStyle w:val="Ttulo3"/>
        <w:rPr>
          <w:rFonts w:ascii="Arial" w:hAnsi="Arial"/>
        </w:rPr>
      </w:pPr>
      <w:bookmarkStart w:id="14" w:name="_Toc48256362"/>
      <w:r w:rsidRPr="00FF6AC4">
        <w:rPr>
          <w:rFonts w:ascii="Arial" w:hAnsi="Arial"/>
        </w:rPr>
        <w:t>Formulários coletados</w:t>
      </w:r>
      <w:bookmarkEnd w:id="14"/>
    </w:p>
    <w:p w14:paraId="5825FED4" w14:textId="02C73844"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Os documentos relacionados abaixo estão </w:t>
      </w:r>
      <w:r w:rsidR="000C1CA3" w:rsidRPr="00FF6AC4">
        <w:rPr>
          <w:rFonts w:cs="Arial"/>
          <w:color w:val="000000"/>
          <w:szCs w:val="22"/>
        </w:rPr>
        <w:t>à</w:t>
      </w:r>
      <w:r w:rsidRPr="00FF6AC4">
        <w:rPr>
          <w:rFonts w:cs="Arial"/>
          <w:color w:val="000000"/>
          <w:szCs w:val="22"/>
        </w:rPr>
        <w:t xml:space="preserve"> disposição no anexo deste documento. Os campos </w:t>
      </w:r>
      <w:r w:rsidRPr="00FF6AC4">
        <w:rPr>
          <w:rFonts w:cs="Arial"/>
          <w:szCs w:val="22"/>
        </w:rPr>
        <w:t>em</w:t>
      </w:r>
      <w:r w:rsidRPr="00FF6AC4">
        <w:rPr>
          <w:rFonts w:cs="Arial"/>
          <w:color w:val="000000"/>
          <w:szCs w:val="22"/>
        </w:rPr>
        <w:t xml:space="preserve"> </w:t>
      </w:r>
      <w:r w:rsidRPr="00FF6AC4">
        <w:rPr>
          <w:rFonts w:cs="Arial"/>
          <w:szCs w:val="22"/>
        </w:rPr>
        <w:t>vermelho</w:t>
      </w:r>
      <w:r w:rsidRPr="00FF6AC4">
        <w:rPr>
          <w:rFonts w:cs="Arial"/>
          <w:color w:val="000000"/>
          <w:szCs w:val="22"/>
        </w:rPr>
        <w:t xml:space="preserve"> não são </w:t>
      </w:r>
      <w:r w:rsidRPr="00FF6AC4">
        <w:rPr>
          <w:rFonts w:cs="Arial"/>
          <w:szCs w:val="22"/>
        </w:rPr>
        <w:t>necessários</w:t>
      </w:r>
      <w:r w:rsidRPr="00FF6AC4">
        <w:rPr>
          <w:rFonts w:cs="Arial"/>
          <w:color w:val="000000"/>
          <w:szCs w:val="22"/>
        </w:rPr>
        <w:t xml:space="preserve">. Os campos </w:t>
      </w:r>
      <w:r w:rsidRPr="00FF6AC4">
        <w:rPr>
          <w:rFonts w:cs="Arial"/>
          <w:szCs w:val="22"/>
        </w:rPr>
        <w:t>em</w:t>
      </w:r>
      <w:r w:rsidRPr="00FF6AC4">
        <w:rPr>
          <w:rFonts w:cs="Arial"/>
          <w:color w:val="000000"/>
          <w:szCs w:val="22"/>
        </w:rPr>
        <w:t xml:space="preserve"> azul são campos que precisam ser acrescentados ao </w:t>
      </w:r>
      <w:r w:rsidRPr="00FF6AC4">
        <w:rPr>
          <w:rFonts w:cs="Arial"/>
          <w:szCs w:val="22"/>
        </w:rPr>
        <w:t>formulário</w:t>
      </w:r>
      <w:r w:rsidRPr="00FF6AC4">
        <w:rPr>
          <w:rFonts w:cs="Arial"/>
          <w:color w:val="000000"/>
          <w:szCs w:val="22"/>
        </w:rPr>
        <w:t>. Os demais campos sem qualquer marcação devem fazer parte do sistema.</w:t>
      </w:r>
    </w:p>
    <w:p w14:paraId="44ADE9BA" w14:textId="77777777" w:rsidR="00C12931" w:rsidRPr="00FF6AC4" w:rsidRDefault="00980B52">
      <w:pPr>
        <w:numPr>
          <w:ilvl w:val="0"/>
          <w:numId w:val="9"/>
        </w:numPr>
        <w:pBdr>
          <w:top w:val="nil"/>
          <w:left w:val="nil"/>
          <w:bottom w:val="nil"/>
          <w:right w:val="nil"/>
          <w:between w:val="nil"/>
        </w:pBdr>
        <w:spacing w:before="240" w:after="120"/>
        <w:rPr>
          <w:rFonts w:cs="Arial"/>
          <w:color w:val="000000"/>
          <w:szCs w:val="22"/>
        </w:rPr>
      </w:pPr>
      <w:r w:rsidRPr="00FF6AC4">
        <w:rPr>
          <w:rFonts w:cs="Arial"/>
          <w:color w:val="000000"/>
          <w:szCs w:val="22"/>
        </w:rPr>
        <w:t xml:space="preserve">Cadastro de </w:t>
      </w:r>
      <w:r w:rsidRPr="00FF6AC4">
        <w:rPr>
          <w:rFonts w:cs="Arial"/>
          <w:szCs w:val="22"/>
        </w:rPr>
        <w:t>Pet</w:t>
      </w:r>
      <w:r w:rsidRPr="00FF6AC4">
        <w:rPr>
          <w:rFonts w:cs="Arial"/>
          <w:color w:val="000000"/>
          <w:szCs w:val="22"/>
        </w:rPr>
        <w:t xml:space="preserve">: </w:t>
      </w:r>
      <w:proofErr w:type="spellStart"/>
      <w:r w:rsidRPr="00FF6AC4">
        <w:rPr>
          <w:rFonts w:cs="Arial"/>
          <w:szCs w:val="22"/>
        </w:rPr>
        <w:t>Anexo_I_Cad_Pet</w:t>
      </w:r>
      <w:proofErr w:type="spellEnd"/>
    </w:p>
    <w:p w14:paraId="5EEC4ED3" w14:textId="77777777" w:rsidR="00C12931" w:rsidRPr="00FF6AC4" w:rsidRDefault="00980B52">
      <w:pPr>
        <w:numPr>
          <w:ilvl w:val="0"/>
          <w:numId w:val="9"/>
        </w:numPr>
        <w:pBdr>
          <w:top w:val="nil"/>
          <w:left w:val="nil"/>
          <w:bottom w:val="nil"/>
          <w:right w:val="nil"/>
          <w:between w:val="nil"/>
        </w:pBdr>
        <w:spacing w:before="240" w:after="120"/>
        <w:rPr>
          <w:rFonts w:cs="Arial"/>
          <w:color w:val="000000"/>
          <w:szCs w:val="22"/>
        </w:rPr>
      </w:pPr>
      <w:r w:rsidRPr="00FF6AC4">
        <w:rPr>
          <w:rFonts w:cs="Arial"/>
          <w:color w:val="000000"/>
          <w:szCs w:val="22"/>
        </w:rPr>
        <w:t xml:space="preserve">Cadastro de </w:t>
      </w:r>
      <w:r w:rsidRPr="00FF6AC4">
        <w:rPr>
          <w:rFonts w:cs="Arial"/>
          <w:szCs w:val="22"/>
        </w:rPr>
        <w:t>Parceiro</w:t>
      </w:r>
      <w:r w:rsidRPr="00FF6AC4">
        <w:rPr>
          <w:rFonts w:cs="Arial"/>
          <w:color w:val="000000"/>
          <w:szCs w:val="22"/>
        </w:rPr>
        <w:t xml:space="preserve">: </w:t>
      </w:r>
      <w:proofErr w:type="spellStart"/>
      <w:r w:rsidRPr="00FF6AC4">
        <w:rPr>
          <w:rFonts w:cs="Arial"/>
          <w:color w:val="000000"/>
          <w:szCs w:val="22"/>
        </w:rPr>
        <w:t>Anexo_II_Cad_Parceiro</w:t>
      </w:r>
      <w:proofErr w:type="spellEnd"/>
    </w:p>
    <w:p w14:paraId="2A98CEB8" w14:textId="60BADC82" w:rsidR="00C12931" w:rsidRPr="00FF6AC4" w:rsidRDefault="00980B52">
      <w:pPr>
        <w:numPr>
          <w:ilvl w:val="0"/>
          <w:numId w:val="9"/>
        </w:numPr>
        <w:pBdr>
          <w:top w:val="nil"/>
          <w:left w:val="nil"/>
          <w:bottom w:val="nil"/>
          <w:right w:val="nil"/>
          <w:between w:val="nil"/>
        </w:pBdr>
        <w:spacing w:before="240" w:after="120"/>
        <w:rPr>
          <w:rFonts w:cs="Arial"/>
          <w:szCs w:val="22"/>
        </w:rPr>
      </w:pPr>
      <w:r w:rsidRPr="00FF6AC4">
        <w:rPr>
          <w:rFonts w:cs="Arial"/>
          <w:szCs w:val="22"/>
        </w:rPr>
        <w:t xml:space="preserve">Cadastro de Colaborador: </w:t>
      </w:r>
      <w:proofErr w:type="spellStart"/>
      <w:r w:rsidRPr="00FF6AC4">
        <w:rPr>
          <w:rFonts w:cs="Arial"/>
          <w:szCs w:val="22"/>
        </w:rPr>
        <w:t>Anexo_III_Cad</w:t>
      </w:r>
      <w:proofErr w:type="gramStart"/>
      <w:r w:rsidR="000C1CA3">
        <w:rPr>
          <w:rFonts w:cs="Arial"/>
          <w:szCs w:val="22"/>
        </w:rPr>
        <w:t>_</w:t>
      </w:r>
      <w:r w:rsidRPr="00FF6AC4">
        <w:rPr>
          <w:rFonts w:cs="Arial"/>
          <w:szCs w:val="22"/>
        </w:rPr>
        <w:t>Colaborador</w:t>
      </w:r>
      <w:proofErr w:type="spellEnd"/>
      <w:proofErr w:type="gramEnd"/>
    </w:p>
    <w:p w14:paraId="433F290F" w14:textId="77777777" w:rsidR="00C12931" w:rsidRPr="00FF6AC4" w:rsidRDefault="00980B52">
      <w:pPr>
        <w:numPr>
          <w:ilvl w:val="0"/>
          <w:numId w:val="9"/>
        </w:numPr>
        <w:pBdr>
          <w:top w:val="nil"/>
          <w:left w:val="nil"/>
          <w:bottom w:val="nil"/>
          <w:right w:val="nil"/>
          <w:between w:val="nil"/>
        </w:pBdr>
        <w:spacing w:before="240" w:after="120"/>
        <w:rPr>
          <w:rFonts w:cs="Arial"/>
          <w:szCs w:val="22"/>
        </w:rPr>
      </w:pPr>
      <w:r w:rsidRPr="00FF6AC4">
        <w:rPr>
          <w:rFonts w:cs="Arial"/>
          <w:szCs w:val="22"/>
        </w:rPr>
        <w:t xml:space="preserve">Instruções de Acessibilidade: </w:t>
      </w:r>
      <w:proofErr w:type="spellStart"/>
      <w:r w:rsidRPr="00FF6AC4">
        <w:rPr>
          <w:rFonts w:cs="Arial"/>
          <w:szCs w:val="22"/>
        </w:rPr>
        <w:t>Anexo_Acessibilidade</w:t>
      </w:r>
      <w:proofErr w:type="spellEnd"/>
    </w:p>
    <w:p w14:paraId="54CC1BAC" w14:textId="77777777" w:rsidR="00C12931" w:rsidRPr="00FF6AC4" w:rsidRDefault="00C12931">
      <w:pPr>
        <w:pBdr>
          <w:top w:val="nil"/>
          <w:left w:val="nil"/>
          <w:bottom w:val="nil"/>
          <w:right w:val="nil"/>
          <w:between w:val="nil"/>
        </w:pBdr>
        <w:spacing w:before="240" w:after="120"/>
        <w:rPr>
          <w:rFonts w:cs="Arial"/>
          <w:color w:val="000000"/>
          <w:szCs w:val="22"/>
        </w:rPr>
        <w:sectPr w:rsidR="00C12931" w:rsidRPr="00FF6AC4">
          <w:headerReference w:type="even" r:id="rId11"/>
          <w:headerReference w:type="default" r:id="rId12"/>
          <w:pgSz w:w="11909" w:h="16834"/>
          <w:pgMar w:top="1440" w:right="1440" w:bottom="1440" w:left="1440" w:header="720" w:footer="720" w:gutter="0"/>
          <w:pgNumType w:start="1"/>
          <w:cols w:space="720" w:equalWidth="0">
            <w:col w:w="8838"/>
          </w:cols>
        </w:sectPr>
      </w:pPr>
      <w:bookmarkStart w:id="15" w:name="_35nkun2" w:colFirst="0" w:colLast="0"/>
      <w:bookmarkEnd w:id="15"/>
    </w:p>
    <w:p w14:paraId="354E7060"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1D39D304" w14:textId="77777777" w:rsidR="00C12931" w:rsidRPr="00FF6AC4" w:rsidRDefault="00980B52">
      <w:pPr>
        <w:pStyle w:val="Ttulo1"/>
        <w:ind w:left="578"/>
        <w:jc w:val="right"/>
        <w:rPr>
          <w:rFonts w:ascii="Arial" w:eastAsia="Arial" w:hAnsi="Arial" w:cs="Arial"/>
        </w:rPr>
      </w:pPr>
      <w:bookmarkStart w:id="16" w:name="_Toc48256363"/>
      <w:r w:rsidRPr="00FF6AC4">
        <w:rPr>
          <w:rFonts w:ascii="Arial" w:eastAsia="Arial" w:hAnsi="Arial" w:cs="Arial"/>
        </w:rPr>
        <w:t>Capítulo 1</w:t>
      </w:r>
      <w:bookmarkEnd w:id="16"/>
    </w:p>
    <w:p w14:paraId="4E610683" w14:textId="77777777" w:rsidR="00C12931" w:rsidRPr="00FF6AC4" w:rsidRDefault="00980B52">
      <w:pPr>
        <w:pStyle w:val="Ttulo2"/>
        <w:numPr>
          <w:ilvl w:val="0"/>
          <w:numId w:val="3"/>
        </w:numPr>
      </w:pPr>
      <w:bookmarkStart w:id="17" w:name="_Toc48256364"/>
      <w:r w:rsidRPr="00FF6AC4">
        <w:t>Descrição geral do sistema</w:t>
      </w:r>
      <w:bookmarkEnd w:id="17"/>
    </w:p>
    <w:p w14:paraId="7B43A30F"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O Sistema Pet for Friend, é uma plataforma desenvolvida para auxiliar o processo de adoção de animais com algum tipo de deficiência por pessoas que também possuem algum tipo de deficiência ou não. Para isso precisamos contar com uma plataforma acessível, nos mais amplos sentidos, de forma segura e confiável que permita a adoção e o apadrinhamento de animais em situação de vulnerabilidade. O sistema deverá em breve ser independente de outros sistemas e conectado à internet. Inicialmente o sistema funciona com o auxílio de um navegador web e com conectividade local. </w:t>
      </w:r>
    </w:p>
    <w:p w14:paraId="6CD35DA0"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bookmarkStart w:id="18" w:name="_2jxsxqh" w:colFirst="0" w:colLast="0"/>
      <w:bookmarkEnd w:id="18"/>
    </w:p>
    <w:p w14:paraId="03BBA19D" w14:textId="77777777" w:rsidR="00C12931" w:rsidRPr="00FF6AC4" w:rsidRDefault="00980B52">
      <w:pPr>
        <w:pStyle w:val="Ttulo3"/>
        <w:numPr>
          <w:ilvl w:val="1"/>
          <w:numId w:val="3"/>
        </w:numPr>
        <w:rPr>
          <w:rFonts w:ascii="Arial" w:hAnsi="Arial"/>
        </w:rPr>
      </w:pPr>
      <w:bookmarkStart w:id="19" w:name="_Toc48256365"/>
      <w:r w:rsidRPr="00FF6AC4">
        <w:rPr>
          <w:rFonts w:ascii="Arial" w:hAnsi="Arial"/>
        </w:rPr>
        <w:t>Abrangência e sistemas relacionados</w:t>
      </w:r>
      <w:bookmarkEnd w:id="19"/>
    </w:p>
    <w:p w14:paraId="5033B975" w14:textId="63015DB1" w:rsidR="00C12931" w:rsidRPr="00FF6AC4" w:rsidRDefault="00980B52">
      <w:pPr>
        <w:pBdr>
          <w:top w:val="nil"/>
          <w:left w:val="nil"/>
          <w:bottom w:val="nil"/>
          <w:right w:val="nil"/>
          <w:between w:val="nil"/>
        </w:pBdr>
        <w:spacing w:before="60" w:after="60"/>
        <w:ind w:left="578"/>
        <w:jc w:val="both"/>
        <w:rPr>
          <w:rFonts w:cs="Arial"/>
          <w:szCs w:val="22"/>
        </w:rPr>
      </w:pPr>
      <w:r w:rsidRPr="00FF6AC4">
        <w:rPr>
          <w:rFonts w:cs="Arial"/>
          <w:szCs w:val="22"/>
        </w:rPr>
        <w:t>O sistema deve desempenhar algumas funções abaixo referenciadas com o identificador seguido de uma sequência numérica de 2 dígitos [UR01] seguido de sua funcionalidade, onde os itens em vermelho não devem fazer parte no momento ou serão implementadas em breve, e os elementos azuis são referentes aos relacionamentos entre sistemas:</w:t>
      </w:r>
    </w:p>
    <w:p w14:paraId="46743222" w14:textId="77777777" w:rsidR="00FF6AC4" w:rsidRPr="00FF6AC4" w:rsidRDefault="00FF6AC4">
      <w:pPr>
        <w:pBdr>
          <w:top w:val="nil"/>
          <w:left w:val="nil"/>
          <w:bottom w:val="nil"/>
          <w:right w:val="nil"/>
          <w:between w:val="nil"/>
        </w:pBdr>
        <w:spacing w:before="60" w:after="60"/>
        <w:ind w:left="578"/>
        <w:jc w:val="both"/>
        <w:rPr>
          <w:rFonts w:cs="Arial"/>
          <w:szCs w:val="22"/>
        </w:rPr>
      </w:pPr>
    </w:p>
    <w:p w14:paraId="6B5EAAE6" w14:textId="77777777" w:rsidR="00C12931" w:rsidRPr="00FF6AC4" w:rsidRDefault="00980B52" w:rsidP="00FF6AC4">
      <w:pPr>
        <w:rPr>
          <w:rFonts w:cs="Arial"/>
        </w:rPr>
      </w:pPr>
      <w:r w:rsidRPr="00FF6AC4">
        <w:rPr>
          <w:rFonts w:cs="Arial"/>
        </w:rPr>
        <w:t>UR01 - O sistema deve permitir que um novo usuário visite algumas páginas até realizar o cadastro;</w:t>
      </w:r>
    </w:p>
    <w:p w14:paraId="29CF1AE3" w14:textId="77777777" w:rsidR="00C12931" w:rsidRPr="00FF6AC4" w:rsidRDefault="00980B52" w:rsidP="00FF6AC4">
      <w:pPr>
        <w:rPr>
          <w:rFonts w:cs="Arial"/>
        </w:rPr>
      </w:pPr>
      <w:r w:rsidRPr="00FF6AC4">
        <w:rPr>
          <w:rFonts w:cs="Arial"/>
        </w:rPr>
        <w:t>UR02 - O sistema deve permitir o cadastro de novo usuário;</w:t>
      </w:r>
    </w:p>
    <w:p w14:paraId="09474E82" w14:textId="77777777" w:rsidR="00C12931" w:rsidRPr="00FF6AC4" w:rsidRDefault="00980B52" w:rsidP="00FF6AC4">
      <w:pPr>
        <w:rPr>
          <w:rFonts w:cs="Arial"/>
        </w:rPr>
      </w:pPr>
      <w:r w:rsidRPr="00FF6AC4">
        <w:rPr>
          <w:rFonts w:cs="Arial"/>
        </w:rPr>
        <w:t>UR03- O sistema deve permitir o cadastro de novo animal;</w:t>
      </w:r>
    </w:p>
    <w:p w14:paraId="0F9B951D" w14:textId="77777777" w:rsidR="00C12931" w:rsidRPr="00FF6AC4" w:rsidRDefault="00980B52" w:rsidP="00FF6AC4">
      <w:pPr>
        <w:rPr>
          <w:rFonts w:cs="Arial"/>
        </w:rPr>
      </w:pPr>
      <w:r w:rsidRPr="00FF6AC4">
        <w:rPr>
          <w:rFonts w:cs="Arial"/>
        </w:rPr>
        <w:t>UR04- O sistema deve permitir o cadastro de um novo colaborador;</w:t>
      </w:r>
    </w:p>
    <w:p w14:paraId="5EB442BD" w14:textId="77777777" w:rsidR="00C12931" w:rsidRPr="00FF6AC4" w:rsidRDefault="00980B52" w:rsidP="00FF6AC4">
      <w:pPr>
        <w:rPr>
          <w:rFonts w:cs="Arial"/>
        </w:rPr>
      </w:pPr>
      <w:r w:rsidRPr="00FF6AC4">
        <w:rPr>
          <w:rFonts w:cs="Arial"/>
        </w:rPr>
        <w:t>UR05- O sistema deve permitir o cadastro de um novo parceiro;</w:t>
      </w:r>
    </w:p>
    <w:p w14:paraId="44713842" w14:textId="77777777" w:rsidR="00C12931" w:rsidRPr="00FF6AC4" w:rsidRDefault="00980B52" w:rsidP="00FF6AC4">
      <w:pPr>
        <w:rPr>
          <w:rFonts w:cs="Arial"/>
        </w:rPr>
      </w:pPr>
      <w:r w:rsidRPr="00FF6AC4">
        <w:rPr>
          <w:rFonts w:cs="Arial"/>
        </w:rPr>
        <w:t>UR06- O sistema deve permitir que animais sejam adotados;</w:t>
      </w:r>
    </w:p>
    <w:p w14:paraId="46880F86" w14:textId="77777777" w:rsidR="00C12931" w:rsidRPr="00FF6AC4" w:rsidRDefault="00980B52" w:rsidP="00FF6AC4">
      <w:pPr>
        <w:rPr>
          <w:rFonts w:cs="Arial"/>
        </w:rPr>
      </w:pPr>
      <w:r w:rsidRPr="00FF6AC4">
        <w:rPr>
          <w:rFonts w:cs="Arial"/>
        </w:rPr>
        <w:t>UR07- O sistema deve permitir que animais sejam apadrinhados;</w:t>
      </w:r>
    </w:p>
    <w:p w14:paraId="6CC84F75" w14:textId="77777777" w:rsidR="00C12931" w:rsidRPr="00FF6AC4" w:rsidRDefault="00980B52" w:rsidP="00FF6AC4">
      <w:pPr>
        <w:rPr>
          <w:rFonts w:cs="Arial"/>
        </w:rPr>
      </w:pPr>
      <w:r w:rsidRPr="00FF6AC4">
        <w:rPr>
          <w:rFonts w:cs="Arial"/>
        </w:rPr>
        <w:t>UR08- O sistema deve permitir disponibilizar animais para adoção;</w:t>
      </w:r>
    </w:p>
    <w:p w14:paraId="5B9D3C28" w14:textId="77777777" w:rsidR="00C12931" w:rsidRPr="00FF6AC4" w:rsidRDefault="00980B52" w:rsidP="00FF6AC4">
      <w:pPr>
        <w:rPr>
          <w:rFonts w:cs="Arial"/>
        </w:rPr>
      </w:pPr>
      <w:r w:rsidRPr="00FF6AC4">
        <w:rPr>
          <w:rFonts w:cs="Arial"/>
        </w:rPr>
        <w:t>UR09- O sistema deve permitir visualizar os animais disponíveis;</w:t>
      </w:r>
    </w:p>
    <w:p w14:paraId="3A199FBA" w14:textId="77777777" w:rsidR="00C12931" w:rsidRPr="000B2755" w:rsidRDefault="00980B52" w:rsidP="00FF6AC4">
      <w:pPr>
        <w:rPr>
          <w:rFonts w:cs="Arial"/>
        </w:rPr>
      </w:pPr>
      <w:r w:rsidRPr="00FF6AC4">
        <w:rPr>
          <w:rFonts w:cs="Arial"/>
        </w:rPr>
        <w:t>UR10- O sistema deve permitir que usuários entrem em contato entre eles;</w:t>
      </w:r>
    </w:p>
    <w:p w14:paraId="04116A35" w14:textId="77777777" w:rsidR="00C12931" w:rsidRPr="000B2755" w:rsidRDefault="00980B52" w:rsidP="00FF6AC4">
      <w:pPr>
        <w:rPr>
          <w:rFonts w:cs="Arial"/>
        </w:rPr>
      </w:pPr>
      <w:r w:rsidRPr="000B2755">
        <w:rPr>
          <w:rFonts w:cs="Arial"/>
        </w:rPr>
        <w:t>UR11- O sistema deve cuidar sozinho da autenticação do usuário;</w:t>
      </w:r>
    </w:p>
    <w:p w14:paraId="2B24193F" w14:textId="77777777" w:rsidR="00C12931" w:rsidRPr="00FF6AC4" w:rsidRDefault="00980B52" w:rsidP="00FF6AC4">
      <w:pPr>
        <w:rPr>
          <w:rFonts w:cs="Arial"/>
        </w:rPr>
      </w:pPr>
      <w:r w:rsidRPr="00FF6AC4">
        <w:rPr>
          <w:rFonts w:cs="Arial"/>
        </w:rPr>
        <w:t>UR12- O sistema não deve permitir que um usuário tipo friend exclua um animal;</w:t>
      </w:r>
    </w:p>
    <w:p w14:paraId="22E93CE3" w14:textId="77777777" w:rsidR="00C12931" w:rsidRPr="00FF6AC4" w:rsidRDefault="00980B52" w:rsidP="00FF6AC4">
      <w:pPr>
        <w:rPr>
          <w:rFonts w:cs="Arial"/>
        </w:rPr>
      </w:pPr>
      <w:r w:rsidRPr="00FF6AC4">
        <w:rPr>
          <w:rFonts w:cs="Arial"/>
        </w:rPr>
        <w:t>UR13- O sistema não deve permitir o acesso a algumas funções sem estar logado;</w:t>
      </w:r>
    </w:p>
    <w:p w14:paraId="68D19060" w14:textId="4BBD43E4" w:rsidR="00C12931" w:rsidRPr="000B2755" w:rsidRDefault="00980B52" w:rsidP="00FF6AC4">
      <w:pPr>
        <w:rPr>
          <w:rFonts w:cs="Arial"/>
        </w:rPr>
      </w:pPr>
      <w:r w:rsidRPr="000B2755">
        <w:rPr>
          <w:rFonts w:cs="Arial"/>
        </w:rPr>
        <w:t>UR14- O sistema deve ser independente;</w:t>
      </w:r>
    </w:p>
    <w:p w14:paraId="4A9CB0C1" w14:textId="77777777" w:rsidR="00C12931" w:rsidRPr="000B2755" w:rsidRDefault="00980B52" w:rsidP="00FF6AC4">
      <w:pPr>
        <w:rPr>
          <w:rFonts w:cs="Arial"/>
        </w:rPr>
      </w:pPr>
      <w:r w:rsidRPr="000B2755">
        <w:rPr>
          <w:rFonts w:cs="Arial"/>
        </w:rPr>
        <w:t>UR15- O sistema deve ser integrado à um navegador web Google Chrome;</w:t>
      </w:r>
    </w:p>
    <w:p w14:paraId="7835BBF2" w14:textId="77777777" w:rsidR="00C12931" w:rsidRPr="000B2755" w:rsidRDefault="00980B52" w:rsidP="00FF6AC4">
      <w:pPr>
        <w:rPr>
          <w:rFonts w:cs="Arial"/>
        </w:rPr>
      </w:pPr>
      <w:r w:rsidRPr="000B2755">
        <w:rPr>
          <w:rFonts w:cs="Arial"/>
        </w:rPr>
        <w:t xml:space="preserve">UR16- O sistema integrado deve suportar </w:t>
      </w:r>
      <w:proofErr w:type="spellStart"/>
      <w:r w:rsidRPr="000B2755">
        <w:rPr>
          <w:rFonts w:cs="Arial"/>
        </w:rPr>
        <w:t>css</w:t>
      </w:r>
      <w:proofErr w:type="spellEnd"/>
      <w:r w:rsidRPr="000B2755">
        <w:rPr>
          <w:rFonts w:cs="Arial"/>
        </w:rPr>
        <w:t>;</w:t>
      </w:r>
    </w:p>
    <w:p w14:paraId="5A62A4DB" w14:textId="77F3E767" w:rsidR="00C12931" w:rsidRPr="00FF6AC4" w:rsidRDefault="00980B52" w:rsidP="00FF6AC4">
      <w:pPr>
        <w:rPr>
          <w:del w:id="20" w:author=""/>
          <w:rFonts w:cs="Arial"/>
        </w:rPr>
      </w:pPr>
      <w:r w:rsidRPr="00FF6AC4">
        <w:rPr>
          <w:rFonts w:cs="Arial"/>
        </w:rPr>
        <w:t>UR17- O sistema deve permitir que o usuário parceiro altere informações do animal;</w:t>
      </w:r>
      <w:del w:id="21" w:author="">
        <w:r w:rsidRPr="00FF6AC4">
          <w:rPr>
            <w:rFonts w:cs="Arial"/>
            <w:color w:val="5B9BD5"/>
            <w:szCs w:val="22"/>
          </w:rPr>
          <w:delText xml:space="preserve">&lt;Nesta seção, descreva em linhas gerais o que o sistema irá fazer (suas principais funcionalidades) e o que ele </w:delText>
        </w:r>
        <w:r w:rsidRPr="00FF6AC4">
          <w:rPr>
            <w:rFonts w:cs="Arial"/>
            <w:b/>
            <w:color w:val="5B9BD5"/>
            <w:szCs w:val="22"/>
          </w:rPr>
          <w:delText>não</w:delText>
        </w:r>
        <w:r w:rsidRPr="00FF6AC4">
          <w:rPr>
            <w:rFonts w:cs="Arial"/>
            <w:color w:val="5B9BD5"/>
            <w:szCs w:val="22"/>
          </w:rPr>
          <w:delText xml:space="preserve"> irá fazer (escopo negativo), deixando claro se o sistema irá interagir com outros sistemas relacionados ou se ele é independente e totalmente auto-contido.</w:delText>
        </w:r>
      </w:del>
    </w:p>
    <w:p w14:paraId="155B3955" w14:textId="77777777" w:rsidR="00C12931" w:rsidRPr="00FF6AC4" w:rsidRDefault="00980B52" w:rsidP="00FF6AC4">
      <w:pPr>
        <w:pBdr>
          <w:top w:val="nil"/>
          <w:left w:val="nil"/>
          <w:bottom w:val="nil"/>
          <w:right w:val="nil"/>
          <w:between w:val="nil"/>
        </w:pBdr>
        <w:spacing w:before="60" w:after="60"/>
        <w:jc w:val="both"/>
        <w:rPr>
          <w:del w:id="22" w:author=""/>
          <w:rFonts w:cs="Arial"/>
          <w:color w:val="5B9BD5"/>
          <w:szCs w:val="22"/>
        </w:rPr>
      </w:pPr>
      <w:del w:id="23" w:author="">
        <w:r w:rsidRPr="00FF6AC4">
          <w:rPr>
            <w:rFonts w:cs="Arial"/>
            <w:color w:val="5B9BD5"/>
            <w:szCs w:val="22"/>
          </w:rPr>
          <w:delText>As funcionalidades principais do sistema devem ser apenas citadas, para dar uma idéia geral ao leitor dos serviços que serão fornecidos pelo sistema. Os detalhes serão fornecidos posteriormente, na seção 3 deste documento. Funcionalidades que a princípio seriam da alçada do sistema e que não serão implementadas também devem ser listadas, registrando-se o motivo pela qual elas não serão contempladas (porque serão fornecidas por outros sistemas relacionados, por exemplo, ou porque serão implementadas apenas em projetos futuros).</w:delText>
        </w:r>
      </w:del>
    </w:p>
    <w:p w14:paraId="67B32833" w14:textId="77777777" w:rsidR="00C12931" w:rsidRPr="00FF6AC4" w:rsidRDefault="00980B52" w:rsidP="00FF6AC4">
      <w:pPr>
        <w:pBdr>
          <w:top w:val="nil"/>
          <w:left w:val="nil"/>
          <w:bottom w:val="nil"/>
          <w:right w:val="nil"/>
          <w:between w:val="nil"/>
        </w:pBdr>
        <w:spacing w:before="60" w:after="60"/>
        <w:jc w:val="both"/>
        <w:rPr>
          <w:del w:id="24" w:author=""/>
          <w:rFonts w:cs="Arial"/>
          <w:color w:val="000000"/>
          <w:szCs w:val="22"/>
        </w:rPr>
      </w:pPr>
      <w:bookmarkStart w:id="25" w:name="_1hmsyys" w:colFirst="0" w:colLast="0"/>
      <w:bookmarkEnd w:id="25"/>
      <w:del w:id="26" w:author="">
        <w:r w:rsidRPr="00FF6AC4">
          <w:rPr>
            <w:rFonts w:cs="Arial"/>
            <w:color w:val="5B9BD5"/>
            <w:szCs w:val="22"/>
          </w:rPr>
          <w:delText>Se o sistema for independente e totalmente auto-contido diga isso explicitamente, caso contrário, liste e descreva brevemente os outros sistemas com os quais este sistema deve interagir, explicando, de maneira geral, quais os papéis de cada um e o meio de comunicação entre eles.&gt;</w:delText>
        </w:r>
      </w:del>
    </w:p>
    <w:p w14:paraId="5F1A20D1" w14:textId="77777777" w:rsidR="00C12931" w:rsidRPr="00FF6AC4" w:rsidRDefault="00C12931" w:rsidP="00FF6AC4">
      <w:pPr>
        <w:pBdr>
          <w:top w:val="nil"/>
          <w:left w:val="nil"/>
          <w:bottom w:val="nil"/>
          <w:right w:val="nil"/>
          <w:between w:val="nil"/>
        </w:pBdr>
        <w:spacing w:before="60" w:after="60"/>
        <w:jc w:val="both"/>
        <w:rPr>
          <w:rFonts w:eastAsia="Arial" w:cs="Arial"/>
          <w:b/>
          <w:sz w:val="28"/>
          <w:szCs w:val="28"/>
        </w:rPr>
      </w:pPr>
    </w:p>
    <w:p w14:paraId="0869C82C" w14:textId="77777777" w:rsidR="00C12931" w:rsidRPr="00FF6AC4" w:rsidRDefault="00980B52">
      <w:pPr>
        <w:keepNext/>
        <w:numPr>
          <w:ilvl w:val="1"/>
          <w:numId w:val="3"/>
        </w:numPr>
        <w:shd w:val="clear" w:color="auto" w:fill="CCCCCC"/>
        <w:spacing w:before="360" w:after="120"/>
        <w:rPr>
          <w:rFonts w:eastAsia="Arial" w:cs="Arial"/>
          <w:b/>
          <w:sz w:val="28"/>
          <w:szCs w:val="28"/>
        </w:rPr>
      </w:pPr>
      <w:r w:rsidRPr="00FF6AC4">
        <w:rPr>
          <w:rFonts w:eastAsia="Arial" w:cs="Arial"/>
          <w:b/>
          <w:sz w:val="28"/>
          <w:szCs w:val="28"/>
        </w:rPr>
        <w:t>Relação de usuários do sistema</w:t>
      </w:r>
    </w:p>
    <w:p w14:paraId="5D30F615" w14:textId="4F3587D6" w:rsidR="00C12931" w:rsidRPr="00FF6AC4" w:rsidRDefault="00FD6D1B">
      <w:pPr>
        <w:keepNext/>
        <w:pBdr>
          <w:top w:val="nil"/>
          <w:left w:val="nil"/>
          <w:bottom w:val="nil"/>
          <w:right w:val="nil"/>
          <w:between w:val="nil"/>
        </w:pBdr>
        <w:spacing w:before="240" w:after="60"/>
        <w:jc w:val="both"/>
        <w:rPr>
          <w:rFonts w:cs="Arial"/>
          <w:color w:val="000000"/>
          <w:szCs w:val="22"/>
        </w:rPr>
      </w:pPr>
      <w:bookmarkStart w:id="27" w:name="_41mghml" w:colFirst="0" w:colLast="0"/>
      <w:bookmarkEnd w:id="27"/>
      <w:r w:rsidRPr="00FF6AC4">
        <w:rPr>
          <w:rFonts w:cs="Arial"/>
          <w:color w:val="000000"/>
          <w:szCs w:val="22"/>
        </w:rPr>
        <w:t xml:space="preserve">O sistema </w:t>
      </w:r>
      <w:r w:rsidR="00E427A3" w:rsidRPr="00FF6AC4">
        <w:rPr>
          <w:rFonts w:cs="Arial"/>
          <w:szCs w:val="22"/>
        </w:rPr>
        <w:t>Pet for Friend</w:t>
      </w:r>
      <w:r w:rsidR="00E427A3" w:rsidRPr="00FF6AC4">
        <w:rPr>
          <w:rFonts w:cs="Arial"/>
          <w:color w:val="000000"/>
          <w:szCs w:val="22"/>
        </w:rPr>
        <w:t xml:space="preserve"> </w:t>
      </w:r>
      <w:r w:rsidRPr="00FF6AC4">
        <w:rPr>
          <w:rFonts w:cs="Arial"/>
          <w:color w:val="000000"/>
          <w:szCs w:val="22"/>
        </w:rPr>
        <w:t xml:space="preserve">é composto, em sua totalidade, por </w:t>
      </w:r>
      <w:r w:rsidR="003F7685" w:rsidRPr="00FF6AC4">
        <w:rPr>
          <w:rFonts w:cs="Arial"/>
          <w:color w:val="000000"/>
          <w:szCs w:val="22"/>
        </w:rPr>
        <w:t>oito</w:t>
      </w:r>
      <w:r w:rsidRPr="00FF6AC4">
        <w:rPr>
          <w:rFonts w:cs="Arial"/>
          <w:color w:val="000000"/>
          <w:szCs w:val="22"/>
        </w:rPr>
        <w:t xml:space="preserve"> atores, dos quais apenas </w:t>
      </w:r>
      <w:r w:rsidR="00E427A3" w:rsidRPr="00FF6AC4">
        <w:rPr>
          <w:rFonts w:cs="Arial"/>
          <w:color w:val="000000"/>
          <w:szCs w:val="22"/>
        </w:rPr>
        <w:t xml:space="preserve">quatro </w:t>
      </w:r>
      <w:r w:rsidR="00834EB0" w:rsidRPr="00FF6AC4">
        <w:rPr>
          <w:rFonts w:cs="Arial"/>
          <w:color w:val="000000"/>
          <w:szCs w:val="22"/>
        </w:rPr>
        <w:t xml:space="preserve">podem ser personificados e </w:t>
      </w:r>
      <w:r w:rsidR="00E427A3" w:rsidRPr="00FF6AC4">
        <w:rPr>
          <w:rFonts w:cs="Arial"/>
          <w:color w:val="000000"/>
          <w:szCs w:val="22"/>
        </w:rPr>
        <w:t>executam, de fato, alguma</w:t>
      </w:r>
      <w:r w:rsidR="00834EB0" w:rsidRPr="00FF6AC4">
        <w:rPr>
          <w:rFonts w:cs="Arial"/>
          <w:color w:val="000000"/>
          <w:szCs w:val="22"/>
        </w:rPr>
        <w:t xml:space="preserve"> interação com o</w:t>
      </w:r>
      <w:r w:rsidR="00E427A3" w:rsidRPr="00FF6AC4">
        <w:rPr>
          <w:rFonts w:cs="Arial"/>
          <w:color w:val="000000"/>
          <w:szCs w:val="22"/>
        </w:rPr>
        <w:t xml:space="preserve"> sistema, com exceção do próprio sistema</w:t>
      </w:r>
      <w:r w:rsidR="00AD33E5" w:rsidRPr="00FF6AC4">
        <w:rPr>
          <w:rFonts w:cs="Arial"/>
          <w:color w:val="000000"/>
          <w:szCs w:val="22"/>
        </w:rPr>
        <w:t>, que não pode ser personificado e</w:t>
      </w:r>
      <w:r w:rsidR="00834EB0" w:rsidRPr="00FF6AC4">
        <w:rPr>
          <w:rFonts w:cs="Arial"/>
          <w:color w:val="000000"/>
          <w:szCs w:val="22"/>
        </w:rPr>
        <w:t xml:space="preserve"> </w:t>
      </w:r>
      <w:r w:rsidR="00E427A3" w:rsidRPr="00FF6AC4">
        <w:rPr>
          <w:rFonts w:cs="Arial"/>
          <w:color w:val="000000"/>
          <w:szCs w:val="22"/>
        </w:rPr>
        <w:t xml:space="preserve">que tem </w:t>
      </w:r>
      <w:r w:rsidR="00834EB0" w:rsidRPr="00FF6AC4">
        <w:rPr>
          <w:rFonts w:cs="Arial"/>
          <w:color w:val="000000"/>
          <w:szCs w:val="22"/>
        </w:rPr>
        <w:t xml:space="preserve">praticamente duas funções pré-definidas: </w:t>
      </w:r>
      <w:r w:rsidR="00E427A3" w:rsidRPr="00FF6AC4">
        <w:rPr>
          <w:rFonts w:cs="Arial"/>
          <w:color w:val="000000"/>
          <w:szCs w:val="22"/>
        </w:rPr>
        <w:t>autenticar</w:t>
      </w:r>
      <w:r w:rsidR="00834EB0" w:rsidRPr="00FF6AC4">
        <w:rPr>
          <w:rFonts w:cs="Arial"/>
          <w:color w:val="000000"/>
          <w:szCs w:val="22"/>
        </w:rPr>
        <w:t xml:space="preserve"> usuários e validar/invalidar</w:t>
      </w:r>
      <w:r w:rsidR="00E427A3" w:rsidRPr="00FF6AC4">
        <w:rPr>
          <w:rFonts w:cs="Arial"/>
          <w:color w:val="000000"/>
          <w:szCs w:val="22"/>
        </w:rPr>
        <w:t xml:space="preserve"> </w:t>
      </w:r>
      <w:r w:rsidR="00AD33E5" w:rsidRPr="00FF6AC4">
        <w:rPr>
          <w:rFonts w:cs="Arial"/>
          <w:color w:val="000000"/>
          <w:szCs w:val="22"/>
        </w:rPr>
        <w:t xml:space="preserve">as </w:t>
      </w:r>
      <w:r w:rsidR="00834EB0" w:rsidRPr="00FF6AC4">
        <w:rPr>
          <w:rFonts w:cs="Arial"/>
          <w:color w:val="000000"/>
          <w:szCs w:val="22"/>
        </w:rPr>
        <w:t>ações</w:t>
      </w:r>
      <w:r w:rsidR="00E427A3" w:rsidRPr="00FF6AC4">
        <w:rPr>
          <w:rFonts w:cs="Arial"/>
          <w:color w:val="000000"/>
          <w:szCs w:val="22"/>
        </w:rPr>
        <w:t xml:space="preserve">. Todos eles, </w:t>
      </w:r>
      <w:proofErr w:type="spellStart"/>
      <w:r w:rsidR="00E427A3" w:rsidRPr="00FF6AC4">
        <w:rPr>
          <w:rFonts w:cs="Arial"/>
          <w:color w:val="000000"/>
          <w:szCs w:val="22"/>
        </w:rPr>
        <w:lastRenderedPageBreak/>
        <w:t>Usu</w:t>
      </w:r>
      <w:r w:rsidR="000C1CA3">
        <w:rPr>
          <w:rFonts w:cs="Arial"/>
          <w:color w:val="000000"/>
          <w:szCs w:val="22"/>
        </w:rPr>
        <w:t>a</w:t>
      </w:r>
      <w:r w:rsidR="00E427A3" w:rsidRPr="00FF6AC4">
        <w:rPr>
          <w:rFonts w:cs="Arial"/>
          <w:color w:val="000000"/>
          <w:szCs w:val="22"/>
        </w:rPr>
        <w:t>rio_padrao</w:t>
      </w:r>
      <w:proofErr w:type="spellEnd"/>
      <w:r w:rsidR="00E427A3" w:rsidRPr="00FF6AC4">
        <w:rPr>
          <w:rFonts w:cs="Arial"/>
          <w:color w:val="000000"/>
          <w:szCs w:val="22"/>
        </w:rPr>
        <w:t xml:space="preserve">, Visitante, Friend, Colaborador, Parceiro, </w:t>
      </w:r>
      <w:proofErr w:type="spellStart"/>
      <w:r w:rsidR="00E427A3" w:rsidRPr="00FF6AC4">
        <w:rPr>
          <w:rFonts w:cs="Arial"/>
          <w:color w:val="000000"/>
          <w:szCs w:val="22"/>
        </w:rPr>
        <w:t>SisAdmin</w:t>
      </w:r>
      <w:proofErr w:type="spellEnd"/>
      <w:r w:rsidR="00834EB0" w:rsidRPr="00FF6AC4">
        <w:rPr>
          <w:rFonts w:cs="Arial"/>
          <w:color w:val="000000"/>
          <w:szCs w:val="22"/>
        </w:rPr>
        <w:t>,</w:t>
      </w:r>
      <w:r w:rsidR="00E427A3" w:rsidRPr="00FF6AC4">
        <w:rPr>
          <w:rFonts w:cs="Arial"/>
          <w:color w:val="000000"/>
          <w:szCs w:val="22"/>
        </w:rPr>
        <w:t xml:space="preserve"> Sistema </w:t>
      </w:r>
      <w:r w:rsidR="00834EB0" w:rsidRPr="00FF6AC4">
        <w:rPr>
          <w:rFonts w:cs="Arial"/>
          <w:color w:val="000000"/>
          <w:szCs w:val="22"/>
        </w:rPr>
        <w:t xml:space="preserve">e Pet, </w:t>
      </w:r>
      <w:r w:rsidR="00E427A3" w:rsidRPr="00FF6AC4">
        <w:rPr>
          <w:rFonts w:cs="Arial"/>
          <w:color w:val="000000"/>
          <w:szCs w:val="22"/>
        </w:rPr>
        <w:t>serão descritos abaixo, conforme o seu papel.</w:t>
      </w:r>
    </w:p>
    <w:p w14:paraId="61794868" w14:textId="77777777" w:rsidR="00D432CC" w:rsidRPr="00FF6AC4" w:rsidRDefault="00D432CC" w:rsidP="00D432CC">
      <w:pPr>
        <w:ind w:left="284"/>
        <w:jc w:val="both"/>
        <w:rPr>
          <w:rFonts w:cs="Arial"/>
          <w:b/>
          <w:bCs/>
          <w:szCs w:val="22"/>
        </w:rPr>
      </w:pPr>
    </w:p>
    <w:p w14:paraId="7B11D152" w14:textId="4BC73440" w:rsidR="003F7685" w:rsidRPr="00FF6AC4" w:rsidRDefault="003F7685" w:rsidP="003F7685">
      <w:pPr>
        <w:pStyle w:val="PargrafodaLista"/>
        <w:numPr>
          <w:ilvl w:val="0"/>
          <w:numId w:val="17"/>
        </w:numPr>
        <w:jc w:val="both"/>
        <w:rPr>
          <w:rFonts w:ascii="Arial" w:hAnsi="Arial" w:cs="Arial"/>
          <w:sz w:val="22"/>
          <w:szCs w:val="22"/>
        </w:rPr>
      </w:pPr>
      <w:r w:rsidRPr="00FF6AC4">
        <w:rPr>
          <w:rFonts w:ascii="Arial" w:hAnsi="Arial" w:cs="Arial"/>
          <w:b/>
          <w:sz w:val="22"/>
          <w:szCs w:val="22"/>
        </w:rPr>
        <w:t>Usuários ativo</w:t>
      </w:r>
      <w:r w:rsidR="002B5494" w:rsidRPr="00FF6AC4">
        <w:rPr>
          <w:rFonts w:ascii="Arial" w:hAnsi="Arial" w:cs="Arial"/>
          <w:b/>
          <w:sz w:val="22"/>
          <w:szCs w:val="22"/>
        </w:rPr>
        <w:t xml:space="preserve"> </w:t>
      </w:r>
      <w:r w:rsidR="002B5494" w:rsidRPr="00FF6AC4">
        <w:rPr>
          <w:rFonts w:ascii="Arial" w:hAnsi="Arial" w:cs="Arial"/>
          <w:bCs/>
          <w:sz w:val="22"/>
          <w:szCs w:val="22"/>
        </w:rPr>
        <w:t xml:space="preserve">são aqueles que podem ser personificados e </w:t>
      </w:r>
      <w:r w:rsidR="00AD33E5" w:rsidRPr="00FF6AC4">
        <w:rPr>
          <w:rFonts w:ascii="Arial" w:hAnsi="Arial" w:cs="Arial"/>
          <w:bCs/>
          <w:sz w:val="22"/>
          <w:szCs w:val="22"/>
        </w:rPr>
        <w:t>que</w:t>
      </w:r>
      <w:r w:rsidR="002B5494" w:rsidRPr="00FF6AC4">
        <w:rPr>
          <w:rFonts w:ascii="Arial" w:hAnsi="Arial" w:cs="Arial"/>
          <w:bCs/>
          <w:sz w:val="22"/>
          <w:szCs w:val="22"/>
        </w:rPr>
        <w:t xml:space="preserve"> executam</w:t>
      </w:r>
      <w:r w:rsidR="00AD33E5" w:rsidRPr="00FF6AC4">
        <w:rPr>
          <w:rFonts w:ascii="Arial" w:hAnsi="Arial" w:cs="Arial"/>
          <w:bCs/>
          <w:sz w:val="22"/>
          <w:szCs w:val="22"/>
        </w:rPr>
        <w:t xml:space="preserve"> ações, </w:t>
      </w:r>
      <w:r w:rsidR="002B5494" w:rsidRPr="00FF6AC4">
        <w:rPr>
          <w:rFonts w:ascii="Arial" w:hAnsi="Arial" w:cs="Arial"/>
          <w:bCs/>
          <w:sz w:val="22"/>
          <w:szCs w:val="22"/>
        </w:rPr>
        <w:t>diretas</w:t>
      </w:r>
      <w:r w:rsidR="00AD33E5" w:rsidRPr="00FF6AC4">
        <w:rPr>
          <w:rFonts w:ascii="Arial" w:hAnsi="Arial" w:cs="Arial"/>
          <w:bCs/>
          <w:sz w:val="22"/>
          <w:szCs w:val="22"/>
        </w:rPr>
        <w:t>,</w:t>
      </w:r>
      <w:r w:rsidR="002B5494" w:rsidRPr="00FF6AC4">
        <w:rPr>
          <w:rFonts w:ascii="Arial" w:hAnsi="Arial" w:cs="Arial"/>
          <w:bCs/>
          <w:sz w:val="22"/>
          <w:szCs w:val="22"/>
        </w:rPr>
        <w:t xml:space="preserve"> no sistema</w:t>
      </w:r>
      <w:r w:rsidR="00834EB0" w:rsidRPr="00FF6AC4">
        <w:rPr>
          <w:rFonts w:ascii="Arial" w:hAnsi="Arial" w:cs="Arial"/>
          <w:bCs/>
          <w:sz w:val="22"/>
          <w:szCs w:val="22"/>
        </w:rPr>
        <w:t>.</w:t>
      </w:r>
    </w:p>
    <w:p w14:paraId="2D2F5F90" w14:textId="77777777" w:rsidR="002B5494" w:rsidRPr="00FF6AC4" w:rsidRDefault="002B5494" w:rsidP="002B5494">
      <w:pPr>
        <w:pStyle w:val="PargrafodaLista"/>
        <w:jc w:val="both"/>
        <w:rPr>
          <w:rFonts w:ascii="Arial" w:hAnsi="Arial" w:cs="Arial"/>
          <w:sz w:val="22"/>
          <w:szCs w:val="22"/>
        </w:rPr>
      </w:pPr>
    </w:p>
    <w:p w14:paraId="5FCDF01D" w14:textId="63E6958C" w:rsidR="003F7685" w:rsidRPr="00FF6AC4" w:rsidRDefault="003F7685" w:rsidP="003F7685">
      <w:pPr>
        <w:pStyle w:val="PargrafodaLista"/>
        <w:numPr>
          <w:ilvl w:val="1"/>
          <w:numId w:val="17"/>
        </w:numPr>
        <w:spacing w:after="240"/>
        <w:jc w:val="both"/>
        <w:rPr>
          <w:rFonts w:ascii="Arial" w:hAnsi="Arial" w:cs="Arial"/>
          <w:sz w:val="22"/>
          <w:szCs w:val="22"/>
        </w:rPr>
      </w:pPr>
      <w:proofErr w:type="spellStart"/>
      <w:r w:rsidRPr="00FF6AC4">
        <w:rPr>
          <w:rFonts w:ascii="Arial" w:hAnsi="Arial" w:cs="Arial"/>
          <w:b/>
          <w:sz w:val="22"/>
          <w:szCs w:val="22"/>
        </w:rPr>
        <w:t>SisAdmin</w:t>
      </w:r>
      <w:bookmarkStart w:id="28" w:name="_2grqrue" w:colFirst="0" w:colLast="0"/>
      <w:bookmarkEnd w:id="28"/>
      <w:proofErr w:type="spellEnd"/>
      <w:r w:rsidRPr="00FF6AC4">
        <w:rPr>
          <w:rFonts w:ascii="Arial" w:hAnsi="Arial" w:cs="Arial"/>
          <w:b/>
          <w:sz w:val="22"/>
          <w:szCs w:val="22"/>
        </w:rPr>
        <w:t xml:space="preserve"> </w:t>
      </w:r>
      <w:r w:rsidRPr="00FF6AC4">
        <w:rPr>
          <w:rFonts w:ascii="Arial" w:hAnsi="Arial" w:cs="Arial"/>
          <w:sz w:val="22"/>
          <w:szCs w:val="22"/>
        </w:rPr>
        <w:t>é o usuário master. Ele é o responsável pela administração do sistema e pela execução das tarefas de manutenção, podendo assim, realizar quaisquer uma das ações dentro do sistema (Criar, Alterar, Visualizar e Excluir).</w:t>
      </w:r>
    </w:p>
    <w:p w14:paraId="40121304" w14:textId="77777777" w:rsidR="003F7685" w:rsidRPr="00FF6AC4" w:rsidRDefault="003F7685" w:rsidP="003F7685">
      <w:pPr>
        <w:pStyle w:val="PargrafodaLista"/>
        <w:spacing w:after="240"/>
        <w:ind w:left="1440"/>
        <w:jc w:val="both"/>
        <w:rPr>
          <w:rFonts w:ascii="Arial" w:hAnsi="Arial" w:cs="Arial"/>
          <w:sz w:val="22"/>
          <w:szCs w:val="22"/>
        </w:rPr>
      </w:pPr>
    </w:p>
    <w:p w14:paraId="3011B248" w14:textId="39D454D9"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 xml:space="preserve">Visitante </w:t>
      </w:r>
      <w:r w:rsidRPr="00FF6AC4">
        <w:rPr>
          <w:rFonts w:ascii="Arial" w:hAnsi="Arial" w:cs="Arial"/>
          <w:sz w:val="22"/>
          <w:szCs w:val="22"/>
        </w:rPr>
        <w:t>é o usuário que tem acesso às funções mais básicas do sistema</w:t>
      </w:r>
      <w:r w:rsidR="002B5494" w:rsidRPr="00FF6AC4">
        <w:rPr>
          <w:rFonts w:ascii="Arial" w:hAnsi="Arial" w:cs="Arial"/>
          <w:sz w:val="22"/>
          <w:szCs w:val="22"/>
        </w:rPr>
        <w:t xml:space="preserve">. Ele é uma especialização de Usuário padrão, acrescido a funcionalidade de cadastrar usuário. Em suma, </w:t>
      </w:r>
      <w:r w:rsidRPr="00FF6AC4">
        <w:rPr>
          <w:rFonts w:ascii="Arial" w:hAnsi="Arial" w:cs="Arial"/>
          <w:sz w:val="22"/>
          <w:szCs w:val="22"/>
        </w:rPr>
        <w:t xml:space="preserve">ele tem acesso somente àqueles dados os quais </w:t>
      </w:r>
      <w:r w:rsidR="002B5494" w:rsidRPr="00FF6AC4">
        <w:rPr>
          <w:rFonts w:ascii="Arial" w:hAnsi="Arial" w:cs="Arial"/>
          <w:sz w:val="22"/>
          <w:szCs w:val="22"/>
        </w:rPr>
        <w:t>não se exige autenticação</w:t>
      </w:r>
      <w:r w:rsidRPr="00FF6AC4">
        <w:rPr>
          <w:rFonts w:ascii="Arial" w:hAnsi="Arial" w:cs="Arial"/>
          <w:sz w:val="22"/>
          <w:szCs w:val="22"/>
        </w:rPr>
        <w:t>.</w:t>
      </w:r>
    </w:p>
    <w:p w14:paraId="31F14C6C" w14:textId="77777777" w:rsidR="003F7685" w:rsidRPr="00FF6AC4" w:rsidRDefault="003F7685" w:rsidP="003F7685">
      <w:pPr>
        <w:pStyle w:val="PargrafodaLista"/>
        <w:rPr>
          <w:rFonts w:ascii="Arial" w:hAnsi="Arial" w:cs="Arial"/>
          <w:b/>
          <w:sz w:val="22"/>
          <w:szCs w:val="22"/>
        </w:rPr>
      </w:pPr>
    </w:p>
    <w:p w14:paraId="2447CD0A" w14:textId="04E53B78"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Friend</w:t>
      </w:r>
      <w:bookmarkStart w:id="29" w:name="_vx1227" w:colFirst="0" w:colLast="0"/>
      <w:bookmarkEnd w:id="29"/>
      <w:r w:rsidRPr="00FF6AC4">
        <w:rPr>
          <w:rFonts w:ascii="Arial" w:hAnsi="Arial" w:cs="Arial"/>
          <w:b/>
          <w:sz w:val="22"/>
          <w:szCs w:val="22"/>
        </w:rPr>
        <w:t xml:space="preserve"> </w:t>
      </w:r>
      <w:r w:rsidRPr="00FF6AC4">
        <w:rPr>
          <w:rFonts w:ascii="Arial" w:hAnsi="Arial" w:cs="Arial"/>
          <w:sz w:val="22"/>
          <w:szCs w:val="22"/>
        </w:rPr>
        <w:t xml:space="preserve">é o usuário com </w:t>
      </w:r>
      <w:r w:rsidR="002B5494" w:rsidRPr="00FF6AC4">
        <w:rPr>
          <w:rFonts w:ascii="Arial" w:hAnsi="Arial" w:cs="Arial"/>
          <w:sz w:val="22"/>
          <w:szCs w:val="22"/>
        </w:rPr>
        <w:t>a possibilidade da maioria das</w:t>
      </w:r>
      <w:r w:rsidRPr="00FF6AC4">
        <w:rPr>
          <w:rFonts w:ascii="Arial" w:hAnsi="Arial" w:cs="Arial"/>
          <w:sz w:val="22"/>
          <w:szCs w:val="22"/>
        </w:rPr>
        <w:t xml:space="preserve"> interações </w:t>
      </w:r>
      <w:r w:rsidR="002B5494" w:rsidRPr="00FF6AC4">
        <w:rPr>
          <w:rFonts w:ascii="Arial" w:hAnsi="Arial" w:cs="Arial"/>
          <w:sz w:val="22"/>
          <w:szCs w:val="22"/>
        </w:rPr>
        <w:t>disponíveis no</w:t>
      </w:r>
      <w:r w:rsidRPr="00FF6AC4">
        <w:rPr>
          <w:rFonts w:ascii="Arial" w:hAnsi="Arial" w:cs="Arial"/>
          <w:sz w:val="22"/>
          <w:szCs w:val="22"/>
        </w:rPr>
        <w:t xml:space="preserve"> sistema, ele tem acesso às funções de adotar, apadrinhar ou cadastrar os animais para adoção. Estes usuários devem ter acesso às opções de cadastrar e visualizar os animais disponíveis para adoção; visualizar, adicionar e excluir animais da lista de afilhados.</w:t>
      </w:r>
    </w:p>
    <w:p w14:paraId="7191BF83" w14:textId="77777777" w:rsidR="003F7685" w:rsidRPr="00FF6AC4" w:rsidRDefault="003F7685" w:rsidP="003F7685">
      <w:pPr>
        <w:pStyle w:val="PargrafodaLista"/>
        <w:rPr>
          <w:rFonts w:ascii="Arial" w:hAnsi="Arial" w:cs="Arial"/>
          <w:b/>
          <w:sz w:val="22"/>
          <w:szCs w:val="22"/>
        </w:rPr>
      </w:pPr>
    </w:p>
    <w:p w14:paraId="36D59A43" w14:textId="1568BD21" w:rsidR="003F7685" w:rsidRPr="00FF6AC4" w:rsidRDefault="004F2750" w:rsidP="003F7685">
      <w:pPr>
        <w:pStyle w:val="PargrafodaLista"/>
        <w:numPr>
          <w:ilvl w:val="1"/>
          <w:numId w:val="17"/>
        </w:numPr>
        <w:spacing w:after="240"/>
        <w:jc w:val="both"/>
        <w:rPr>
          <w:rFonts w:ascii="Arial" w:hAnsi="Arial" w:cs="Arial"/>
          <w:sz w:val="22"/>
          <w:szCs w:val="22"/>
        </w:rPr>
      </w:pPr>
      <w:r>
        <w:rPr>
          <w:rFonts w:ascii="Arial" w:hAnsi="Arial" w:cs="Arial"/>
          <w:b/>
          <w:sz w:val="22"/>
          <w:szCs w:val="22"/>
        </w:rPr>
        <w:t>Parceiro</w:t>
      </w:r>
      <w:r w:rsidR="003F7685" w:rsidRPr="00FF6AC4">
        <w:rPr>
          <w:rFonts w:ascii="Arial" w:hAnsi="Arial" w:cs="Arial"/>
          <w:b/>
          <w:sz w:val="22"/>
          <w:szCs w:val="22"/>
        </w:rPr>
        <w:t xml:space="preserve"> </w:t>
      </w:r>
      <w:bookmarkStart w:id="30" w:name="_1v1yuxt" w:colFirst="0" w:colLast="0"/>
      <w:bookmarkEnd w:id="30"/>
      <w:r w:rsidR="003F7685" w:rsidRPr="00FF6AC4">
        <w:rPr>
          <w:rFonts w:ascii="Arial" w:hAnsi="Arial" w:cs="Arial"/>
          <w:sz w:val="22"/>
          <w:szCs w:val="22"/>
        </w:rPr>
        <w:t>é o</w:t>
      </w:r>
      <w:r w:rsidR="00C13952">
        <w:rPr>
          <w:rFonts w:ascii="Arial" w:hAnsi="Arial" w:cs="Arial"/>
          <w:sz w:val="22"/>
          <w:szCs w:val="22"/>
        </w:rPr>
        <w:t xml:space="preserve"> ator</w:t>
      </w:r>
      <w:r w:rsidR="003F7685" w:rsidRPr="00FF6AC4">
        <w:rPr>
          <w:rFonts w:ascii="Arial" w:hAnsi="Arial" w:cs="Arial"/>
          <w:sz w:val="22"/>
          <w:szCs w:val="22"/>
        </w:rPr>
        <w:t xml:space="preserve"> que</w:t>
      </w:r>
      <w:r w:rsidR="000C7653">
        <w:rPr>
          <w:rFonts w:ascii="Arial" w:hAnsi="Arial" w:cs="Arial"/>
          <w:sz w:val="22"/>
          <w:szCs w:val="22"/>
        </w:rPr>
        <w:t xml:space="preserve"> representa uma organização</w:t>
      </w:r>
      <w:r w:rsidR="00AE3D57">
        <w:rPr>
          <w:rFonts w:ascii="Arial" w:hAnsi="Arial" w:cs="Arial"/>
          <w:sz w:val="22"/>
          <w:szCs w:val="22"/>
        </w:rPr>
        <w:t xml:space="preserve"> e</w:t>
      </w:r>
      <w:r w:rsidR="003F7685" w:rsidRPr="00FF6AC4">
        <w:rPr>
          <w:rFonts w:ascii="Arial" w:hAnsi="Arial" w:cs="Arial"/>
          <w:sz w:val="22"/>
          <w:szCs w:val="22"/>
        </w:rPr>
        <w:t xml:space="preserve"> está vinculado a um </w:t>
      </w:r>
      <w:r w:rsidR="00C13952">
        <w:rPr>
          <w:rFonts w:ascii="Arial" w:hAnsi="Arial" w:cs="Arial"/>
          <w:sz w:val="22"/>
          <w:szCs w:val="22"/>
        </w:rPr>
        <w:t>colaborador</w:t>
      </w:r>
      <w:r w:rsidR="003F7685" w:rsidRPr="00FF6AC4">
        <w:rPr>
          <w:rFonts w:ascii="Arial" w:hAnsi="Arial" w:cs="Arial"/>
          <w:sz w:val="22"/>
          <w:szCs w:val="22"/>
        </w:rPr>
        <w:t xml:space="preserve"> responsável</w:t>
      </w:r>
      <w:r w:rsidR="006D7CC8">
        <w:rPr>
          <w:rFonts w:ascii="Arial" w:hAnsi="Arial" w:cs="Arial"/>
          <w:sz w:val="22"/>
          <w:szCs w:val="22"/>
        </w:rPr>
        <w:t>. Este usuário é quem</w:t>
      </w:r>
      <w:r w:rsidR="003F7685" w:rsidRPr="00FF6AC4">
        <w:rPr>
          <w:rFonts w:ascii="Arial" w:hAnsi="Arial" w:cs="Arial"/>
          <w:sz w:val="22"/>
          <w:szCs w:val="22"/>
        </w:rPr>
        <w:t xml:space="preserve"> </w:t>
      </w:r>
      <w:r w:rsidR="00CD19F1">
        <w:rPr>
          <w:rFonts w:ascii="Arial" w:hAnsi="Arial" w:cs="Arial"/>
          <w:sz w:val="22"/>
          <w:szCs w:val="22"/>
        </w:rPr>
        <w:t>tem a responsabilidade de</w:t>
      </w:r>
      <w:r w:rsidR="003F7685" w:rsidRPr="00FF6AC4">
        <w:rPr>
          <w:rFonts w:ascii="Arial" w:hAnsi="Arial" w:cs="Arial"/>
          <w:sz w:val="22"/>
          <w:szCs w:val="22"/>
        </w:rPr>
        <w:t xml:space="preserve"> abrigar animais</w:t>
      </w:r>
      <w:r w:rsidR="00FD087E">
        <w:rPr>
          <w:rFonts w:ascii="Arial" w:hAnsi="Arial" w:cs="Arial"/>
          <w:sz w:val="22"/>
          <w:szCs w:val="22"/>
        </w:rPr>
        <w:t xml:space="preserve"> que </w:t>
      </w:r>
      <w:r w:rsidR="00C656DC">
        <w:rPr>
          <w:rFonts w:ascii="Arial" w:hAnsi="Arial" w:cs="Arial"/>
          <w:sz w:val="22"/>
          <w:szCs w:val="22"/>
        </w:rPr>
        <w:t>estão em situação de</w:t>
      </w:r>
      <w:r w:rsidR="00FD087E">
        <w:rPr>
          <w:rFonts w:ascii="Arial" w:hAnsi="Arial" w:cs="Arial"/>
          <w:sz w:val="22"/>
          <w:szCs w:val="22"/>
        </w:rPr>
        <w:t xml:space="preserve"> abandonados</w:t>
      </w:r>
      <w:r w:rsidR="00C656DC">
        <w:rPr>
          <w:rFonts w:ascii="Arial" w:hAnsi="Arial" w:cs="Arial"/>
          <w:sz w:val="22"/>
          <w:szCs w:val="22"/>
        </w:rPr>
        <w:t>,</w:t>
      </w:r>
      <w:r w:rsidR="003F7685" w:rsidRPr="00FF6AC4">
        <w:rPr>
          <w:rFonts w:ascii="Arial" w:hAnsi="Arial" w:cs="Arial"/>
          <w:sz w:val="22"/>
          <w:szCs w:val="22"/>
        </w:rPr>
        <w:t xml:space="preserve"> e receber as doações do usuário friend (padrinho), este usuário só poderá ser cadastrado</w:t>
      </w:r>
      <w:r w:rsidR="00CC00EA">
        <w:rPr>
          <w:rFonts w:ascii="Arial" w:hAnsi="Arial" w:cs="Arial"/>
          <w:sz w:val="22"/>
          <w:szCs w:val="22"/>
        </w:rPr>
        <w:t xml:space="preserve"> </w:t>
      </w:r>
      <w:r w:rsidR="00DB0B77">
        <w:rPr>
          <w:rFonts w:ascii="Arial" w:hAnsi="Arial" w:cs="Arial"/>
          <w:sz w:val="22"/>
          <w:szCs w:val="22"/>
        </w:rPr>
        <w:t>por um outro usuário do tipo pessoa física</w:t>
      </w:r>
      <w:r w:rsidR="00B06D56">
        <w:rPr>
          <w:rFonts w:ascii="Arial" w:hAnsi="Arial" w:cs="Arial"/>
          <w:sz w:val="22"/>
          <w:szCs w:val="22"/>
        </w:rPr>
        <w:t xml:space="preserve">, </w:t>
      </w:r>
      <w:r w:rsidR="00B5597A">
        <w:rPr>
          <w:rFonts w:ascii="Arial" w:hAnsi="Arial" w:cs="Arial"/>
          <w:sz w:val="22"/>
          <w:szCs w:val="22"/>
        </w:rPr>
        <w:t>pois t</w:t>
      </w:r>
      <w:r w:rsidR="00B5597A" w:rsidRPr="00FF6AC4">
        <w:rPr>
          <w:rFonts w:ascii="Arial" w:hAnsi="Arial" w:cs="Arial"/>
          <w:sz w:val="22"/>
          <w:szCs w:val="22"/>
        </w:rPr>
        <w:t>oda ONG/abrigo deve possuir um responsável pessoa física.</w:t>
      </w:r>
      <w:r w:rsidR="00FD40F1">
        <w:rPr>
          <w:rFonts w:ascii="Arial" w:hAnsi="Arial" w:cs="Arial"/>
          <w:sz w:val="22"/>
          <w:szCs w:val="22"/>
        </w:rPr>
        <w:t xml:space="preserve"> </w:t>
      </w:r>
      <w:r w:rsidR="00CC1AC1">
        <w:rPr>
          <w:rFonts w:ascii="Arial" w:hAnsi="Arial" w:cs="Arial"/>
          <w:sz w:val="22"/>
          <w:szCs w:val="22"/>
        </w:rPr>
        <w:t>Após cadastrado, este</w:t>
      </w:r>
      <w:r w:rsidR="00DB0B77">
        <w:rPr>
          <w:rFonts w:ascii="Arial" w:hAnsi="Arial" w:cs="Arial"/>
          <w:sz w:val="22"/>
          <w:szCs w:val="22"/>
        </w:rPr>
        <w:t xml:space="preserve"> deverá ser aprovado</w:t>
      </w:r>
      <w:r w:rsidR="003F7685" w:rsidRPr="00FF6AC4">
        <w:rPr>
          <w:rFonts w:ascii="Arial" w:hAnsi="Arial" w:cs="Arial"/>
          <w:sz w:val="22"/>
          <w:szCs w:val="22"/>
        </w:rPr>
        <w:t xml:space="preserve"> pelo </w:t>
      </w:r>
      <w:proofErr w:type="spellStart"/>
      <w:r w:rsidR="003F7685" w:rsidRPr="00FF6AC4">
        <w:rPr>
          <w:rFonts w:ascii="Arial" w:hAnsi="Arial" w:cs="Arial"/>
          <w:sz w:val="22"/>
          <w:szCs w:val="22"/>
        </w:rPr>
        <w:t>SisAdmin</w:t>
      </w:r>
      <w:proofErr w:type="spellEnd"/>
      <w:r w:rsidR="003F7685" w:rsidRPr="00FF6AC4">
        <w:rPr>
          <w:rFonts w:ascii="Arial" w:hAnsi="Arial" w:cs="Arial"/>
          <w:sz w:val="22"/>
          <w:szCs w:val="22"/>
        </w:rPr>
        <w:t>.</w:t>
      </w:r>
    </w:p>
    <w:p w14:paraId="24040AE3" w14:textId="77777777" w:rsidR="003F7685" w:rsidRPr="00FF6AC4" w:rsidRDefault="003F7685" w:rsidP="003F7685">
      <w:pPr>
        <w:pStyle w:val="PargrafodaLista"/>
        <w:rPr>
          <w:rFonts w:ascii="Arial" w:hAnsi="Arial" w:cs="Arial"/>
          <w:sz w:val="22"/>
          <w:szCs w:val="22"/>
        </w:rPr>
      </w:pPr>
    </w:p>
    <w:p w14:paraId="735BCE3E" w14:textId="59F959F8"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bCs/>
          <w:sz w:val="22"/>
          <w:szCs w:val="22"/>
        </w:rPr>
        <w:t>Sistema</w:t>
      </w:r>
      <w:r w:rsidR="00AD33E5" w:rsidRPr="00FF6AC4">
        <w:rPr>
          <w:rFonts w:ascii="Arial" w:hAnsi="Arial" w:cs="Arial"/>
          <w:sz w:val="22"/>
          <w:szCs w:val="22"/>
        </w:rPr>
        <w:t xml:space="preserve"> é o ator cujas únicas funções são autenticar usuários e validar/invalidar ações dos demais usuários.</w:t>
      </w:r>
    </w:p>
    <w:p w14:paraId="517F10E4" w14:textId="7A81818B" w:rsidR="003F7685" w:rsidRPr="00FF6AC4" w:rsidRDefault="003F7685" w:rsidP="002B5494">
      <w:pPr>
        <w:pStyle w:val="PargrafodaLista"/>
        <w:jc w:val="both"/>
        <w:rPr>
          <w:rFonts w:ascii="Arial" w:hAnsi="Arial" w:cs="Arial"/>
          <w:sz w:val="22"/>
          <w:szCs w:val="22"/>
        </w:rPr>
      </w:pPr>
    </w:p>
    <w:p w14:paraId="5D7EAA66" w14:textId="2382E891" w:rsidR="003F7685" w:rsidRPr="00FF6AC4" w:rsidRDefault="003F7685" w:rsidP="00D432CC">
      <w:pPr>
        <w:pStyle w:val="PargrafodaLista"/>
        <w:numPr>
          <w:ilvl w:val="0"/>
          <w:numId w:val="17"/>
        </w:numPr>
        <w:jc w:val="both"/>
        <w:rPr>
          <w:rFonts w:ascii="Arial" w:hAnsi="Arial" w:cs="Arial"/>
          <w:sz w:val="22"/>
          <w:szCs w:val="22"/>
        </w:rPr>
      </w:pPr>
      <w:r w:rsidRPr="00FF6AC4">
        <w:rPr>
          <w:rFonts w:ascii="Arial" w:hAnsi="Arial" w:cs="Arial"/>
          <w:b/>
          <w:sz w:val="22"/>
          <w:szCs w:val="22"/>
        </w:rPr>
        <w:t>Usuários passivo</w:t>
      </w:r>
      <w:r w:rsidR="00AD33E5" w:rsidRPr="00FF6AC4">
        <w:rPr>
          <w:rFonts w:ascii="Arial" w:hAnsi="Arial" w:cs="Arial"/>
          <w:bCs/>
          <w:sz w:val="22"/>
          <w:szCs w:val="22"/>
        </w:rPr>
        <w:t xml:space="preserve"> são aquele que não executam nenhuma função direta com o sistema. Os mesmos foram elaboradores somente para serem usados como classes generalizadas e abstratas.</w:t>
      </w:r>
    </w:p>
    <w:p w14:paraId="7020CCED" w14:textId="77777777" w:rsidR="00AD33E5" w:rsidRPr="00FF6AC4" w:rsidRDefault="00AD33E5" w:rsidP="00AD33E5">
      <w:pPr>
        <w:pStyle w:val="PargrafodaLista"/>
        <w:jc w:val="both"/>
        <w:rPr>
          <w:rFonts w:ascii="Arial" w:hAnsi="Arial" w:cs="Arial"/>
          <w:sz w:val="22"/>
          <w:szCs w:val="22"/>
        </w:rPr>
      </w:pPr>
    </w:p>
    <w:p w14:paraId="187BAC9B" w14:textId="53A8FE39" w:rsidR="00AD33E5" w:rsidRPr="00FF6AC4" w:rsidRDefault="00AD33E5" w:rsidP="00AD33E5">
      <w:pPr>
        <w:pStyle w:val="PargrafodaLista"/>
        <w:numPr>
          <w:ilvl w:val="1"/>
          <w:numId w:val="17"/>
        </w:numPr>
        <w:jc w:val="both"/>
        <w:rPr>
          <w:rFonts w:ascii="Arial" w:hAnsi="Arial" w:cs="Arial"/>
          <w:sz w:val="22"/>
          <w:szCs w:val="22"/>
        </w:rPr>
      </w:pPr>
      <w:proofErr w:type="spellStart"/>
      <w:r w:rsidRPr="00FF6AC4">
        <w:rPr>
          <w:rFonts w:ascii="Arial" w:hAnsi="Arial" w:cs="Arial"/>
          <w:b/>
          <w:bCs/>
          <w:sz w:val="22"/>
          <w:szCs w:val="22"/>
        </w:rPr>
        <w:t>Usuario_padrao</w:t>
      </w:r>
      <w:proofErr w:type="spellEnd"/>
      <w:r w:rsidRPr="00FF6AC4">
        <w:rPr>
          <w:rFonts w:ascii="Arial" w:hAnsi="Arial" w:cs="Arial"/>
          <w:sz w:val="22"/>
          <w:szCs w:val="22"/>
        </w:rPr>
        <w:t xml:space="preserve"> é o ator de primeiro nível, ou seja</w:t>
      </w:r>
      <w:r w:rsidR="000C1CA3">
        <w:rPr>
          <w:rFonts w:ascii="Arial" w:hAnsi="Arial" w:cs="Arial"/>
          <w:sz w:val="22"/>
          <w:szCs w:val="22"/>
        </w:rPr>
        <w:t>,</w:t>
      </w:r>
      <w:r w:rsidRPr="00FF6AC4">
        <w:rPr>
          <w:rFonts w:ascii="Arial" w:hAnsi="Arial" w:cs="Arial"/>
          <w:sz w:val="22"/>
          <w:szCs w:val="22"/>
        </w:rPr>
        <w:t xml:space="preserve"> a forma mais generalizada</w:t>
      </w:r>
      <w:r w:rsidR="00D576CA" w:rsidRPr="00FF6AC4">
        <w:rPr>
          <w:rFonts w:ascii="Arial" w:hAnsi="Arial" w:cs="Arial"/>
          <w:sz w:val="22"/>
          <w:szCs w:val="22"/>
        </w:rPr>
        <w:t xml:space="preserve"> dos atores do sistema.</w:t>
      </w:r>
    </w:p>
    <w:p w14:paraId="42E68D5D" w14:textId="77777777" w:rsidR="00D576CA" w:rsidRPr="00FF6AC4" w:rsidRDefault="00D576CA" w:rsidP="00D576CA">
      <w:pPr>
        <w:pStyle w:val="PargrafodaLista"/>
        <w:ind w:left="1440"/>
        <w:jc w:val="both"/>
        <w:rPr>
          <w:rFonts w:ascii="Arial" w:hAnsi="Arial" w:cs="Arial"/>
          <w:sz w:val="22"/>
          <w:szCs w:val="22"/>
        </w:rPr>
      </w:pPr>
    </w:p>
    <w:p w14:paraId="1A120B9E" w14:textId="7631D85D" w:rsidR="00D576CA" w:rsidRPr="00FF6AC4" w:rsidRDefault="003B4D70" w:rsidP="00FD6D1B">
      <w:pPr>
        <w:pStyle w:val="PargrafodaLista"/>
        <w:numPr>
          <w:ilvl w:val="1"/>
          <w:numId w:val="17"/>
        </w:numPr>
        <w:jc w:val="both"/>
        <w:rPr>
          <w:rFonts w:ascii="Arial" w:hAnsi="Arial" w:cs="Arial"/>
          <w:sz w:val="22"/>
          <w:szCs w:val="22"/>
        </w:rPr>
      </w:pPr>
      <w:r>
        <w:rPr>
          <w:rFonts w:ascii="Arial" w:hAnsi="Arial" w:cs="Arial"/>
          <w:b/>
          <w:sz w:val="22"/>
          <w:szCs w:val="22"/>
        </w:rPr>
        <w:t>colabora</w:t>
      </w:r>
      <w:r w:rsidR="00660A95">
        <w:rPr>
          <w:rFonts w:ascii="Arial" w:hAnsi="Arial" w:cs="Arial"/>
          <w:b/>
          <w:sz w:val="22"/>
          <w:szCs w:val="22"/>
        </w:rPr>
        <w:t>dor</w:t>
      </w:r>
      <w:r w:rsidR="00D576CA" w:rsidRPr="00FF6AC4">
        <w:rPr>
          <w:rFonts w:ascii="Arial" w:hAnsi="Arial" w:cs="Arial"/>
          <w:b/>
          <w:sz w:val="22"/>
          <w:szCs w:val="22"/>
        </w:rPr>
        <w:t xml:space="preserve"> </w:t>
      </w:r>
      <w:bookmarkStart w:id="31" w:name="_3fwokq0" w:colFirst="0" w:colLast="0"/>
      <w:bookmarkEnd w:id="31"/>
      <w:r w:rsidR="00980B52" w:rsidRPr="00FF6AC4">
        <w:rPr>
          <w:rFonts w:ascii="Arial" w:hAnsi="Arial" w:cs="Arial"/>
          <w:sz w:val="22"/>
          <w:szCs w:val="22"/>
        </w:rPr>
        <w:t xml:space="preserve">é o </w:t>
      </w:r>
      <w:r w:rsidR="00D576CA" w:rsidRPr="00FF6AC4">
        <w:rPr>
          <w:rFonts w:ascii="Arial" w:hAnsi="Arial" w:cs="Arial"/>
          <w:sz w:val="22"/>
          <w:szCs w:val="22"/>
        </w:rPr>
        <w:t>ator</w:t>
      </w:r>
      <w:r w:rsidR="00980B52" w:rsidRPr="00FF6AC4">
        <w:rPr>
          <w:rFonts w:ascii="Arial" w:hAnsi="Arial" w:cs="Arial"/>
          <w:sz w:val="22"/>
          <w:szCs w:val="22"/>
        </w:rPr>
        <w:t xml:space="preserve"> </w:t>
      </w:r>
      <w:r w:rsidR="00946D66">
        <w:rPr>
          <w:rFonts w:ascii="Arial" w:hAnsi="Arial" w:cs="Arial"/>
          <w:sz w:val="22"/>
          <w:szCs w:val="22"/>
        </w:rPr>
        <w:t xml:space="preserve">generalizado que </w:t>
      </w:r>
      <w:r w:rsidR="0007127E">
        <w:rPr>
          <w:rFonts w:ascii="Arial" w:hAnsi="Arial" w:cs="Arial"/>
          <w:sz w:val="22"/>
          <w:szCs w:val="22"/>
        </w:rPr>
        <w:t>possui como especializações o Friend e o parceiro</w:t>
      </w:r>
      <w:r w:rsidR="00D576CA" w:rsidRPr="00FF6AC4">
        <w:rPr>
          <w:rFonts w:ascii="Arial" w:hAnsi="Arial" w:cs="Arial"/>
          <w:sz w:val="22"/>
          <w:szCs w:val="22"/>
        </w:rPr>
        <w:t xml:space="preserve">. Este </w:t>
      </w:r>
      <w:r w:rsidR="0007127E">
        <w:rPr>
          <w:rFonts w:ascii="Arial" w:hAnsi="Arial" w:cs="Arial"/>
          <w:sz w:val="22"/>
          <w:szCs w:val="22"/>
        </w:rPr>
        <w:t xml:space="preserve">usuário </w:t>
      </w:r>
      <w:r w:rsidR="00D576CA" w:rsidRPr="00FF6AC4">
        <w:rPr>
          <w:rFonts w:ascii="Arial" w:hAnsi="Arial" w:cs="Arial"/>
          <w:sz w:val="22"/>
          <w:szCs w:val="22"/>
        </w:rPr>
        <w:t>não executa nenhuma ação direta no sistema, pois suas ações só são executadas por meio da pessoa do colaborador.</w:t>
      </w:r>
    </w:p>
    <w:p w14:paraId="415467E4" w14:textId="77777777" w:rsidR="00D576CA" w:rsidRPr="00FF6AC4" w:rsidRDefault="00D576CA" w:rsidP="00D576CA">
      <w:pPr>
        <w:pStyle w:val="PargrafodaLista"/>
        <w:rPr>
          <w:rFonts w:ascii="Arial" w:hAnsi="Arial" w:cs="Arial"/>
          <w:b/>
          <w:sz w:val="22"/>
          <w:szCs w:val="22"/>
        </w:rPr>
      </w:pPr>
    </w:p>
    <w:p w14:paraId="50EB1331" w14:textId="205EC136" w:rsidR="00C12931" w:rsidRPr="00FF6AC4" w:rsidRDefault="00980B52" w:rsidP="00FD6D1B">
      <w:pPr>
        <w:pStyle w:val="PargrafodaLista"/>
        <w:numPr>
          <w:ilvl w:val="1"/>
          <w:numId w:val="17"/>
        </w:numPr>
        <w:jc w:val="both"/>
        <w:rPr>
          <w:rFonts w:ascii="Arial" w:hAnsi="Arial" w:cs="Arial"/>
          <w:sz w:val="22"/>
          <w:szCs w:val="22"/>
        </w:rPr>
      </w:pPr>
      <w:r w:rsidRPr="00FF6AC4">
        <w:rPr>
          <w:rFonts w:ascii="Arial" w:hAnsi="Arial" w:cs="Arial"/>
          <w:b/>
          <w:sz w:val="22"/>
          <w:szCs w:val="22"/>
        </w:rPr>
        <w:t>Pet</w:t>
      </w:r>
      <w:r w:rsidR="00D576CA" w:rsidRPr="00FF6AC4">
        <w:rPr>
          <w:rFonts w:ascii="Arial" w:hAnsi="Arial" w:cs="Arial"/>
          <w:b/>
          <w:sz w:val="22"/>
          <w:szCs w:val="22"/>
        </w:rPr>
        <w:t xml:space="preserve"> </w:t>
      </w:r>
      <w:r w:rsidRPr="00FF6AC4">
        <w:rPr>
          <w:rFonts w:ascii="Arial" w:hAnsi="Arial" w:cs="Arial"/>
          <w:sz w:val="22"/>
          <w:szCs w:val="22"/>
        </w:rPr>
        <w:t xml:space="preserve">este </w:t>
      </w:r>
      <w:r w:rsidR="00D576CA" w:rsidRPr="00FF6AC4">
        <w:rPr>
          <w:rFonts w:ascii="Arial" w:hAnsi="Arial" w:cs="Arial"/>
          <w:sz w:val="22"/>
          <w:szCs w:val="22"/>
        </w:rPr>
        <w:t>ator</w:t>
      </w:r>
      <w:r w:rsidRPr="00FF6AC4">
        <w:rPr>
          <w:rFonts w:ascii="Arial" w:hAnsi="Arial" w:cs="Arial"/>
          <w:sz w:val="22"/>
          <w:szCs w:val="22"/>
        </w:rPr>
        <w:t xml:space="preserve"> não terá acesso algum ao sistema, sendo apenas utilizado para identificar os animais disponíveis para adoção ou apadrinhados.</w:t>
      </w:r>
    </w:p>
    <w:p w14:paraId="654C1770" w14:textId="77777777" w:rsidR="00C12931" w:rsidRPr="00FF6AC4" w:rsidRDefault="00C12931">
      <w:pPr>
        <w:ind w:left="284"/>
        <w:rPr>
          <w:rFonts w:cs="Arial"/>
          <w:sz w:val="24"/>
          <w:szCs w:val="24"/>
        </w:rPr>
      </w:pPr>
      <w:bookmarkStart w:id="32" w:name="_4f1mdlm" w:colFirst="0" w:colLast="0"/>
      <w:bookmarkEnd w:id="32"/>
    </w:p>
    <w:p w14:paraId="332C1F52"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3EBA5B64" w14:textId="77777777" w:rsidR="00C12931" w:rsidRPr="00FF6AC4" w:rsidRDefault="00980B52">
      <w:pPr>
        <w:pBdr>
          <w:top w:val="nil"/>
          <w:left w:val="nil"/>
          <w:bottom w:val="nil"/>
          <w:right w:val="nil"/>
          <w:between w:val="nil"/>
        </w:pBdr>
        <w:spacing w:before="60" w:after="60"/>
        <w:ind w:left="578"/>
        <w:jc w:val="both"/>
        <w:rPr>
          <w:rFonts w:cs="Arial"/>
          <w:szCs w:val="22"/>
        </w:rPr>
      </w:pPr>
      <w:bookmarkStart w:id="33" w:name="_2u6wntf" w:colFirst="0" w:colLast="0"/>
      <w:bookmarkEnd w:id="33"/>
      <w:r w:rsidRPr="00FF6AC4">
        <w:rPr>
          <w:rFonts w:cs="Arial"/>
        </w:rPr>
        <w:br w:type="page"/>
      </w:r>
    </w:p>
    <w:p w14:paraId="0E50D390" w14:textId="432E90CC" w:rsidR="00C12931" w:rsidRPr="00FF6AC4" w:rsidRDefault="00980B52" w:rsidP="00D1240D">
      <w:pPr>
        <w:pStyle w:val="Ttulo2"/>
        <w:jc w:val="left"/>
      </w:pPr>
      <w:bookmarkStart w:id="34" w:name="_Toc48256366"/>
      <w:r w:rsidRPr="00FF6AC4">
        <w:lastRenderedPageBreak/>
        <w:t>Diagrama</w:t>
      </w:r>
      <w:r w:rsidR="00D1240D">
        <w:t>s</w:t>
      </w:r>
      <w:r w:rsidRPr="00FF6AC4">
        <w:t xml:space="preserve"> de Caso de Uso</w:t>
      </w:r>
      <w:bookmarkEnd w:id="34"/>
    </w:p>
    <w:p w14:paraId="4DD0F2AF" w14:textId="77777777" w:rsidR="00C12931" w:rsidRPr="00FF6AC4" w:rsidRDefault="00980B52" w:rsidP="00D1240D">
      <w:pPr>
        <w:pStyle w:val="Ttulo3"/>
      </w:pPr>
      <w:bookmarkStart w:id="35" w:name="_Toc48256367"/>
      <w:r w:rsidRPr="00FF6AC4">
        <w:t>Visão Geral do Sistema</w:t>
      </w:r>
      <w:bookmarkEnd w:id="35"/>
      <w:r w:rsidRPr="00FF6AC4">
        <w:t xml:space="preserve"> </w:t>
      </w:r>
    </w:p>
    <w:p w14:paraId="63FB0654" w14:textId="3978AF9E" w:rsidR="00C12931" w:rsidRPr="00FF6AC4" w:rsidRDefault="00E67E70">
      <w:pPr>
        <w:rPr>
          <w:rFonts w:cs="Arial"/>
          <w:color w:val="000000"/>
          <w:szCs w:val="22"/>
        </w:rPr>
      </w:pPr>
      <w:bookmarkStart w:id="36" w:name="_28h4qwu" w:colFirst="0" w:colLast="0"/>
      <w:bookmarkEnd w:id="36"/>
      <w:r>
        <w:rPr>
          <w:rFonts w:cs="Arial"/>
          <w:noProof/>
          <w:color w:val="000000"/>
          <w:szCs w:val="22"/>
        </w:rPr>
        <w:drawing>
          <wp:inline distT="0" distB="0" distL="0" distR="0" wp14:anchorId="65F624BA" wp14:editId="20E40D29">
            <wp:extent cx="5612130" cy="3383915"/>
            <wp:effectExtent l="0" t="0" r="762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13">
                      <a:extLst>
                        <a:ext uri="{28A0092B-C50C-407E-A947-70E740481C1C}">
                          <a14:useLocalDpi xmlns:a14="http://schemas.microsoft.com/office/drawing/2010/main" val="0"/>
                        </a:ext>
                      </a:extLst>
                    </a:blip>
                    <a:stretch>
                      <a:fillRect/>
                    </a:stretch>
                  </pic:blipFill>
                  <pic:spPr>
                    <a:xfrm>
                      <a:off x="0" y="0"/>
                      <a:ext cx="5612130" cy="3383915"/>
                    </a:xfrm>
                    <a:prstGeom prst="rect">
                      <a:avLst/>
                    </a:prstGeom>
                  </pic:spPr>
                </pic:pic>
              </a:graphicData>
            </a:graphic>
          </wp:inline>
        </w:drawing>
      </w:r>
    </w:p>
    <w:p w14:paraId="7EA07F2A" w14:textId="7D71B650" w:rsidR="000A527B" w:rsidRDefault="00E67E70" w:rsidP="00A30928">
      <w:pPr>
        <w:pStyle w:val="Ttulo3"/>
      </w:pPr>
      <w:bookmarkStart w:id="37" w:name="_Toc48256368"/>
      <w:r>
        <w:t xml:space="preserve">Caso de uso </w:t>
      </w:r>
      <w:r w:rsidR="00D1240D">
        <w:t>1</w:t>
      </w:r>
      <w:r>
        <w:t xml:space="preserve"> – Efetuar login</w:t>
      </w:r>
      <w:bookmarkEnd w:id="37"/>
    </w:p>
    <w:p w14:paraId="1241805F" w14:textId="4075A21F" w:rsidR="000A527B" w:rsidRDefault="000A527B" w:rsidP="008E3AC6">
      <w:pPr>
        <w:jc w:val="center"/>
      </w:pPr>
      <w:r>
        <w:rPr>
          <w:noProof/>
        </w:rPr>
        <w:drawing>
          <wp:inline distT="0" distB="0" distL="0" distR="0" wp14:anchorId="3DF93ED7" wp14:editId="1DEC9E77">
            <wp:extent cx="4907280" cy="3017217"/>
            <wp:effectExtent l="0" t="0" r="762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14">
                      <a:extLst>
                        <a:ext uri="{28A0092B-C50C-407E-A947-70E740481C1C}">
                          <a14:useLocalDpi xmlns:a14="http://schemas.microsoft.com/office/drawing/2010/main" val="0"/>
                        </a:ext>
                      </a:extLst>
                    </a:blip>
                    <a:stretch>
                      <a:fillRect/>
                    </a:stretch>
                  </pic:blipFill>
                  <pic:spPr>
                    <a:xfrm>
                      <a:off x="0" y="0"/>
                      <a:ext cx="4940962" cy="3037926"/>
                    </a:xfrm>
                    <a:prstGeom prst="rect">
                      <a:avLst/>
                    </a:prstGeom>
                  </pic:spPr>
                </pic:pic>
              </a:graphicData>
            </a:graphic>
          </wp:inline>
        </w:drawing>
      </w:r>
    </w:p>
    <w:p w14:paraId="783C3280" w14:textId="5FA58F96" w:rsidR="008D06E6" w:rsidRDefault="000B2755" w:rsidP="00473502">
      <w:pPr>
        <w:jc w:val="both"/>
      </w:pPr>
      <w:r>
        <w:t>Haverá</w:t>
      </w:r>
      <w:r w:rsidR="00E67E70">
        <w:t xml:space="preserve"> algumas funcionalidades básicas, as quais os usuários poderão efetuar sem estarem logados a</w:t>
      </w:r>
      <w:r>
        <w:t>o</w:t>
      </w:r>
      <w:r w:rsidR="00E67E70">
        <w:t xml:space="preserve"> sistema, porém para </w:t>
      </w:r>
      <w:r w:rsidR="0068374F">
        <w:t xml:space="preserve">se </w:t>
      </w:r>
      <w:r w:rsidR="00E67E70">
        <w:t xml:space="preserve">ter acesso </w:t>
      </w:r>
      <w:r w:rsidR="0068374F">
        <w:t>à</w:t>
      </w:r>
      <w:r w:rsidR="00E67E70">
        <w:t xml:space="preserve"> maioria das funcionalidades o usuário deverá estar logado. </w:t>
      </w:r>
      <w:r w:rsidR="0068374F">
        <w:t xml:space="preserve">A partir </w:t>
      </w:r>
      <w:r w:rsidR="00E67E70">
        <w:t xml:space="preserve">da tela </w:t>
      </w:r>
      <w:r w:rsidR="0068374F">
        <w:t>&lt;home&gt;</w:t>
      </w:r>
      <w:r w:rsidR="00E67E70">
        <w:t xml:space="preserve"> o usuário poderá acessar a tela </w:t>
      </w:r>
      <w:r w:rsidR="0068374F">
        <w:t>&lt;</w:t>
      </w:r>
      <w:r w:rsidR="00E67E70">
        <w:t>login</w:t>
      </w:r>
      <w:r w:rsidR="0068374F">
        <w:t>&gt;</w:t>
      </w:r>
      <w:r w:rsidR="00E67E70">
        <w:t xml:space="preserve"> </w:t>
      </w:r>
      <w:r w:rsidR="000A527B">
        <w:t>utilizando</w:t>
      </w:r>
      <w:r w:rsidR="00E67E70">
        <w:t xml:space="preserve"> </w:t>
      </w:r>
      <w:r w:rsidR="0068374F">
        <w:t xml:space="preserve">do botão ENTRAR, disponível na barra de menus. Já na tela de login o usuário deverá informar o seu endereço de e-mail, juntamente com sua senha e clicar </w:t>
      </w:r>
      <w:r w:rsidR="0068374F">
        <w:lastRenderedPageBreak/>
        <w:t>novamente em ENTRAR. O sistema checará as informações e se encarregará de autenticar ou não o usuário.</w:t>
      </w:r>
    </w:p>
    <w:p w14:paraId="302EADCB" w14:textId="6E145255" w:rsidR="00C12931" w:rsidRDefault="00980B52" w:rsidP="00D1240D">
      <w:pPr>
        <w:pStyle w:val="Ttulo3"/>
      </w:pPr>
      <w:bookmarkStart w:id="38" w:name="_Toc48256369"/>
      <w:r w:rsidRPr="00FF6AC4">
        <w:t xml:space="preserve">Caso de Uso </w:t>
      </w:r>
      <w:r w:rsidR="00D1240D">
        <w:t>2</w:t>
      </w:r>
      <w:r w:rsidRPr="00FF6AC4">
        <w:t xml:space="preserve"> – Cadastrar pet para adoção</w:t>
      </w:r>
      <w:bookmarkEnd w:id="38"/>
    </w:p>
    <w:p w14:paraId="6D2A4093" w14:textId="024587C1" w:rsidR="008D06E6" w:rsidRDefault="00DF2437" w:rsidP="008E3AC6">
      <w:pPr>
        <w:spacing w:before="60" w:after="60"/>
        <w:jc w:val="center"/>
        <w:rPr>
          <w:rFonts w:cs="Arial"/>
          <w:szCs w:val="22"/>
        </w:rPr>
      </w:pPr>
      <w:r>
        <w:rPr>
          <w:rFonts w:cs="Arial"/>
          <w:noProof/>
          <w:szCs w:val="22"/>
        </w:rPr>
        <w:drawing>
          <wp:inline distT="0" distB="0" distL="0" distR="0" wp14:anchorId="7E156C43" wp14:editId="5FB4FA8F">
            <wp:extent cx="4953000" cy="340042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15">
                      <a:extLst>
                        <a:ext uri="{28A0092B-C50C-407E-A947-70E740481C1C}">
                          <a14:useLocalDpi xmlns:a14="http://schemas.microsoft.com/office/drawing/2010/main" val="0"/>
                        </a:ext>
                      </a:extLst>
                    </a:blip>
                    <a:stretch>
                      <a:fillRect/>
                    </a:stretch>
                  </pic:blipFill>
                  <pic:spPr>
                    <a:xfrm>
                      <a:off x="0" y="0"/>
                      <a:ext cx="4953000" cy="3400425"/>
                    </a:xfrm>
                    <a:prstGeom prst="rect">
                      <a:avLst/>
                    </a:prstGeom>
                  </pic:spPr>
                </pic:pic>
              </a:graphicData>
            </a:graphic>
          </wp:inline>
        </w:drawing>
      </w:r>
    </w:p>
    <w:p w14:paraId="4AAEEA42" w14:textId="1CE19722" w:rsidR="008D06E6" w:rsidRDefault="00980B52" w:rsidP="00473502">
      <w:pPr>
        <w:spacing w:before="60" w:after="60"/>
        <w:jc w:val="both"/>
        <w:rPr>
          <w:rFonts w:cs="Arial"/>
          <w:szCs w:val="22"/>
        </w:rPr>
      </w:pPr>
      <w:r w:rsidRPr="00FF6AC4">
        <w:rPr>
          <w:rFonts w:cs="Arial"/>
          <w:szCs w:val="22"/>
        </w:rPr>
        <w:t>O usuário será capaz de incluir um novo animal para adoção. Para efetuar esse cadastro, o usuário deverá estar necessariamente cadastrado e logado no sistema. Na barra de menus que estará localizada no topo da página haverá um botão para que o usuário tenha acesso a tal funcionalidade e será efetuado por meio de submissão dos dados necessários através de um formulário. Neste formulário o usuário deverá fornecer no mínimo uma foto e no máximo seis foto do pet, caso haja algum vídeo do pet nas redes sociais, o usuário também poderá fornecer o link de acesso a</w:t>
      </w:r>
      <w:r w:rsidR="00FE2077" w:rsidRPr="00FF6AC4">
        <w:rPr>
          <w:rFonts w:cs="Arial"/>
          <w:szCs w:val="22"/>
        </w:rPr>
        <w:t xml:space="preserve"> um</w:t>
      </w:r>
      <w:r w:rsidRPr="00FF6AC4">
        <w:rPr>
          <w:rFonts w:cs="Arial"/>
          <w:szCs w:val="22"/>
        </w:rPr>
        <w:t xml:space="preserve"> vídeo</w:t>
      </w:r>
      <w:r w:rsidR="004D5034" w:rsidRPr="00FF6AC4">
        <w:rPr>
          <w:rFonts w:cs="Arial"/>
          <w:szCs w:val="22"/>
        </w:rPr>
        <w:t>, caso possua</w:t>
      </w:r>
      <w:r w:rsidRPr="00FF6AC4">
        <w:rPr>
          <w:rFonts w:cs="Arial"/>
          <w:szCs w:val="22"/>
        </w:rPr>
        <w:t>. Deverá ser informada, de forma cativante, uma breve descrição do histórico do animal, uma descrição que contribua para que o interessado na adoção fiquei ainda mais motivado em fazê-la. Por fim deverão ser</w:t>
      </w:r>
      <w:r w:rsidR="004760EB" w:rsidRPr="00FF6AC4">
        <w:rPr>
          <w:rFonts w:cs="Arial"/>
          <w:szCs w:val="22"/>
        </w:rPr>
        <w:t xml:space="preserve"> </w:t>
      </w:r>
      <w:r w:rsidRPr="00FF6AC4">
        <w:rPr>
          <w:rFonts w:cs="Arial"/>
          <w:szCs w:val="22"/>
        </w:rPr>
        <w:t>informadas informações de identificação do animal, tais como nome, raça, sexo, porte, deficiência (caso possua) e outras informações pertinentes.</w:t>
      </w:r>
    </w:p>
    <w:p w14:paraId="3BC75A2C" w14:textId="0E6C13ED" w:rsidR="00DF2437" w:rsidRPr="00A30928" w:rsidRDefault="00980B52" w:rsidP="00A30928">
      <w:pPr>
        <w:pStyle w:val="Ttulo3"/>
      </w:pPr>
      <w:bookmarkStart w:id="39" w:name="_Toc48256370"/>
      <w:r w:rsidRPr="00FF6AC4">
        <w:lastRenderedPageBreak/>
        <w:t xml:space="preserve">Caso de Uso </w:t>
      </w:r>
      <w:r w:rsidR="00473502">
        <w:t>3</w:t>
      </w:r>
      <w:r w:rsidRPr="00FF6AC4">
        <w:t xml:space="preserve"> – Consultar informações do pet</w:t>
      </w:r>
      <w:bookmarkEnd w:id="39"/>
    </w:p>
    <w:p w14:paraId="12EBCFA1" w14:textId="43C24946" w:rsidR="00DF2437" w:rsidRDefault="00DF2437" w:rsidP="008E3AC6">
      <w:pPr>
        <w:spacing w:before="60" w:after="60"/>
        <w:jc w:val="center"/>
        <w:rPr>
          <w:rFonts w:cs="Arial"/>
          <w:szCs w:val="22"/>
        </w:rPr>
      </w:pPr>
      <w:r>
        <w:rPr>
          <w:rFonts w:cs="Arial"/>
          <w:noProof/>
          <w:szCs w:val="22"/>
        </w:rPr>
        <w:drawing>
          <wp:inline distT="0" distB="0" distL="0" distR="0" wp14:anchorId="79C002EC" wp14:editId="73FB4EA4">
            <wp:extent cx="4857750" cy="34004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16">
                      <a:extLst>
                        <a:ext uri="{28A0092B-C50C-407E-A947-70E740481C1C}">
                          <a14:useLocalDpi xmlns:a14="http://schemas.microsoft.com/office/drawing/2010/main" val="0"/>
                        </a:ext>
                      </a:extLst>
                    </a:blip>
                    <a:stretch>
                      <a:fillRect/>
                    </a:stretch>
                  </pic:blipFill>
                  <pic:spPr>
                    <a:xfrm>
                      <a:off x="0" y="0"/>
                      <a:ext cx="4857750" cy="3400425"/>
                    </a:xfrm>
                    <a:prstGeom prst="rect">
                      <a:avLst/>
                    </a:prstGeom>
                  </pic:spPr>
                </pic:pic>
              </a:graphicData>
            </a:graphic>
          </wp:inline>
        </w:drawing>
      </w:r>
    </w:p>
    <w:p w14:paraId="2B349319" w14:textId="35DCDB40" w:rsidR="00F13799" w:rsidRPr="00FF6AC4" w:rsidRDefault="00980B52">
      <w:pPr>
        <w:spacing w:before="60" w:after="60"/>
        <w:jc w:val="both"/>
        <w:rPr>
          <w:rFonts w:cs="Arial"/>
          <w:szCs w:val="22"/>
        </w:rPr>
      </w:pPr>
      <w:r w:rsidRPr="00FF6AC4">
        <w:rPr>
          <w:rFonts w:cs="Arial"/>
          <w:szCs w:val="22"/>
        </w:rPr>
        <w:t>O usuário doador poderá, a qualquer momento, consultar os dados cadastrais do pet disponibilizado para adoção, mesmo após efetuada sua adoção. Para ter acesso a funcionalidade o usuário contará com uma listagem dos pets por ele cadastrados e um ícone que o levará à página com as informações do pet.</w:t>
      </w:r>
    </w:p>
    <w:p w14:paraId="51CC9652" w14:textId="63451E1F" w:rsidR="00F13799" w:rsidRPr="00A30928" w:rsidRDefault="00980B52" w:rsidP="00A30928">
      <w:pPr>
        <w:pStyle w:val="Ttulo3"/>
      </w:pPr>
      <w:bookmarkStart w:id="40" w:name="_Toc48256371"/>
      <w:r w:rsidRPr="00FF6AC4">
        <w:t xml:space="preserve">Caso de Uso </w:t>
      </w:r>
      <w:r w:rsidR="00473502">
        <w:t>4</w:t>
      </w:r>
      <w:r w:rsidRPr="00FF6AC4">
        <w:t xml:space="preserve"> – Alterar cadastro do pet</w:t>
      </w:r>
      <w:bookmarkEnd w:id="40"/>
    </w:p>
    <w:p w14:paraId="13D0E7C4" w14:textId="0F81D142" w:rsidR="00F13799" w:rsidRDefault="00F13799" w:rsidP="008E3AC6">
      <w:pPr>
        <w:spacing w:before="60" w:after="60"/>
        <w:jc w:val="center"/>
        <w:rPr>
          <w:rFonts w:cs="Arial"/>
          <w:szCs w:val="22"/>
        </w:rPr>
      </w:pPr>
      <w:r>
        <w:rPr>
          <w:rFonts w:cs="Arial"/>
          <w:noProof/>
          <w:szCs w:val="22"/>
        </w:rPr>
        <w:drawing>
          <wp:inline distT="0" distB="0" distL="0" distR="0" wp14:anchorId="34EFCEB0" wp14:editId="1841F6D7">
            <wp:extent cx="4800600" cy="33147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17">
                      <a:extLst>
                        <a:ext uri="{28A0092B-C50C-407E-A947-70E740481C1C}">
                          <a14:useLocalDpi xmlns:a14="http://schemas.microsoft.com/office/drawing/2010/main" val="0"/>
                        </a:ext>
                      </a:extLst>
                    </a:blip>
                    <a:stretch>
                      <a:fillRect/>
                    </a:stretch>
                  </pic:blipFill>
                  <pic:spPr>
                    <a:xfrm>
                      <a:off x="0" y="0"/>
                      <a:ext cx="4800600" cy="3314700"/>
                    </a:xfrm>
                    <a:prstGeom prst="rect">
                      <a:avLst/>
                    </a:prstGeom>
                  </pic:spPr>
                </pic:pic>
              </a:graphicData>
            </a:graphic>
          </wp:inline>
        </w:drawing>
      </w:r>
    </w:p>
    <w:p w14:paraId="07804E85" w14:textId="036AABA9" w:rsidR="00F13799" w:rsidRPr="00473502" w:rsidRDefault="00980B52">
      <w:pPr>
        <w:spacing w:before="60" w:after="60"/>
        <w:jc w:val="both"/>
        <w:rPr>
          <w:b/>
          <w:bCs/>
          <w:sz w:val="24"/>
          <w:szCs w:val="24"/>
        </w:rPr>
      </w:pPr>
      <w:r w:rsidRPr="00FF6AC4">
        <w:rPr>
          <w:rFonts w:cs="Arial"/>
          <w:szCs w:val="22"/>
        </w:rPr>
        <w:t>O usuário doador poderá, a qualquer momento</w:t>
      </w:r>
      <w:r w:rsidR="0050445B" w:rsidRPr="00FF6AC4">
        <w:rPr>
          <w:rFonts w:cs="Arial"/>
          <w:szCs w:val="22"/>
        </w:rPr>
        <w:t>,</w:t>
      </w:r>
      <w:r w:rsidRPr="00FF6AC4">
        <w:rPr>
          <w:rFonts w:cs="Arial"/>
          <w:szCs w:val="22"/>
        </w:rPr>
        <w:t xml:space="preserve"> até que seja efetuada a adoção, alterar os dados cadastrais do pet disponibilizado para adoção. Para ter acesso a funcionalidade o usuário contará com uma listagem dos pets por ele cadastrados e um ícone que o levará à </w:t>
      </w:r>
      <w:r w:rsidRPr="00FF6AC4">
        <w:rPr>
          <w:rFonts w:cs="Arial"/>
          <w:szCs w:val="22"/>
        </w:rPr>
        <w:lastRenderedPageBreak/>
        <w:t>página para alteração dos dados desejados. Após efetuadas as alterações necessárias, o usuário deverá clicar em no botão ENVIAR e em será exibida uma tela de confirmação das alterações.</w:t>
      </w:r>
    </w:p>
    <w:p w14:paraId="15040EF4" w14:textId="761FE4D7" w:rsidR="00C12931" w:rsidRPr="00FF6AC4" w:rsidRDefault="00980B52" w:rsidP="00473502">
      <w:pPr>
        <w:pStyle w:val="Ttulo3"/>
      </w:pPr>
      <w:bookmarkStart w:id="41" w:name="_Toc48256372"/>
      <w:r w:rsidRPr="00FF6AC4">
        <w:t xml:space="preserve">Caso de Uso </w:t>
      </w:r>
      <w:r w:rsidR="00473502">
        <w:t>5</w:t>
      </w:r>
      <w:r w:rsidRPr="00FF6AC4">
        <w:t xml:space="preserve"> – Deletar pet</w:t>
      </w:r>
      <w:bookmarkEnd w:id="41"/>
    </w:p>
    <w:p w14:paraId="372D3D5E" w14:textId="4C2BB4C2" w:rsidR="00A30928" w:rsidRDefault="00A30928" w:rsidP="008E3AC6">
      <w:pPr>
        <w:spacing w:before="60" w:after="60"/>
        <w:jc w:val="center"/>
        <w:rPr>
          <w:rFonts w:cs="Arial"/>
          <w:szCs w:val="22"/>
        </w:rPr>
      </w:pPr>
      <w:r>
        <w:rPr>
          <w:rFonts w:cs="Arial"/>
          <w:noProof/>
          <w:szCs w:val="22"/>
        </w:rPr>
        <w:drawing>
          <wp:inline distT="0" distB="0" distL="0" distR="0" wp14:anchorId="6BCDD64B" wp14:editId="4E847FE8">
            <wp:extent cx="4724400" cy="35242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18">
                      <a:extLst>
                        <a:ext uri="{28A0092B-C50C-407E-A947-70E740481C1C}">
                          <a14:useLocalDpi xmlns:a14="http://schemas.microsoft.com/office/drawing/2010/main" val="0"/>
                        </a:ext>
                      </a:extLst>
                    </a:blip>
                    <a:stretch>
                      <a:fillRect/>
                    </a:stretch>
                  </pic:blipFill>
                  <pic:spPr>
                    <a:xfrm>
                      <a:off x="0" y="0"/>
                      <a:ext cx="4724400" cy="3524250"/>
                    </a:xfrm>
                    <a:prstGeom prst="rect">
                      <a:avLst/>
                    </a:prstGeom>
                  </pic:spPr>
                </pic:pic>
              </a:graphicData>
            </a:graphic>
          </wp:inline>
        </w:drawing>
      </w:r>
    </w:p>
    <w:p w14:paraId="0C7D2CEB" w14:textId="49C8CB54" w:rsidR="00F13799" w:rsidRPr="00FF6AC4" w:rsidRDefault="00980B52">
      <w:pPr>
        <w:spacing w:before="60" w:after="60"/>
        <w:jc w:val="both"/>
        <w:rPr>
          <w:rFonts w:cs="Arial"/>
          <w:szCs w:val="22"/>
        </w:rPr>
      </w:pPr>
      <w:r w:rsidRPr="00FF6AC4">
        <w:rPr>
          <w:rFonts w:cs="Arial"/>
          <w:szCs w:val="22"/>
        </w:rPr>
        <w:t>O usuário doador poderá, a qualquer momento até que seja efetuada a adoção, excluir o pet disponibilizado para adoção. Para ter acesso a funcionalidade o usuário contará com uma listagem dos pets por ele cadastrados e um ícone que o levará à página de confirmação da exclusão do pet cadastrado. Na página de exclusão será possível visualizar as informações do pet e haverá ainda uma informação de que essa ação não poderá ser revertida. Ciente e certo de sua vontade o usuário deverá clicar no link destacado em vermelho "Sim, tenho certeza!" e em será exibida uma tela de confirmação da exclusão.</w:t>
      </w:r>
    </w:p>
    <w:p w14:paraId="3E5D0E02" w14:textId="1528DBFC" w:rsidR="00C12931" w:rsidRPr="00FF6AC4" w:rsidRDefault="00980B52" w:rsidP="00473502">
      <w:pPr>
        <w:pStyle w:val="Ttulo3"/>
      </w:pPr>
      <w:bookmarkStart w:id="42" w:name="_Toc48256373"/>
      <w:r w:rsidRPr="00FF6AC4">
        <w:lastRenderedPageBreak/>
        <w:t xml:space="preserve">Caso de Uso </w:t>
      </w:r>
      <w:r w:rsidR="00473502">
        <w:t>6</w:t>
      </w:r>
      <w:r w:rsidRPr="00FF6AC4">
        <w:t xml:space="preserve"> – Adotar pet</w:t>
      </w:r>
      <w:bookmarkEnd w:id="42"/>
    </w:p>
    <w:p w14:paraId="2D1B0FDA" w14:textId="35877161" w:rsidR="006C7A42" w:rsidRDefault="006C7A42" w:rsidP="006C7A42">
      <w:pPr>
        <w:spacing w:before="60" w:after="60"/>
        <w:jc w:val="center"/>
        <w:rPr>
          <w:rFonts w:cs="Arial"/>
          <w:szCs w:val="22"/>
        </w:rPr>
      </w:pPr>
      <w:r>
        <w:rPr>
          <w:rFonts w:cs="Arial"/>
          <w:noProof/>
          <w:szCs w:val="22"/>
        </w:rPr>
        <w:drawing>
          <wp:inline distT="0" distB="0" distL="0" distR="0" wp14:anchorId="4E6927B3" wp14:editId="25EAA34C">
            <wp:extent cx="4629150" cy="340995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pic:nvPicPr>
                  <pic:blipFill>
                    <a:blip r:embed="rId19">
                      <a:extLst>
                        <a:ext uri="{28A0092B-C50C-407E-A947-70E740481C1C}">
                          <a14:useLocalDpi xmlns:a14="http://schemas.microsoft.com/office/drawing/2010/main" val="0"/>
                        </a:ext>
                      </a:extLst>
                    </a:blip>
                    <a:stretch>
                      <a:fillRect/>
                    </a:stretch>
                  </pic:blipFill>
                  <pic:spPr>
                    <a:xfrm>
                      <a:off x="0" y="0"/>
                      <a:ext cx="4629150" cy="3409950"/>
                    </a:xfrm>
                    <a:prstGeom prst="rect">
                      <a:avLst/>
                    </a:prstGeom>
                  </pic:spPr>
                </pic:pic>
              </a:graphicData>
            </a:graphic>
          </wp:inline>
        </w:drawing>
      </w:r>
    </w:p>
    <w:p w14:paraId="7A1ABC4A" w14:textId="56A2581C" w:rsidR="00F13799" w:rsidRPr="00473502" w:rsidRDefault="00980B52">
      <w:pPr>
        <w:spacing w:before="60" w:after="60"/>
        <w:jc w:val="both"/>
        <w:rPr>
          <w:b/>
          <w:bCs/>
          <w:sz w:val="24"/>
          <w:szCs w:val="24"/>
        </w:rPr>
      </w:pPr>
      <w:r w:rsidRPr="00FF6AC4">
        <w:rPr>
          <w:rFonts w:cs="Arial"/>
          <w:szCs w:val="22"/>
        </w:rPr>
        <w:t>O usuário poderá adotar um pet e para isso deverá escolher o pet, cuja listagem poderá ser acessada por meio do menu “Pets” disponível na barra de menus. Após selecionado o animal, o usuário deverá clicar no botão “QUERO ADOTAR” o qual o levará para uma tela contendo as informações gerais do pet, as informações do adotante, informações de regras de adoção, termo de responsabilidade, dicas de cuidados para com o pet. Estando ciente e certo de sua vontade, deverá clicar no botão “CONFIRMAR INTERESSE” e sem seguida será exibida uma tela confirmando a manifestação de interesse. Nessa tela de confirmação haverá um botão para que o interessado possa contatar o adotante e mais uma vez, por meio de mensagem, reforçar o seu interesse. Após confirmação de interesse, o status do pet escolhido passará a constar como “Pendente de Aprovação”, essa mesma informação também será incluída na tabela de animais cadastrados pelo doador no campo status. Também será incluída, na tabela pets adotados pelo adotante as informações de nome do pet e o status da adoção. O usuário adotante ficará impedido de manifestar interesse em novas adoções, por um prazo de 72 horas ou até que o doador aprove/rejeite a adoção. Decorrido o prazo de 72 horas o interessado poderá manifestar novo interesse de adoção, inclusive para o animal que transcorreu o prazo e/ou tenha sido negada. Em caso de rejeição de adoção o interessado poderá efetuar, para o mesmo pet, somente outra tentativa, totalizando duas tentativas cujas adoções foram negadas.</w:t>
      </w:r>
    </w:p>
    <w:p w14:paraId="7E6C3E6C" w14:textId="29F49622" w:rsidR="00C12931" w:rsidRPr="00FF6AC4" w:rsidRDefault="00980B52" w:rsidP="00473502">
      <w:pPr>
        <w:pStyle w:val="Ttulo3"/>
      </w:pPr>
      <w:bookmarkStart w:id="43" w:name="_Toc48256374"/>
      <w:r w:rsidRPr="00FF6AC4">
        <w:lastRenderedPageBreak/>
        <w:t xml:space="preserve">Caso de Uso </w:t>
      </w:r>
      <w:r w:rsidR="00473502">
        <w:t>7</w:t>
      </w:r>
      <w:r w:rsidRPr="00FF6AC4">
        <w:t xml:space="preserve"> – Aprovar adoção</w:t>
      </w:r>
      <w:bookmarkEnd w:id="43"/>
    </w:p>
    <w:p w14:paraId="60777807" w14:textId="7B7A2733" w:rsidR="003C70BE" w:rsidRDefault="003C70BE" w:rsidP="003C70BE">
      <w:pPr>
        <w:spacing w:before="60" w:after="60"/>
        <w:jc w:val="center"/>
        <w:rPr>
          <w:rFonts w:cs="Arial"/>
          <w:szCs w:val="22"/>
        </w:rPr>
      </w:pPr>
      <w:r>
        <w:rPr>
          <w:rFonts w:cs="Arial"/>
          <w:noProof/>
          <w:szCs w:val="22"/>
        </w:rPr>
        <w:drawing>
          <wp:inline distT="0" distB="0" distL="0" distR="0" wp14:anchorId="183EB6B5" wp14:editId="022C6E17">
            <wp:extent cx="4857750" cy="32575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pic:nvPicPr>
                  <pic:blipFill>
                    <a:blip r:embed="rId20">
                      <a:extLst>
                        <a:ext uri="{28A0092B-C50C-407E-A947-70E740481C1C}">
                          <a14:useLocalDpi xmlns:a14="http://schemas.microsoft.com/office/drawing/2010/main" val="0"/>
                        </a:ext>
                      </a:extLst>
                    </a:blip>
                    <a:stretch>
                      <a:fillRect/>
                    </a:stretch>
                  </pic:blipFill>
                  <pic:spPr>
                    <a:xfrm>
                      <a:off x="0" y="0"/>
                      <a:ext cx="4857750" cy="3257550"/>
                    </a:xfrm>
                    <a:prstGeom prst="rect">
                      <a:avLst/>
                    </a:prstGeom>
                  </pic:spPr>
                </pic:pic>
              </a:graphicData>
            </a:graphic>
          </wp:inline>
        </w:drawing>
      </w:r>
    </w:p>
    <w:p w14:paraId="0BF041DE" w14:textId="781BE044" w:rsidR="00F13799" w:rsidRPr="00473502" w:rsidRDefault="00980B52">
      <w:pPr>
        <w:spacing w:before="60" w:after="60"/>
        <w:jc w:val="both"/>
        <w:rPr>
          <w:b/>
          <w:bCs/>
          <w:sz w:val="24"/>
          <w:szCs w:val="24"/>
        </w:rPr>
      </w:pPr>
      <w:r w:rsidRPr="00FF6AC4">
        <w:rPr>
          <w:rFonts w:cs="Arial"/>
          <w:szCs w:val="22"/>
        </w:rPr>
        <w:t>O doador é quem dará o veredicto final e caberá a ele aceitar ou rejeitar a adoção. Ele terá um prazo de 72 horas para aprovar ou rejeitar o pedido de adoção. O adotante receberá um e-mail comunicando sobre a manifestação de interesse. Para aceitar a adoção o adotante deverá acessar a tabela de pets por ele cadastrados, onde na coluna status constará a informação “Pendente de Aprovação” seguida de ícone para aprovação/rejeição. Uma vez aceita a adoção o status do animal passará a constar como “Indisponível”, assim com as informações referente a adoção também passarão a constar na tabela de animais cadastrados pelo doador e na tabela de animais adotados pelo adotante.</w:t>
      </w:r>
    </w:p>
    <w:p w14:paraId="38AAF90E" w14:textId="6BE46109" w:rsidR="00C12931" w:rsidRPr="00FF6AC4" w:rsidRDefault="00980B52" w:rsidP="00473502">
      <w:pPr>
        <w:pStyle w:val="Ttulo3"/>
      </w:pPr>
      <w:bookmarkStart w:id="44" w:name="_Toc48256375"/>
      <w:r w:rsidRPr="00FF6AC4">
        <w:t xml:space="preserve">Caso de Uso </w:t>
      </w:r>
      <w:r w:rsidR="00473502">
        <w:t>8</w:t>
      </w:r>
      <w:r w:rsidRPr="00FF6AC4">
        <w:t xml:space="preserve"> – Aprovar voluntário</w:t>
      </w:r>
      <w:bookmarkEnd w:id="44"/>
    </w:p>
    <w:p w14:paraId="6AEB6988" w14:textId="6E5F9199" w:rsidR="008E3AC6" w:rsidRDefault="008E3AC6" w:rsidP="008E3AC6">
      <w:pPr>
        <w:spacing w:before="60" w:after="60"/>
        <w:jc w:val="center"/>
        <w:rPr>
          <w:rFonts w:cs="Arial"/>
          <w:szCs w:val="22"/>
        </w:rPr>
      </w:pPr>
      <w:r>
        <w:rPr>
          <w:rFonts w:cs="Arial"/>
          <w:noProof/>
          <w:szCs w:val="22"/>
        </w:rPr>
        <w:drawing>
          <wp:inline distT="0" distB="0" distL="0" distR="0" wp14:anchorId="636189A0" wp14:editId="70F65EDF">
            <wp:extent cx="4667250" cy="32861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1">
                      <a:extLst>
                        <a:ext uri="{28A0092B-C50C-407E-A947-70E740481C1C}">
                          <a14:useLocalDpi xmlns:a14="http://schemas.microsoft.com/office/drawing/2010/main" val="0"/>
                        </a:ext>
                      </a:extLst>
                    </a:blip>
                    <a:stretch>
                      <a:fillRect/>
                    </a:stretch>
                  </pic:blipFill>
                  <pic:spPr>
                    <a:xfrm>
                      <a:off x="0" y="0"/>
                      <a:ext cx="4667250" cy="3286125"/>
                    </a:xfrm>
                    <a:prstGeom prst="rect">
                      <a:avLst/>
                    </a:prstGeom>
                  </pic:spPr>
                </pic:pic>
              </a:graphicData>
            </a:graphic>
          </wp:inline>
        </w:drawing>
      </w:r>
    </w:p>
    <w:p w14:paraId="7FD9EDDD" w14:textId="77777777" w:rsidR="008E3AC6" w:rsidRDefault="008E3AC6">
      <w:pPr>
        <w:spacing w:before="60" w:after="60"/>
        <w:jc w:val="both"/>
        <w:rPr>
          <w:rFonts w:cs="Arial"/>
          <w:szCs w:val="22"/>
        </w:rPr>
      </w:pPr>
    </w:p>
    <w:p w14:paraId="798A2E65" w14:textId="643C7ED0" w:rsidR="00F13799" w:rsidRPr="00FF6AC4" w:rsidRDefault="00980B52">
      <w:pPr>
        <w:spacing w:before="60" w:after="60"/>
        <w:jc w:val="both"/>
        <w:rPr>
          <w:rFonts w:cs="Arial"/>
          <w:szCs w:val="22"/>
        </w:rPr>
      </w:pPr>
      <w:r w:rsidRPr="00FF6AC4">
        <w:rPr>
          <w:rFonts w:cs="Arial"/>
          <w:szCs w:val="22"/>
        </w:rPr>
        <w:t xml:space="preserve">Após o usuário se cadastrar como voluntário, o parceiro </w:t>
      </w:r>
      <w:r w:rsidRPr="00FF6AC4">
        <w:rPr>
          <w:rFonts w:cs="Arial"/>
          <w:i/>
          <w:szCs w:val="22"/>
        </w:rPr>
        <w:t xml:space="preserve">(ONG ou abrigo) </w:t>
      </w:r>
      <w:r w:rsidRPr="00FF6AC4">
        <w:rPr>
          <w:rFonts w:cs="Arial"/>
          <w:szCs w:val="22"/>
        </w:rPr>
        <w:t>cadastrado será notificado por e-mail e este</w:t>
      </w:r>
      <w:r w:rsidRPr="00FF6AC4">
        <w:rPr>
          <w:rFonts w:cs="Arial"/>
          <w:i/>
          <w:szCs w:val="22"/>
        </w:rPr>
        <w:t xml:space="preserve"> </w:t>
      </w:r>
      <w:r w:rsidRPr="00FF6AC4">
        <w:rPr>
          <w:rFonts w:cs="Arial"/>
          <w:szCs w:val="22"/>
        </w:rPr>
        <w:t>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a decisão tomada e caso aprovado, deverá informar a função a ser exercida pelo colaborador. Após clicar em enviar os dados, será disparado para o e-mail do interessado informação da decisão e a efetiva integração à equipe da organização. O novo colaborador terá seus dados adicionados ao quadro de pessoal da organização. No cadastro do usuário também passará a constará a informação de que este é um colaborador de a qual organização ele participa.</w:t>
      </w:r>
    </w:p>
    <w:p w14:paraId="22A60E6C" w14:textId="618BD8B4" w:rsidR="00C12931" w:rsidRPr="00FF6AC4" w:rsidRDefault="00980B52" w:rsidP="00473502">
      <w:pPr>
        <w:pStyle w:val="Ttulo3"/>
      </w:pPr>
      <w:bookmarkStart w:id="45" w:name="_Toc48256376"/>
      <w:r w:rsidRPr="00FF6AC4">
        <w:t xml:space="preserve">Caso de Uso </w:t>
      </w:r>
      <w:r w:rsidR="00473502">
        <w:t>9</w:t>
      </w:r>
      <w:r w:rsidRPr="00FF6AC4">
        <w:t xml:space="preserve"> – Aprovar padrinho</w:t>
      </w:r>
      <w:bookmarkEnd w:id="45"/>
    </w:p>
    <w:p w14:paraId="6056C5DD" w14:textId="171E11D2" w:rsidR="008E3AC6" w:rsidRDefault="008E3AC6" w:rsidP="008E3AC6">
      <w:pPr>
        <w:spacing w:before="60" w:after="60"/>
        <w:jc w:val="center"/>
        <w:rPr>
          <w:rFonts w:cs="Arial"/>
          <w:szCs w:val="22"/>
        </w:rPr>
      </w:pPr>
      <w:r>
        <w:rPr>
          <w:rFonts w:cs="Arial"/>
          <w:noProof/>
          <w:szCs w:val="22"/>
        </w:rPr>
        <w:drawing>
          <wp:inline distT="0" distB="0" distL="0" distR="0" wp14:anchorId="779E5E4E" wp14:editId="2F39466F">
            <wp:extent cx="4638675" cy="33242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2">
                      <a:extLst>
                        <a:ext uri="{28A0092B-C50C-407E-A947-70E740481C1C}">
                          <a14:useLocalDpi xmlns:a14="http://schemas.microsoft.com/office/drawing/2010/main" val="0"/>
                        </a:ext>
                      </a:extLst>
                    </a:blip>
                    <a:stretch>
                      <a:fillRect/>
                    </a:stretch>
                  </pic:blipFill>
                  <pic:spPr>
                    <a:xfrm>
                      <a:off x="0" y="0"/>
                      <a:ext cx="4638675" cy="3324225"/>
                    </a:xfrm>
                    <a:prstGeom prst="rect">
                      <a:avLst/>
                    </a:prstGeom>
                  </pic:spPr>
                </pic:pic>
              </a:graphicData>
            </a:graphic>
          </wp:inline>
        </w:drawing>
      </w:r>
    </w:p>
    <w:p w14:paraId="002B7401" w14:textId="77777777" w:rsidR="008E3AC6" w:rsidRDefault="008E3AC6" w:rsidP="00473502">
      <w:pPr>
        <w:spacing w:before="60" w:after="60"/>
        <w:jc w:val="both"/>
        <w:rPr>
          <w:rFonts w:cs="Arial"/>
          <w:szCs w:val="22"/>
        </w:rPr>
      </w:pPr>
    </w:p>
    <w:p w14:paraId="58DF88AE" w14:textId="7BF1A3F2" w:rsidR="00F13799" w:rsidRPr="008D06E6" w:rsidRDefault="00980B52" w:rsidP="00473502">
      <w:pPr>
        <w:spacing w:before="60" w:after="60"/>
        <w:jc w:val="both"/>
        <w:rPr>
          <w:b/>
          <w:bCs/>
          <w:sz w:val="24"/>
          <w:szCs w:val="24"/>
        </w:rPr>
      </w:pPr>
      <w:r w:rsidRPr="00FF6AC4">
        <w:rPr>
          <w:rFonts w:cs="Arial"/>
          <w:szCs w:val="22"/>
        </w:rPr>
        <w:t xml:space="preserve">Após o usuário manifestar interesse em apadrinhar um pet, o parceiro </w:t>
      </w:r>
      <w:r w:rsidRPr="00FF6AC4">
        <w:rPr>
          <w:rFonts w:cs="Arial"/>
          <w:i/>
          <w:szCs w:val="22"/>
        </w:rPr>
        <w:t xml:space="preserve">(ONG ou abrigo) </w:t>
      </w:r>
      <w:r w:rsidRPr="00FF6AC4">
        <w:rPr>
          <w:rFonts w:cs="Arial"/>
          <w:szCs w:val="22"/>
        </w:rPr>
        <w:t>cadastrado será notificado por e-mail e este</w:t>
      </w:r>
      <w:r w:rsidRPr="00FF6AC4">
        <w:rPr>
          <w:rFonts w:cs="Arial"/>
          <w:i/>
          <w:szCs w:val="22"/>
        </w:rPr>
        <w:t xml:space="preserve"> </w:t>
      </w:r>
      <w:r w:rsidRPr="00FF6AC4">
        <w:rPr>
          <w:rFonts w:cs="Arial"/>
          <w:szCs w:val="22"/>
        </w:rPr>
        <w:t>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e a decisão tomada. Após clicar em enviar os dados, será disparado para o e-mail do interessado a informação da decisão. O novo padrinho terá seus dados adicionados ao quadro de padrinhos da organização. No cadastro do usuário também passará a constará a informação de que este é um padrinho de a qual organização colabora.</w:t>
      </w:r>
    </w:p>
    <w:p w14:paraId="0CF973E3" w14:textId="77777777" w:rsidR="00F13799" w:rsidRPr="00FF6AC4" w:rsidRDefault="00F13799">
      <w:pPr>
        <w:spacing w:before="60" w:after="60"/>
        <w:jc w:val="both"/>
        <w:rPr>
          <w:rFonts w:cs="Arial"/>
          <w:szCs w:val="22"/>
        </w:rPr>
      </w:pPr>
    </w:p>
    <w:p w14:paraId="0221D3A8"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4C656C0A" w14:textId="77777777" w:rsidR="00473502" w:rsidRDefault="00473502">
      <w:pPr>
        <w:rPr>
          <w:rFonts w:eastAsia="Arial" w:cs="Arial"/>
          <w:b/>
          <w:sz w:val="48"/>
          <w:szCs w:val="48"/>
        </w:rPr>
      </w:pPr>
      <w:r>
        <w:rPr>
          <w:rFonts w:eastAsia="Arial" w:cs="Arial"/>
        </w:rPr>
        <w:br w:type="page"/>
      </w:r>
    </w:p>
    <w:p w14:paraId="66C188EE" w14:textId="5ED92B77" w:rsidR="00C12931" w:rsidRPr="00FF6AC4" w:rsidRDefault="00980B52">
      <w:pPr>
        <w:pStyle w:val="Ttulo1"/>
        <w:ind w:left="578"/>
        <w:jc w:val="right"/>
        <w:rPr>
          <w:rFonts w:ascii="Arial" w:eastAsia="Arial" w:hAnsi="Arial" w:cs="Arial"/>
        </w:rPr>
      </w:pPr>
      <w:bookmarkStart w:id="46" w:name="_Toc48256377"/>
      <w:r w:rsidRPr="00FF6AC4">
        <w:rPr>
          <w:rFonts w:ascii="Arial" w:eastAsia="Arial" w:hAnsi="Arial" w:cs="Arial"/>
        </w:rPr>
        <w:lastRenderedPageBreak/>
        <w:t>Capítulo 2</w:t>
      </w:r>
      <w:bookmarkEnd w:id="46"/>
    </w:p>
    <w:p w14:paraId="29AEF572" w14:textId="77777777" w:rsidR="00C12931" w:rsidRPr="00FF6AC4" w:rsidRDefault="00980B52">
      <w:pPr>
        <w:pStyle w:val="Ttulo2"/>
        <w:numPr>
          <w:ilvl w:val="0"/>
          <w:numId w:val="3"/>
        </w:numPr>
      </w:pPr>
      <w:bookmarkStart w:id="47" w:name="_Toc48256378"/>
      <w:r w:rsidRPr="00FF6AC4">
        <w:t>Requisitos funcionais (casos de uso)</w:t>
      </w:r>
      <w:bookmarkEnd w:id="47"/>
    </w:p>
    <w:p w14:paraId="7F7A3646" w14:textId="3B216296" w:rsidR="00C12931" w:rsidRPr="00FF6AC4" w:rsidRDefault="00980B52" w:rsidP="009E6442">
      <w:pPr>
        <w:pBdr>
          <w:top w:val="nil"/>
          <w:left w:val="nil"/>
          <w:bottom w:val="nil"/>
          <w:right w:val="nil"/>
          <w:between w:val="nil"/>
        </w:pBdr>
        <w:spacing w:before="60" w:after="60"/>
        <w:jc w:val="both"/>
        <w:rPr>
          <w:rFonts w:cs="Arial"/>
          <w:color w:val="000000"/>
          <w:szCs w:val="22"/>
        </w:rPr>
      </w:pPr>
      <w:r w:rsidRPr="000B2755">
        <w:rPr>
          <w:rFonts w:cs="Arial"/>
          <w:szCs w:val="22"/>
        </w:rPr>
        <w:t>Nesta seção</w:t>
      </w:r>
      <w:r w:rsidR="000B2755" w:rsidRPr="000B2755">
        <w:rPr>
          <w:rFonts w:cs="Arial"/>
          <w:szCs w:val="22"/>
        </w:rPr>
        <w:t xml:space="preserve"> serão </w:t>
      </w:r>
      <w:r w:rsidRPr="000B2755">
        <w:rPr>
          <w:rFonts w:cs="Arial"/>
          <w:szCs w:val="22"/>
        </w:rPr>
        <w:t>apresent</w:t>
      </w:r>
      <w:r w:rsidR="000B2755" w:rsidRPr="000B2755">
        <w:rPr>
          <w:rFonts w:cs="Arial"/>
          <w:szCs w:val="22"/>
        </w:rPr>
        <w:t>ados</w:t>
      </w:r>
      <w:r w:rsidRPr="000B2755">
        <w:rPr>
          <w:rFonts w:cs="Arial"/>
          <w:szCs w:val="22"/>
        </w:rPr>
        <w:t xml:space="preserve"> todos os requisitos funcionais, ou casos de uso, do sistema</w:t>
      </w:r>
      <w:r w:rsidRPr="00FF6AC4">
        <w:rPr>
          <w:rFonts w:cs="Arial"/>
          <w:color w:val="5B9BD5"/>
          <w:szCs w:val="22"/>
        </w:rPr>
        <w:t>.</w:t>
      </w:r>
    </w:p>
    <w:p w14:paraId="0E8105D5" w14:textId="56069944" w:rsidR="00C12931" w:rsidRPr="00FF6AC4" w:rsidRDefault="00980B52">
      <w:pPr>
        <w:pStyle w:val="Ttulo3"/>
        <w:numPr>
          <w:ilvl w:val="1"/>
          <w:numId w:val="3"/>
        </w:numPr>
        <w:rPr>
          <w:rFonts w:ascii="Arial" w:hAnsi="Arial"/>
        </w:rPr>
      </w:pPr>
      <w:bookmarkStart w:id="48" w:name="_Toc48256379"/>
      <w:r w:rsidRPr="00FF6AC4">
        <w:rPr>
          <w:rFonts w:ascii="Arial" w:hAnsi="Arial"/>
        </w:rPr>
        <w:t>Requisitos do Friend</w:t>
      </w:r>
      <w:bookmarkEnd w:id="48"/>
      <w:r w:rsidRPr="00FF6AC4">
        <w:rPr>
          <w:rFonts w:ascii="Arial" w:hAnsi="Arial"/>
        </w:rPr>
        <w:t xml:space="preserve"> </w:t>
      </w:r>
    </w:p>
    <w:p w14:paraId="06C96D29"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del w:id="49" w:author="">
        <w:r w:rsidRPr="00FF6AC4">
          <w:rPr>
            <w:rFonts w:cs="Arial"/>
            <w:color w:val="5B9BD5"/>
            <w:szCs w:val="22"/>
          </w:rPr>
          <w:delText>Se todos os casos de uso desta seção estiverem relacionados com o mesmo ator você pode informar isso aqui, especificando qual é o ator em questão, e eliminar o campo “Ator:” das descrições dos casos de uso feitas nos blocos a seguir.&gt;</w:delText>
        </w:r>
      </w:del>
    </w:p>
    <w:p w14:paraId="786D7AE2" w14:textId="77777777" w:rsidR="00C12931" w:rsidRPr="00FF6AC4" w:rsidRDefault="00980B52">
      <w:pPr>
        <w:pStyle w:val="Ttulo5"/>
        <w:spacing w:after="120"/>
      </w:pPr>
      <w:r w:rsidRPr="00FF6AC4">
        <w:t xml:space="preserve"> </w:t>
      </w:r>
      <w:bookmarkStart w:id="50" w:name="_Toc48256380"/>
      <w:r w:rsidRPr="00FF6AC4">
        <w:t>[RF037] Novo Cadastro Friend/ Se cadastrar no Sistema</w:t>
      </w:r>
      <w:bookmarkEnd w:id="50"/>
    </w:p>
    <w:tbl>
      <w:tblPr>
        <w:tblStyle w:val="a"/>
        <w:tblW w:w="9075" w:type="dxa"/>
        <w:tblInd w:w="0" w:type="dxa"/>
        <w:tblLayout w:type="fixed"/>
        <w:tblLook w:val="0000" w:firstRow="0" w:lastRow="0" w:firstColumn="0" w:lastColumn="0" w:noHBand="0" w:noVBand="0"/>
      </w:tblPr>
      <w:tblGrid>
        <w:gridCol w:w="1726"/>
        <w:gridCol w:w="2721"/>
        <w:gridCol w:w="4628"/>
      </w:tblGrid>
      <w:tr w:rsidR="00C12931" w:rsidRPr="00FF6AC4" w14:paraId="390E541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1B102AC3" w14:textId="77777777" w:rsidR="00C12931" w:rsidRPr="00FF6AC4" w:rsidRDefault="00980B52">
            <w:pPr>
              <w:rPr>
                <w:rFonts w:cs="Arial"/>
                <w:color w:val="FFFFFF"/>
                <w:sz w:val="24"/>
                <w:szCs w:val="24"/>
              </w:rPr>
            </w:pPr>
            <w:r w:rsidRPr="00FF6AC4">
              <w:rPr>
                <w:rFonts w:cs="Arial"/>
                <w:b/>
                <w:color w:val="FFFFFF"/>
                <w:sz w:val="24"/>
                <w:szCs w:val="24"/>
              </w:rPr>
              <w:t>#37</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56453BA7" w14:textId="77777777" w:rsidR="00C12931" w:rsidRPr="00FF6AC4" w:rsidRDefault="00980B52">
            <w:pPr>
              <w:rPr>
                <w:rFonts w:cs="Arial"/>
                <w:color w:val="FFFFFF"/>
                <w:sz w:val="24"/>
                <w:szCs w:val="24"/>
              </w:rPr>
            </w:pPr>
            <w:r w:rsidRPr="00FF6AC4">
              <w:rPr>
                <w:rFonts w:cs="Arial"/>
                <w:b/>
                <w:color w:val="FFFFFF"/>
                <w:sz w:val="24"/>
                <w:szCs w:val="24"/>
              </w:rPr>
              <w:t>Criar um cadastro de usuário friend.</w:t>
            </w:r>
          </w:p>
        </w:tc>
      </w:tr>
      <w:tr w:rsidR="00C12931" w:rsidRPr="00FF6AC4" w14:paraId="0AE775A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5BC5802"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892F46" w14:textId="77777777" w:rsidR="00C12931" w:rsidRPr="00FF6AC4" w:rsidRDefault="00980B52">
            <w:pPr>
              <w:rPr>
                <w:rFonts w:cs="Arial"/>
              </w:rPr>
            </w:pPr>
            <w:proofErr w:type="gramStart"/>
            <w:r w:rsidRPr="00FF6AC4">
              <w:rPr>
                <w:rFonts w:cs="Arial"/>
              </w:rPr>
              <w:t>( x</w:t>
            </w:r>
            <w:proofErr w:type="gramEnd"/>
            <w:r w:rsidRPr="00FF6AC4">
              <w:rPr>
                <w:rFonts w:cs="Arial"/>
              </w:rPr>
              <w:t xml:space="preserve"> )  Essencial                (   ) Importante       (   ) Desejável</w:t>
            </w:r>
          </w:p>
        </w:tc>
      </w:tr>
      <w:tr w:rsidR="00C12931" w:rsidRPr="00FF6AC4" w14:paraId="1FE6D5D8"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C999714"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45CD6E" w14:textId="77777777" w:rsidR="00C12931" w:rsidRPr="00FF6AC4" w:rsidRDefault="00980B52">
            <w:pPr>
              <w:rPr>
                <w:rFonts w:cs="Arial"/>
              </w:rPr>
            </w:pPr>
            <w:r w:rsidRPr="00FF6AC4">
              <w:rPr>
                <w:rFonts w:cs="Arial"/>
              </w:rPr>
              <w:t xml:space="preserve">Visitante, </w:t>
            </w:r>
            <w:proofErr w:type="spellStart"/>
            <w:r w:rsidRPr="00FF6AC4">
              <w:rPr>
                <w:rFonts w:cs="Arial"/>
              </w:rPr>
              <w:t>SisAdmin</w:t>
            </w:r>
            <w:proofErr w:type="spellEnd"/>
            <w:r w:rsidRPr="00FF6AC4">
              <w:rPr>
                <w:rFonts w:cs="Arial"/>
              </w:rPr>
              <w:t>.</w:t>
            </w:r>
          </w:p>
        </w:tc>
      </w:tr>
      <w:tr w:rsidR="00C12931" w:rsidRPr="00FF6AC4" w14:paraId="0C3BE0BE"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5A693FC"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288268E" w14:textId="77777777" w:rsidR="00C12931" w:rsidRPr="00FF6AC4" w:rsidRDefault="00980B52">
            <w:pPr>
              <w:rPr>
                <w:rFonts w:cs="Arial"/>
              </w:rPr>
            </w:pPr>
            <w:r w:rsidRPr="00FF6AC4">
              <w:rPr>
                <w:rFonts w:cs="Arial"/>
              </w:rPr>
              <w:t>Um novo usuário que esteja visualizando o sistema, pode clicar no link login e então cadastrar-se no sistema.</w:t>
            </w:r>
          </w:p>
        </w:tc>
      </w:tr>
      <w:tr w:rsidR="00C12931" w:rsidRPr="00FF6AC4" w14:paraId="52CFA910"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29939D"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610EFE4" w14:textId="77777777" w:rsidR="00C12931" w:rsidRPr="00FF6AC4" w:rsidRDefault="00980B52">
            <w:pPr>
              <w:rPr>
                <w:rFonts w:cs="Arial"/>
              </w:rPr>
            </w:pPr>
            <w:r w:rsidRPr="00FF6AC4">
              <w:rPr>
                <w:rFonts w:cs="Arial"/>
              </w:rPr>
              <w:t xml:space="preserve">O usuário precisa estar na página </w:t>
            </w:r>
            <w:proofErr w:type="spellStart"/>
            <w:r w:rsidRPr="00FF6AC4">
              <w:rPr>
                <w:rFonts w:cs="Arial"/>
              </w:rPr>
              <w:t>home_visitante</w:t>
            </w:r>
            <w:proofErr w:type="spellEnd"/>
            <w:r w:rsidRPr="00FF6AC4">
              <w:rPr>
                <w:rFonts w:cs="Arial"/>
              </w:rPr>
              <w:t xml:space="preserve"> sem estar logado no sistema.</w:t>
            </w:r>
          </w:p>
        </w:tc>
      </w:tr>
      <w:tr w:rsidR="00C12931" w:rsidRPr="00FF6AC4" w14:paraId="17402BD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3959D3D"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BDD925" w14:textId="77777777" w:rsidR="00C12931" w:rsidRPr="00FF6AC4" w:rsidRDefault="00980B52">
            <w:pPr>
              <w:rPr>
                <w:rFonts w:cs="Arial"/>
              </w:rPr>
            </w:pPr>
            <w:r w:rsidRPr="00FF6AC4">
              <w:rPr>
                <w:rFonts w:cs="Arial"/>
              </w:rPr>
              <w:t>O sistema deverá mostrar uma mensagem de sucesso após o cadastro concluído.</w:t>
            </w:r>
          </w:p>
        </w:tc>
      </w:tr>
      <w:tr w:rsidR="00C12931" w:rsidRPr="00FF6AC4" w14:paraId="64C627DF"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3DDE6CA"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2EBA282" w14:textId="77777777" w:rsidR="00C12931" w:rsidRPr="00FF6AC4" w:rsidRDefault="00980B52">
            <w:pPr>
              <w:rPr>
                <w:rFonts w:cs="Arial"/>
              </w:rPr>
            </w:pPr>
            <w:proofErr w:type="spellStart"/>
            <w:r w:rsidRPr="00FF6AC4">
              <w:rPr>
                <w:rFonts w:cs="Arial"/>
                <w:b/>
              </w:rPr>
              <w:t>home_visitante</w:t>
            </w:r>
            <w:proofErr w:type="spellEnd"/>
            <w:r w:rsidRPr="00FF6AC4">
              <w:rPr>
                <w:rFonts w:cs="Arial"/>
                <w:b/>
              </w:rPr>
              <w:t xml:space="preserve">, login, cadastrar, </w:t>
            </w:r>
            <w:proofErr w:type="spellStart"/>
            <w:r w:rsidRPr="00FF6AC4">
              <w:rPr>
                <w:rFonts w:cs="Arial"/>
                <w:b/>
              </w:rPr>
              <w:t>cadastrar_usuario</w:t>
            </w:r>
            <w:proofErr w:type="spellEnd"/>
            <w:r w:rsidRPr="00FF6AC4">
              <w:rPr>
                <w:rFonts w:cs="Arial"/>
                <w:b/>
              </w:rPr>
              <w:t xml:space="preserve">, </w:t>
            </w:r>
            <w:proofErr w:type="spellStart"/>
            <w:r w:rsidRPr="00FF6AC4">
              <w:rPr>
                <w:rFonts w:cs="Arial"/>
                <w:b/>
              </w:rPr>
              <w:t>cadastrar_ong_abrigo</w:t>
            </w:r>
            <w:proofErr w:type="spellEnd"/>
            <w:r w:rsidRPr="00FF6AC4">
              <w:rPr>
                <w:rFonts w:cs="Arial"/>
                <w:b/>
              </w:rPr>
              <w:t xml:space="preserve">, </w:t>
            </w:r>
            <w:proofErr w:type="spellStart"/>
            <w:r w:rsidRPr="00FF6AC4">
              <w:rPr>
                <w:rFonts w:cs="Arial"/>
                <w:b/>
              </w:rPr>
              <w:t>cadastrar_usuário</w:t>
            </w:r>
            <w:proofErr w:type="spellEnd"/>
            <w:r w:rsidRPr="00FF6AC4">
              <w:rPr>
                <w:rFonts w:cs="Arial"/>
                <w:b/>
              </w:rPr>
              <w:t>.</w:t>
            </w:r>
          </w:p>
        </w:tc>
      </w:tr>
      <w:tr w:rsidR="00C12931" w:rsidRPr="00FF6AC4" w14:paraId="37B8F83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F47D44"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E7658B7" w14:textId="77777777" w:rsidR="00C12931" w:rsidRPr="00FF6AC4" w:rsidRDefault="00980B52">
            <w:pPr>
              <w:pBdr>
                <w:top w:val="nil"/>
                <w:left w:val="nil"/>
                <w:bottom w:val="nil"/>
                <w:right w:val="nil"/>
                <w:between w:val="nil"/>
              </w:pBdr>
              <w:spacing w:before="60" w:after="60"/>
              <w:jc w:val="both"/>
              <w:rPr>
                <w:rFonts w:cs="Arial"/>
                <w:b/>
                <w:color w:val="000000"/>
                <w:szCs w:val="22"/>
              </w:rPr>
            </w:pPr>
            <w:r w:rsidRPr="00FF6AC4">
              <w:rPr>
                <w:rFonts w:cs="Arial"/>
                <w:b/>
                <w:color w:val="000000"/>
                <w:szCs w:val="22"/>
              </w:rPr>
              <w:t xml:space="preserve">Entidade </w:t>
            </w:r>
            <w:r w:rsidRPr="00FF6AC4">
              <w:rPr>
                <w:rFonts w:cs="Arial"/>
                <w:b/>
                <w:szCs w:val="22"/>
              </w:rPr>
              <w:t>Friend</w:t>
            </w:r>
            <w:r w:rsidRPr="00FF6AC4">
              <w:rPr>
                <w:rFonts w:cs="Arial"/>
                <w:b/>
                <w:color w:val="000000"/>
                <w:szCs w:val="22"/>
              </w:rPr>
              <w:t>:</w:t>
            </w:r>
          </w:p>
          <w:p w14:paraId="7D365B77" w14:textId="77777777" w:rsidR="00C12931" w:rsidRPr="00FF6AC4" w:rsidRDefault="00980B52">
            <w:pPr>
              <w:pBdr>
                <w:top w:val="nil"/>
                <w:left w:val="nil"/>
                <w:bottom w:val="nil"/>
                <w:right w:val="nil"/>
                <w:between w:val="nil"/>
              </w:pBdr>
              <w:spacing w:before="60" w:after="60"/>
              <w:jc w:val="both"/>
              <w:rPr>
                <w:rFonts w:cs="Arial"/>
                <w:szCs w:val="22"/>
              </w:rPr>
            </w:pPr>
            <w:r w:rsidRPr="00FF6AC4">
              <w:rPr>
                <w:rFonts w:cs="Arial"/>
                <w:b/>
                <w:szCs w:val="22"/>
              </w:rPr>
              <w:t xml:space="preserve">    </w:t>
            </w:r>
            <w:r w:rsidRPr="00FF6AC4">
              <w:rPr>
                <w:rFonts w:cs="Arial"/>
                <w:szCs w:val="22"/>
              </w:rPr>
              <w:t>Nome de usuário: O campo deve conter no máximo 20 caracteres e pode conter letras, números e símbolos:</w:t>
            </w:r>
          </w:p>
          <w:p w14:paraId="295FCF28"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color w:val="000000"/>
                <w:szCs w:val="22"/>
              </w:rPr>
              <w:t>CPF;</w:t>
            </w:r>
          </w:p>
          <w:p w14:paraId="5B9AECCC"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Data de nascimento;</w:t>
            </w:r>
          </w:p>
          <w:p w14:paraId="617B41F2"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Nome;</w:t>
            </w:r>
          </w:p>
          <w:p w14:paraId="509DDA13"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Telefone;</w:t>
            </w:r>
          </w:p>
          <w:p w14:paraId="52C3D9BA"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Ocultar telefone;</w:t>
            </w:r>
          </w:p>
          <w:p w14:paraId="3E8491B5"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E-mail;</w:t>
            </w:r>
          </w:p>
          <w:p w14:paraId="7ED69E1F"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de e-mail;</w:t>
            </w:r>
          </w:p>
          <w:p w14:paraId="0A7D1582"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Estado;</w:t>
            </w:r>
          </w:p>
          <w:p w14:paraId="7BAED4A5"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Cidade;</w:t>
            </w:r>
          </w:p>
          <w:p w14:paraId="7D20B586"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Senha;</w:t>
            </w:r>
          </w:p>
          <w:p w14:paraId="6AE0D1FC"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da senha;</w:t>
            </w:r>
          </w:p>
          <w:p w14:paraId="4DE49793"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que o usuário não seja um robô.</w:t>
            </w:r>
          </w:p>
          <w:p w14:paraId="5597B2F3" w14:textId="77777777" w:rsidR="00C12931" w:rsidRPr="00FF6AC4" w:rsidRDefault="00C12931">
            <w:pPr>
              <w:rPr>
                <w:rFonts w:cs="Arial"/>
              </w:rPr>
            </w:pPr>
          </w:p>
        </w:tc>
      </w:tr>
      <w:tr w:rsidR="00C12931" w:rsidRPr="00FF6AC4" w14:paraId="0E8777F9"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E17D51C"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577FAC" w14:textId="77777777" w:rsidR="00C12931" w:rsidRPr="00FF6AC4" w:rsidRDefault="00980B52">
            <w:pPr>
              <w:rPr>
                <w:rFonts w:cs="Arial"/>
              </w:rPr>
            </w:pPr>
            <w:r w:rsidRPr="00FF6AC4">
              <w:rPr>
                <w:rFonts w:cs="Arial"/>
                <w:b/>
              </w:rPr>
              <w:t>Visitante</w:t>
            </w:r>
            <w:r w:rsidRPr="00FF6AC4">
              <w:rPr>
                <w:rFonts w:cs="Arial"/>
              </w:rPr>
              <w:t>:</w:t>
            </w:r>
          </w:p>
          <w:p w14:paraId="4EC99D8F" w14:textId="77777777" w:rsidR="00C12931" w:rsidRPr="00FF6AC4" w:rsidRDefault="00980B52">
            <w:pPr>
              <w:rPr>
                <w:rFonts w:cs="Arial"/>
              </w:rPr>
            </w:pPr>
            <w:r w:rsidRPr="00FF6AC4">
              <w:rPr>
                <w:rFonts w:cs="Arial"/>
              </w:rPr>
              <w:t>1. Acessa o sistema</w:t>
            </w:r>
          </w:p>
          <w:p w14:paraId="27AE5A02" w14:textId="77777777" w:rsidR="00C12931" w:rsidRPr="00FF6AC4" w:rsidRDefault="00C12931">
            <w:pPr>
              <w:rPr>
                <w:rFonts w:cs="Arial"/>
              </w:rPr>
            </w:pPr>
          </w:p>
          <w:p w14:paraId="66BFB725" w14:textId="77777777" w:rsidR="00C12931" w:rsidRPr="00FF6AC4" w:rsidRDefault="00980B52">
            <w:pPr>
              <w:rPr>
                <w:rFonts w:cs="Arial"/>
              </w:rPr>
            </w:pPr>
            <w:r w:rsidRPr="00FF6AC4">
              <w:rPr>
                <w:rFonts w:cs="Arial"/>
              </w:rPr>
              <w:t>2. Seleciona a opção de login.</w:t>
            </w:r>
          </w:p>
          <w:p w14:paraId="63E1FE06" w14:textId="77777777" w:rsidR="00C12931" w:rsidRPr="00FF6AC4" w:rsidRDefault="00C12931">
            <w:pPr>
              <w:rPr>
                <w:rFonts w:cs="Arial"/>
              </w:rPr>
            </w:pPr>
          </w:p>
          <w:p w14:paraId="6FDB287C" w14:textId="77777777" w:rsidR="00C12931" w:rsidRPr="00FF6AC4" w:rsidRDefault="00980B52">
            <w:pPr>
              <w:rPr>
                <w:rFonts w:cs="Arial"/>
              </w:rPr>
            </w:pPr>
            <w:r w:rsidRPr="00FF6AC4">
              <w:rPr>
                <w:rFonts w:cs="Arial"/>
              </w:rPr>
              <w:t>4. Seleciona o tipo de usuário friend.</w:t>
            </w:r>
          </w:p>
          <w:p w14:paraId="45AD0400" w14:textId="77777777" w:rsidR="00C12931" w:rsidRPr="00FF6AC4" w:rsidRDefault="00C12931">
            <w:pPr>
              <w:rPr>
                <w:rFonts w:cs="Arial"/>
              </w:rPr>
            </w:pPr>
          </w:p>
          <w:p w14:paraId="197F3DA8" w14:textId="77777777" w:rsidR="00C12931" w:rsidRPr="00FF6AC4" w:rsidRDefault="00980B52">
            <w:pPr>
              <w:rPr>
                <w:rFonts w:cs="Arial"/>
              </w:rPr>
            </w:pPr>
            <w:r w:rsidRPr="00FF6AC4">
              <w:rPr>
                <w:rFonts w:cs="Arial"/>
              </w:rPr>
              <w:t>6. Preenche as informações solicitadas e envia no botão “enviar”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16D1EB6" w14:textId="77777777" w:rsidR="00C12931" w:rsidRPr="00FF6AC4" w:rsidRDefault="00980B52">
            <w:pPr>
              <w:rPr>
                <w:rFonts w:cs="Arial"/>
              </w:rPr>
            </w:pPr>
            <w:r w:rsidRPr="00FF6AC4">
              <w:rPr>
                <w:rFonts w:cs="Arial"/>
                <w:b/>
              </w:rPr>
              <w:t>Sistema</w:t>
            </w:r>
            <w:r w:rsidRPr="00FF6AC4">
              <w:rPr>
                <w:rFonts w:cs="Arial"/>
              </w:rPr>
              <w:t>:</w:t>
            </w:r>
          </w:p>
          <w:p w14:paraId="12400D4D" w14:textId="77777777" w:rsidR="00C12931" w:rsidRPr="00FF6AC4" w:rsidRDefault="00C12931">
            <w:pPr>
              <w:rPr>
                <w:rFonts w:cs="Arial"/>
              </w:rPr>
            </w:pPr>
          </w:p>
          <w:p w14:paraId="3E4B0D01" w14:textId="77777777" w:rsidR="00C12931" w:rsidRPr="00FF6AC4" w:rsidRDefault="00C12931">
            <w:pPr>
              <w:rPr>
                <w:rFonts w:cs="Arial"/>
              </w:rPr>
            </w:pPr>
          </w:p>
          <w:p w14:paraId="603EA485" w14:textId="77777777" w:rsidR="00C12931" w:rsidRPr="00FF6AC4" w:rsidRDefault="00980B52">
            <w:pPr>
              <w:rPr>
                <w:rFonts w:cs="Arial"/>
              </w:rPr>
            </w:pPr>
            <w:r w:rsidRPr="00FF6AC4">
              <w:rPr>
                <w:rFonts w:cs="Arial"/>
              </w:rPr>
              <w:t>3. Apresenta as opções de cadastro (novo friend ou novo colaborador).</w:t>
            </w:r>
          </w:p>
          <w:p w14:paraId="5E3A7541" w14:textId="77777777" w:rsidR="00C12931" w:rsidRPr="00FF6AC4" w:rsidRDefault="00C12931">
            <w:pPr>
              <w:rPr>
                <w:rFonts w:cs="Arial"/>
              </w:rPr>
            </w:pPr>
          </w:p>
          <w:p w14:paraId="03B130E2" w14:textId="77777777" w:rsidR="00C12931" w:rsidRPr="00FF6AC4" w:rsidRDefault="00980B52">
            <w:pPr>
              <w:rPr>
                <w:rFonts w:cs="Arial"/>
              </w:rPr>
            </w:pPr>
            <w:r w:rsidRPr="00FF6AC4">
              <w:rPr>
                <w:rFonts w:cs="Arial"/>
              </w:rPr>
              <w:t>5. Apresenta um formulário de cadastro.</w:t>
            </w:r>
          </w:p>
          <w:p w14:paraId="3FAD01A7" w14:textId="77777777" w:rsidR="00C12931" w:rsidRPr="00FF6AC4" w:rsidRDefault="00C12931">
            <w:pPr>
              <w:rPr>
                <w:rFonts w:cs="Arial"/>
              </w:rPr>
            </w:pPr>
          </w:p>
          <w:p w14:paraId="6B253C4E" w14:textId="77777777" w:rsidR="00C12931" w:rsidRPr="00FF6AC4" w:rsidRDefault="00980B52">
            <w:pPr>
              <w:rPr>
                <w:rFonts w:cs="Arial"/>
              </w:rPr>
            </w:pPr>
            <w:r w:rsidRPr="00FF6AC4">
              <w:rPr>
                <w:rFonts w:cs="Arial"/>
              </w:rPr>
              <w:t>7. Sistema responde com uma mensagem e sucesso no cadastro.</w:t>
            </w:r>
          </w:p>
        </w:tc>
      </w:tr>
      <w:tr w:rsidR="00C12931" w:rsidRPr="00FF6AC4" w14:paraId="0277454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E1233D7"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5BBBA4"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p w14:paraId="293A31DC" w14:textId="77777777" w:rsidR="00C12931" w:rsidRPr="00FF6AC4" w:rsidRDefault="00980B52">
            <w:pPr>
              <w:rPr>
                <w:rFonts w:cs="Arial"/>
              </w:rPr>
            </w:pPr>
            <w:r w:rsidRPr="00FF6AC4">
              <w:rPr>
                <w:rFonts w:cs="Arial"/>
              </w:rPr>
              <w:t>1. Realiza o login no sistema</w:t>
            </w:r>
          </w:p>
          <w:p w14:paraId="38979000" w14:textId="77777777" w:rsidR="00C12931" w:rsidRPr="00FF6AC4" w:rsidRDefault="00C12931">
            <w:pPr>
              <w:rPr>
                <w:rFonts w:cs="Arial"/>
              </w:rPr>
            </w:pPr>
          </w:p>
          <w:p w14:paraId="297C29FE" w14:textId="77777777" w:rsidR="00C12931" w:rsidRPr="00FF6AC4" w:rsidRDefault="00980B52">
            <w:pPr>
              <w:rPr>
                <w:rFonts w:cs="Arial"/>
              </w:rPr>
            </w:pPr>
            <w:r w:rsidRPr="00FF6AC4">
              <w:rPr>
                <w:rFonts w:cs="Arial"/>
              </w:rPr>
              <w:t>2. Seleciona a opção de Novo.</w:t>
            </w:r>
          </w:p>
          <w:p w14:paraId="1B63AE85" w14:textId="77777777" w:rsidR="00C12931" w:rsidRPr="00FF6AC4" w:rsidRDefault="00C12931">
            <w:pPr>
              <w:rPr>
                <w:rFonts w:cs="Arial"/>
              </w:rPr>
            </w:pPr>
          </w:p>
          <w:p w14:paraId="5A2AF576" w14:textId="77777777" w:rsidR="00C12931" w:rsidRPr="00FF6AC4" w:rsidRDefault="00980B52">
            <w:pPr>
              <w:rPr>
                <w:rFonts w:cs="Arial"/>
              </w:rPr>
            </w:pPr>
            <w:r w:rsidRPr="00FF6AC4">
              <w:rPr>
                <w:rFonts w:cs="Arial"/>
              </w:rPr>
              <w:t>4. Seleciona o tipo de usuário friend.</w:t>
            </w:r>
          </w:p>
          <w:p w14:paraId="3D17A535" w14:textId="77777777" w:rsidR="00C12931" w:rsidRPr="00FF6AC4" w:rsidRDefault="00C12931">
            <w:pPr>
              <w:rPr>
                <w:rFonts w:cs="Arial"/>
              </w:rPr>
            </w:pPr>
          </w:p>
          <w:p w14:paraId="4F29A6F6" w14:textId="77777777" w:rsidR="00C12931" w:rsidRPr="00FF6AC4" w:rsidRDefault="00980B52">
            <w:pPr>
              <w:rPr>
                <w:rFonts w:cs="Arial"/>
              </w:rPr>
            </w:pPr>
            <w:r w:rsidRPr="00FF6AC4">
              <w:rPr>
                <w:rFonts w:cs="Arial"/>
              </w:rPr>
              <w:t>6. Preenche as informações solicitadas e envia no botão “enviar”</w:t>
            </w:r>
          </w:p>
          <w:p w14:paraId="0BF71ADD"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1CE4E8E" w14:textId="77777777" w:rsidR="00C12931" w:rsidRPr="00FF6AC4" w:rsidRDefault="00980B52">
            <w:pPr>
              <w:rPr>
                <w:rFonts w:cs="Arial"/>
              </w:rPr>
            </w:pPr>
            <w:r w:rsidRPr="00FF6AC4">
              <w:rPr>
                <w:rFonts w:cs="Arial"/>
                <w:b/>
              </w:rPr>
              <w:t>Sistema</w:t>
            </w:r>
            <w:r w:rsidRPr="00FF6AC4">
              <w:rPr>
                <w:rFonts w:cs="Arial"/>
              </w:rPr>
              <w:t>:</w:t>
            </w:r>
          </w:p>
          <w:p w14:paraId="02A84EE5" w14:textId="77777777" w:rsidR="00C12931" w:rsidRPr="00FF6AC4" w:rsidRDefault="00C12931">
            <w:pPr>
              <w:rPr>
                <w:rFonts w:cs="Arial"/>
              </w:rPr>
            </w:pPr>
          </w:p>
          <w:p w14:paraId="0DE7483D" w14:textId="77777777" w:rsidR="00C12931" w:rsidRPr="00FF6AC4" w:rsidRDefault="00C12931">
            <w:pPr>
              <w:rPr>
                <w:rFonts w:cs="Arial"/>
              </w:rPr>
            </w:pPr>
          </w:p>
          <w:p w14:paraId="7CCB039B" w14:textId="77777777" w:rsidR="00C12931" w:rsidRPr="00FF6AC4" w:rsidRDefault="00980B52">
            <w:pPr>
              <w:rPr>
                <w:rFonts w:cs="Arial"/>
              </w:rPr>
            </w:pPr>
            <w:r w:rsidRPr="00FF6AC4">
              <w:rPr>
                <w:rFonts w:cs="Arial"/>
              </w:rPr>
              <w:t>3. Apresenta as opções de cadastro (novo friend ou novo colaborador).</w:t>
            </w:r>
          </w:p>
          <w:p w14:paraId="1356520A" w14:textId="77777777" w:rsidR="00C12931" w:rsidRPr="00FF6AC4" w:rsidRDefault="00C12931">
            <w:pPr>
              <w:rPr>
                <w:rFonts w:cs="Arial"/>
              </w:rPr>
            </w:pPr>
          </w:p>
          <w:p w14:paraId="7195FF81" w14:textId="77777777" w:rsidR="00C12931" w:rsidRPr="00FF6AC4" w:rsidRDefault="00980B52">
            <w:pPr>
              <w:rPr>
                <w:rFonts w:cs="Arial"/>
              </w:rPr>
            </w:pPr>
            <w:r w:rsidRPr="00FF6AC4">
              <w:rPr>
                <w:rFonts w:cs="Arial"/>
              </w:rPr>
              <w:t>5. Apresenta um formulário de cadastro.</w:t>
            </w:r>
          </w:p>
          <w:p w14:paraId="2277E8B5" w14:textId="77777777" w:rsidR="00C12931" w:rsidRPr="00FF6AC4" w:rsidRDefault="00C12931">
            <w:pPr>
              <w:rPr>
                <w:rFonts w:cs="Arial"/>
              </w:rPr>
            </w:pPr>
          </w:p>
          <w:p w14:paraId="6D273082" w14:textId="77777777" w:rsidR="00C12931" w:rsidRPr="00FF6AC4" w:rsidRDefault="00C12931">
            <w:pPr>
              <w:rPr>
                <w:rFonts w:cs="Arial"/>
              </w:rPr>
            </w:pPr>
          </w:p>
          <w:p w14:paraId="137CD361" w14:textId="77777777" w:rsidR="00C12931" w:rsidRPr="00FF6AC4" w:rsidRDefault="00980B52">
            <w:pPr>
              <w:rPr>
                <w:rFonts w:cs="Arial"/>
              </w:rPr>
            </w:pPr>
            <w:r w:rsidRPr="00FF6AC4">
              <w:rPr>
                <w:rFonts w:cs="Arial"/>
              </w:rPr>
              <w:t>7. Sistema responde com uma mensagem e sucesso no cadastro.</w:t>
            </w:r>
          </w:p>
          <w:p w14:paraId="36C5F64C" w14:textId="77777777" w:rsidR="00C12931" w:rsidRPr="00FF6AC4" w:rsidRDefault="00C12931">
            <w:pPr>
              <w:rPr>
                <w:rFonts w:cs="Arial"/>
              </w:rPr>
            </w:pPr>
          </w:p>
          <w:p w14:paraId="63869514" w14:textId="77777777" w:rsidR="00C12931" w:rsidRPr="00FF6AC4" w:rsidRDefault="00980B52">
            <w:pPr>
              <w:rPr>
                <w:rFonts w:cs="Arial"/>
              </w:rPr>
            </w:pPr>
            <w:r w:rsidRPr="00FF6AC4">
              <w:rPr>
                <w:rFonts w:cs="Arial"/>
              </w:rPr>
              <w:t>8. CPF: Deve ser um CPF válido e a entrada pode ser feita sem os pontos e hífen;</w:t>
            </w:r>
          </w:p>
          <w:p w14:paraId="3D120771" w14:textId="77777777" w:rsidR="00C12931" w:rsidRPr="00FF6AC4" w:rsidRDefault="00980B52">
            <w:pPr>
              <w:rPr>
                <w:rFonts w:cs="Arial"/>
              </w:rPr>
            </w:pPr>
            <w:r w:rsidRPr="00FF6AC4">
              <w:rPr>
                <w:rFonts w:cs="Arial"/>
              </w:rPr>
              <w:t>9. Data de nascimento: No formato DD/MM/AAAA;</w:t>
            </w:r>
          </w:p>
          <w:p w14:paraId="77B45875" w14:textId="77777777" w:rsidR="00C12931" w:rsidRPr="00FF6AC4" w:rsidRDefault="00980B52">
            <w:pPr>
              <w:rPr>
                <w:rFonts w:cs="Arial"/>
              </w:rPr>
            </w:pPr>
            <w:r w:rsidRPr="00FF6AC4">
              <w:rPr>
                <w:rFonts w:cs="Arial"/>
              </w:rPr>
              <w:t>10. Nome: Deve possuir no máximo 50 caracteres;</w:t>
            </w:r>
          </w:p>
          <w:p w14:paraId="5CB27B9C" w14:textId="77777777" w:rsidR="00C12931" w:rsidRPr="00FF6AC4" w:rsidRDefault="00980B52">
            <w:pPr>
              <w:rPr>
                <w:rFonts w:cs="Arial"/>
              </w:rPr>
            </w:pPr>
            <w:r w:rsidRPr="00FF6AC4">
              <w:rPr>
                <w:rFonts w:cs="Arial"/>
              </w:rPr>
              <w:t>11. Telefone: Deve ser representado no formato dois dígitos para o DDD, 4 ou 5 dígitos do prefixo seguido de um hífen e os outros 4 dígitos;</w:t>
            </w:r>
          </w:p>
          <w:p w14:paraId="463CFA4B" w14:textId="77777777" w:rsidR="00C12931" w:rsidRPr="00FF6AC4" w:rsidRDefault="00980B52">
            <w:pPr>
              <w:rPr>
                <w:rFonts w:cs="Arial"/>
              </w:rPr>
            </w:pPr>
            <w:r w:rsidRPr="00FF6AC4">
              <w:rPr>
                <w:rFonts w:cs="Arial"/>
              </w:rPr>
              <w:t xml:space="preserve">12. Ocultar telefone: </w:t>
            </w:r>
            <w:proofErr w:type="spellStart"/>
            <w:r w:rsidRPr="00FF6AC4">
              <w:rPr>
                <w:rFonts w:cs="Arial"/>
              </w:rPr>
              <w:t>Check</w:t>
            </w:r>
            <w:proofErr w:type="spellEnd"/>
            <w:r w:rsidRPr="00FF6AC4">
              <w:rPr>
                <w:rFonts w:cs="Arial"/>
              </w:rPr>
              <w:t xml:space="preserve"> box </w:t>
            </w:r>
          </w:p>
          <w:p w14:paraId="2C5AFB4B" w14:textId="77777777" w:rsidR="00C12931" w:rsidRPr="00FF6AC4" w:rsidRDefault="00980B52">
            <w:pPr>
              <w:rPr>
                <w:rFonts w:cs="Arial"/>
              </w:rPr>
            </w:pPr>
            <w:r w:rsidRPr="00FF6AC4">
              <w:rPr>
                <w:rFonts w:cs="Arial"/>
              </w:rPr>
              <w:t>13. E-mail: Deve ser um e-mail válido composto por um @ seguido de um “.”(ponto) entre pelo menos 1 caractere;</w:t>
            </w:r>
          </w:p>
          <w:p w14:paraId="3967433D" w14:textId="77777777" w:rsidR="00C12931" w:rsidRPr="00FF6AC4" w:rsidRDefault="00980B52">
            <w:pPr>
              <w:rPr>
                <w:rFonts w:cs="Arial"/>
              </w:rPr>
            </w:pPr>
            <w:r w:rsidRPr="00FF6AC4">
              <w:rPr>
                <w:rFonts w:cs="Arial"/>
              </w:rPr>
              <w:t>14. Confirmação de e-mail: O conteúdo deve ser igual ao item anterior (13);</w:t>
            </w:r>
          </w:p>
          <w:p w14:paraId="498B5094" w14:textId="77777777" w:rsidR="00C12931" w:rsidRPr="00FF6AC4" w:rsidRDefault="00980B52">
            <w:pPr>
              <w:rPr>
                <w:rFonts w:cs="Arial"/>
              </w:rPr>
            </w:pPr>
            <w:r w:rsidRPr="00FF6AC4">
              <w:rPr>
                <w:rFonts w:cs="Arial"/>
              </w:rPr>
              <w:t>15. Estado: Deve possuir uma lista dinâmica com todos os estados do Brasil;</w:t>
            </w:r>
          </w:p>
          <w:p w14:paraId="009F1A4E" w14:textId="77777777" w:rsidR="00C12931" w:rsidRPr="00FF6AC4" w:rsidRDefault="00980B52">
            <w:pPr>
              <w:rPr>
                <w:rFonts w:cs="Arial"/>
              </w:rPr>
            </w:pPr>
            <w:r w:rsidRPr="00FF6AC4">
              <w:rPr>
                <w:rFonts w:cs="Arial"/>
              </w:rPr>
              <w:t>16. Cidade: Deve possuir uma lista dinâmica com as cidades de acordo com o estado selecionado no item (15);</w:t>
            </w:r>
          </w:p>
          <w:p w14:paraId="72C0E252" w14:textId="77777777" w:rsidR="00C12931" w:rsidRPr="00FF6AC4" w:rsidRDefault="00980B52">
            <w:pPr>
              <w:rPr>
                <w:rFonts w:cs="Arial"/>
              </w:rPr>
            </w:pPr>
            <w:r w:rsidRPr="00FF6AC4">
              <w:rPr>
                <w:rFonts w:cs="Arial"/>
              </w:rPr>
              <w:t>17. Senha: O campo deve ser criptografado como senha e deve possuir no mínimo 6 caracteres;</w:t>
            </w:r>
          </w:p>
          <w:p w14:paraId="6CB768A3" w14:textId="77777777" w:rsidR="00C12931" w:rsidRPr="00FF6AC4" w:rsidRDefault="00980B52">
            <w:pPr>
              <w:rPr>
                <w:rFonts w:cs="Arial"/>
              </w:rPr>
            </w:pPr>
            <w:r w:rsidRPr="00FF6AC4">
              <w:rPr>
                <w:rFonts w:cs="Arial"/>
              </w:rPr>
              <w:t>18. Confirmação da senha: O conteúdo deve ser o mesmo do item anterior (10);</w:t>
            </w:r>
          </w:p>
          <w:p w14:paraId="53361C8A" w14:textId="77777777" w:rsidR="00C12931" w:rsidRPr="00FF6AC4" w:rsidRDefault="00980B52">
            <w:pPr>
              <w:rPr>
                <w:rFonts w:cs="Arial"/>
              </w:rPr>
            </w:pPr>
            <w:r w:rsidRPr="00FF6AC4">
              <w:rPr>
                <w:rFonts w:cs="Arial"/>
              </w:rPr>
              <w:lastRenderedPageBreak/>
              <w:t xml:space="preserve">19. Confirmação que o usuário não seja um robô: Um </w:t>
            </w:r>
            <w:proofErr w:type="spellStart"/>
            <w:r w:rsidRPr="00FF6AC4">
              <w:rPr>
                <w:rFonts w:cs="Arial"/>
              </w:rPr>
              <w:t>captcha</w:t>
            </w:r>
            <w:proofErr w:type="spellEnd"/>
            <w:r w:rsidRPr="00FF6AC4">
              <w:rPr>
                <w:rFonts w:cs="Arial"/>
              </w:rPr>
              <w:t xml:space="preserve"> box para confirmação do usuário.</w:t>
            </w:r>
          </w:p>
          <w:p w14:paraId="5DF1C68D" w14:textId="77777777" w:rsidR="00C12931" w:rsidRPr="00FF6AC4" w:rsidRDefault="00C12931">
            <w:pPr>
              <w:rPr>
                <w:rFonts w:cs="Arial"/>
              </w:rPr>
            </w:pPr>
          </w:p>
          <w:p w14:paraId="1F5B090F" w14:textId="77777777" w:rsidR="00C12931" w:rsidRPr="00FF6AC4" w:rsidRDefault="00C12931">
            <w:pPr>
              <w:rPr>
                <w:rFonts w:cs="Arial"/>
              </w:rPr>
            </w:pPr>
          </w:p>
        </w:tc>
      </w:tr>
    </w:tbl>
    <w:p w14:paraId="34A8F9C0" w14:textId="77777777" w:rsidR="00C12931" w:rsidRPr="00FF6AC4" w:rsidRDefault="00C12931">
      <w:pPr>
        <w:rPr>
          <w:rFonts w:cs="Arial"/>
        </w:rPr>
      </w:pPr>
      <w:bookmarkStart w:id="51" w:name="_sqyw64" w:colFirst="0" w:colLast="0"/>
      <w:bookmarkEnd w:id="51"/>
    </w:p>
    <w:p w14:paraId="51820F7F" w14:textId="77777777" w:rsidR="00C12931" w:rsidRPr="00FF6AC4" w:rsidRDefault="00980B52">
      <w:pPr>
        <w:pStyle w:val="Ttulo5"/>
        <w:spacing w:after="120"/>
      </w:pPr>
      <w:bookmarkStart w:id="52" w:name="_Toc48256381"/>
      <w:r w:rsidRPr="00FF6AC4">
        <w:t>[RF038] Visualizar Cadastro Friend/ Ver informações cadastradas no sistema</w:t>
      </w:r>
      <w:bookmarkEnd w:id="52"/>
    </w:p>
    <w:tbl>
      <w:tblPr>
        <w:tblStyle w:val="a0"/>
        <w:tblW w:w="9075" w:type="dxa"/>
        <w:tblInd w:w="0" w:type="dxa"/>
        <w:tblLayout w:type="fixed"/>
        <w:tblLook w:val="0000" w:firstRow="0" w:lastRow="0" w:firstColumn="0" w:lastColumn="0" w:noHBand="0" w:noVBand="0"/>
      </w:tblPr>
      <w:tblGrid>
        <w:gridCol w:w="1726"/>
        <w:gridCol w:w="2721"/>
        <w:gridCol w:w="4628"/>
      </w:tblGrid>
      <w:tr w:rsidR="00C12931" w:rsidRPr="00FF6AC4" w14:paraId="786E4931"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5995654" w14:textId="77777777" w:rsidR="00C12931" w:rsidRPr="00FF6AC4" w:rsidRDefault="00980B52">
            <w:pPr>
              <w:rPr>
                <w:rFonts w:cs="Arial"/>
                <w:color w:val="FFFFFF"/>
                <w:sz w:val="24"/>
                <w:szCs w:val="24"/>
              </w:rPr>
            </w:pPr>
            <w:r w:rsidRPr="00FF6AC4">
              <w:rPr>
                <w:rFonts w:cs="Arial"/>
                <w:b/>
                <w:color w:val="FFFFFF"/>
                <w:sz w:val="24"/>
                <w:szCs w:val="24"/>
              </w:rPr>
              <w:t>#38</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66918A2A" w14:textId="77777777" w:rsidR="00C12931" w:rsidRPr="00FF6AC4" w:rsidRDefault="00980B52">
            <w:pPr>
              <w:rPr>
                <w:rFonts w:cs="Arial"/>
                <w:color w:val="FFFFFF"/>
                <w:sz w:val="24"/>
                <w:szCs w:val="24"/>
              </w:rPr>
            </w:pPr>
            <w:r w:rsidRPr="00FF6AC4">
              <w:rPr>
                <w:rFonts w:cs="Arial"/>
                <w:b/>
                <w:color w:val="FFFFFF"/>
                <w:sz w:val="24"/>
                <w:szCs w:val="24"/>
              </w:rPr>
              <w:t>Visualizar informações do Friend cadastradas no sistema</w:t>
            </w:r>
          </w:p>
        </w:tc>
      </w:tr>
      <w:tr w:rsidR="00C12931" w:rsidRPr="00FF6AC4" w14:paraId="79D9AC81"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FAD822"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7426997" w14:textId="77777777" w:rsidR="00C12931" w:rsidRPr="00FF6AC4" w:rsidRDefault="00980B52">
            <w:pPr>
              <w:rPr>
                <w:rFonts w:cs="Arial"/>
              </w:rPr>
            </w:pPr>
            <w:proofErr w:type="gramStart"/>
            <w:r w:rsidRPr="00FF6AC4">
              <w:rPr>
                <w:rFonts w:cs="Arial"/>
              </w:rPr>
              <w:t>( X</w:t>
            </w:r>
            <w:proofErr w:type="gramEnd"/>
            <w:r w:rsidRPr="00FF6AC4">
              <w:rPr>
                <w:rFonts w:cs="Arial"/>
              </w:rPr>
              <w:t xml:space="preserve"> )  Essencial                (   ) Importante       (   ) Desejável</w:t>
            </w:r>
          </w:p>
        </w:tc>
      </w:tr>
      <w:tr w:rsidR="00C12931" w:rsidRPr="00FF6AC4" w14:paraId="67E2DC9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EBBCB3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5701502" w14:textId="77777777" w:rsidR="00C12931" w:rsidRPr="00FF6AC4" w:rsidRDefault="00980B52">
            <w:pPr>
              <w:rPr>
                <w:rFonts w:cs="Arial"/>
              </w:rPr>
            </w:pPr>
            <w:r w:rsidRPr="00FF6AC4">
              <w:rPr>
                <w:rFonts w:cs="Arial"/>
              </w:rPr>
              <w:t xml:space="preserve">Friend, </w:t>
            </w:r>
            <w:proofErr w:type="spellStart"/>
            <w:r w:rsidRPr="00FF6AC4">
              <w:rPr>
                <w:rFonts w:cs="Arial"/>
              </w:rPr>
              <w:t>SisAdmin</w:t>
            </w:r>
            <w:proofErr w:type="spellEnd"/>
            <w:r w:rsidRPr="00FF6AC4">
              <w:rPr>
                <w:rFonts w:cs="Arial"/>
              </w:rPr>
              <w:t>.</w:t>
            </w:r>
          </w:p>
        </w:tc>
      </w:tr>
      <w:tr w:rsidR="00C12931" w:rsidRPr="00FF6AC4" w14:paraId="70CB7268"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5369303"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9B28600" w14:textId="77777777" w:rsidR="00C12931" w:rsidRPr="00FF6AC4" w:rsidRDefault="00980B52">
            <w:pPr>
              <w:rPr>
                <w:rFonts w:cs="Arial"/>
              </w:rPr>
            </w:pPr>
            <w:r w:rsidRPr="00FF6AC4">
              <w:rPr>
                <w:rFonts w:cs="Arial"/>
              </w:rPr>
              <w:t xml:space="preserve">Um usuário do tipo Friend ou </w:t>
            </w:r>
            <w:proofErr w:type="spellStart"/>
            <w:r w:rsidRPr="00FF6AC4">
              <w:rPr>
                <w:rFonts w:cs="Arial"/>
              </w:rPr>
              <w:t>SisAdmin</w:t>
            </w:r>
            <w:proofErr w:type="spellEnd"/>
            <w:r w:rsidRPr="00FF6AC4">
              <w:rPr>
                <w:rFonts w:cs="Arial"/>
              </w:rPr>
              <w:t xml:space="preserve"> que está na tela inicial e deseja ver informações de um cadastro já realizado no sistema, deve acessar o menu Friends onde será exibida uma tela com o nome de todos os friends cadastrados no sistema.</w:t>
            </w:r>
          </w:p>
        </w:tc>
      </w:tr>
      <w:tr w:rsidR="00C12931" w:rsidRPr="00FF6AC4" w14:paraId="673A40CE"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F0F9C4"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AAA2F5" w14:textId="77777777" w:rsidR="00C12931" w:rsidRPr="00FF6AC4" w:rsidRDefault="00980B52">
            <w:pPr>
              <w:rPr>
                <w:rFonts w:cs="Arial"/>
              </w:rPr>
            </w:pPr>
            <w:r w:rsidRPr="00FF6AC4">
              <w:rPr>
                <w:rFonts w:cs="Arial"/>
              </w:rPr>
              <w:t>Um dos atores devem estar logados no sistema e acessar a tela friends através do menu chamado Friends na barra de menus.</w:t>
            </w:r>
          </w:p>
        </w:tc>
      </w:tr>
      <w:tr w:rsidR="00C12931" w:rsidRPr="00FF6AC4" w14:paraId="7708C85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0D51AB2"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A6DF2CF" w14:textId="77777777" w:rsidR="00C12931" w:rsidRPr="00FF6AC4" w:rsidRDefault="00980B52">
            <w:pPr>
              <w:rPr>
                <w:rFonts w:cs="Arial"/>
              </w:rPr>
            </w:pPr>
            <w:r w:rsidRPr="00FF6AC4">
              <w:rPr>
                <w:rFonts w:cs="Arial"/>
              </w:rPr>
              <w:t>O sistema deve exibir uma lista com o nome dos usuários cadastrados no sistema.</w:t>
            </w:r>
          </w:p>
        </w:tc>
      </w:tr>
      <w:tr w:rsidR="00C12931" w:rsidRPr="00FF6AC4" w14:paraId="13FB06D8"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FB7778"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230EC9"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friends, </w:t>
            </w:r>
            <w:proofErr w:type="spellStart"/>
            <w:r w:rsidRPr="00FF6AC4">
              <w:rPr>
                <w:rFonts w:cs="Arial"/>
                <w:b/>
              </w:rPr>
              <w:t>perfil_friend</w:t>
            </w:r>
            <w:proofErr w:type="spellEnd"/>
            <w:r w:rsidRPr="00FF6AC4">
              <w:rPr>
                <w:rFonts w:cs="Arial"/>
                <w:b/>
              </w:rPr>
              <w:t>.</w:t>
            </w:r>
          </w:p>
        </w:tc>
      </w:tr>
      <w:tr w:rsidR="00C12931" w:rsidRPr="00FF6AC4" w14:paraId="73267028"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424D6F"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AA1614F"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b/>
                <w:color w:val="000000"/>
                <w:szCs w:val="22"/>
              </w:rPr>
              <w:t xml:space="preserve">Entidade </w:t>
            </w:r>
            <w:r w:rsidRPr="00FF6AC4">
              <w:rPr>
                <w:rFonts w:cs="Arial"/>
                <w:b/>
                <w:szCs w:val="22"/>
              </w:rPr>
              <w:t>Friend</w:t>
            </w:r>
            <w:r w:rsidRPr="00FF6AC4">
              <w:rPr>
                <w:rFonts w:cs="Arial"/>
                <w:b/>
                <w:color w:val="000000"/>
                <w:szCs w:val="22"/>
              </w:rPr>
              <w:t>:</w:t>
            </w:r>
          </w:p>
          <w:p w14:paraId="0C1EE03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Lista com as informações:</w:t>
            </w:r>
            <w:r w:rsidRPr="00FF6AC4">
              <w:rPr>
                <w:rFonts w:cs="Arial"/>
                <w:szCs w:val="22"/>
              </w:rPr>
              <w:br/>
              <w:t>Nome de usuário;</w:t>
            </w:r>
          </w:p>
          <w:p w14:paraId="178BEFD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Telefone;</w:t>
            </w:r>
          </w:p>
          <w:p w14:paraId="6E7C4FAF"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Cidade;</w:t>
            </w:r>
          </w:p>
          <w:p w14:paraId="3209EB3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Estado;</w:t>
            </w:r>
          </w:p>
          <w:p w14:paraId="419102D5" w14:textId="77777777" w:rsidR="00C12931" w:rsidRPr="00FF6AC4" w:rsidRDefault="00C12931">
            <w:pPr>
              <w:rPr>
                <w:rFonts w:cs="Arial"/>
              </w:rPr>
            </w:pPr>
          </w:p>
        </w:tc>
      </w:tr>
      <w:tr w:rsidR="00C12931" w:rsidRPr="00FF6AC4" w14:paraId="69FCADDD"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4A99303"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79A3E6" w14:textId="77777777" w:rsidR="00C12931" w:rsidRPr="00FF6AC4" w:rsidRDefault="00980B52">
            <w:pPr>
              <w:rPr>
                <w:rFonts w:cs="Arial"/>
              </w:rPr>
            </w:pPr>
            <w:r w:rsidRPr="00FF6AC4">
              <w:rPr>
                <w:rFonts w:cs="Arial"/>
                <w:b/>
              </w:rPr>
              <w:t xml:space="preserve">Friend/ </w:t>
            </w:r>
            <w:proofErr w:type="spellStart"/>
            <w:r w:rsidRPr="00FF6AC4">
              <w:rPr>
                <w:rFonts w:cs="Arial"/>
                <w:b/>
              </w:rPr>
              <w:t>SisAdmin</w:t>
            </w:r>
            <w:proofErr w:type="spellEnd"/>
            <w:r w:rsidRPr="00FF6AC4">
              <w:rPr>
                <w:rFonts w:cs="Arial"/>
              </w:rPr>
              <w:t>:</w:t>
            </w:r>
          </w:p>
          <w:p w14:paraId="0D915ED0" w14:textId="77777777" w:rsidR="00C12931" w:rsidRPr="00FF6AC4" w:rsidRDefault="00980B52">
            <w:pPr>
              <w:rPr>
                <w:rFonts w:cs="Arial"/>
              </w:rPr>
            </w:pPr>
            <w:r w:rsidRPr="00FF6AC4">
              <w:rPr>
                <w:rFonts w:cs="Arial"/>
              </w:rPr>
              <w:t>1. Realiza o login no sistema.</w:t>
            </w:r>
          </w:p>
          <w:p w14:paraId="1CEF0424" w14:textId="77777777" w:rsidR="00C12931" w:rsidRPr="00FF6AC4" w:rsidRDefault="00C12931">
            <w:pPr>
              <w:rPr>
                <w:rFonts w:cs="Arial"/>
              </w:rPr>
            </w:pPr>
          </w:p>
          <w:p w14:paraId="187EA3DC" w14:textId="77777777" w:rsidR="00C12931" w:rsidRPr="00FF6AC4" w:rsidRDefault="00980B52">
            <w:pPr>
              <w:rPr>
                <w:rFonts w:cs="Arial"/>
              </w:rPr>
            </w:pPr>
            <w:r w:rsidRPr="00FF6AC4">
              <w:rPr>
                <w:rFonts w:cs="Arial"/>
              </w:rPr>
              <w:t>2. Seleciona a opção Friends no menu.</w:t>
            </w:r>
          </w:p>
          <w:p w14:paraId="4D60ED09" w14:textId="77777777" w:rsidR="00C12931" w:rsidRPr="00FF6AC4" w:rsidRDefault="00C12931">
            <w:pPr>
              <w:rPr>
                <w:rFonts w:cs="Arial"/>
              </w:rPr>
            </w:pPr>
          </w:p>
          <w:p w14:paraId="1A72625D" w14:textId="77777777" w:rsidR="00C12931" w:rsidRPr="00FF6AC4" w:rsidRDefault="00980B52">
            <w:pPr>
              <w:rPr>
                <w:rFonts w:cs="Arial"/>
              </w:rPr>
            </w:pPr>
            <w:r w:rsidRPr="00FF6AC4">
              <w:rPr>
                <w:rFonts w:cs="Arial"/>
              </w:rPr>
              <w:t>4. Seleciona o friend que deseja ver as informações.</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134596F" w14:textId="77777777" w:rsidR="00C12931" w:rsidRPr="00FF6AC4" w:rsidRDefault="00980B52">
            <w:pPr>
              <w:rPr>
                <w:rFonts w:cs="Arial"/>
              </w:rPr>
            </w:pPr>
            <w:r w:rsidRPr="00FF6AC4">
              <w:rPr>
                <w:rFonts w:cs="Arial"/>
                <w:b/>
              </w:rPr>
              <w:t>Sistema</w:t>
            </w:r>
            <w:r w:rsidRPr="00FF6AC4">
              <w:rPr>
                <w:rFonts w:cs="Arial"/>
              </w:rPr>
              <w:t>:</w:t>
            </w:r>
          </w:p>
          <w:p w14:paraId="4057D463" w14:textId="77777777" w:rsidR="00C12931" w:rsidRPr="00FF6AC4" w:rsidRDefault="00C12931">
            <w:pPr>
              <w:rPr>
                <w:rFonts w:cs="Arial"/>
              </w:rPr>
            </w:pPr>
          </w:p>
          <w:p w14:paraId="047BA45F" w14:textId="77777777" w:rsidR="00C12931" w:rsidRPr="00FF6AC4" w:rsidRDefault="00C12931">
            <w:pPr>
              <w:rPr>
                <w:rFonts w:cs="Arial"/>
              </w:rPr>
            </w:pPr>
          </w:p>
          <w:p w14:paraId="165D9227" w14:textId="77777777" w:rsidR="00C12931" w:rsidRPr="00FF6AC4" w:rsidRDefault="00980B52">
            <w:pPr>
              <w:rPr>
                <w:rFonts w:cs="Arial"/>
              </w:rPr>
            </w:pPr>
            <w:r w:rsidRPr="00FF6AC4">
              <w:rPr>
                <w:rFonts w:cs="Arial"/>
              </w:rPr>
              <w:t>3. Apresenta os nomes de usuário cadastrados no sistema.</w:t>
            </w:r>
          </w:p>
          <w:p w14:paraId="1EBC9A24" w14:textId="77777777" w:rsidR="00C12931" w:rsidRPr="00FF6AC4" w:rsidRDefault="00C12931">
            <w:pPr>
              <w:rPr>
                <w:rFonts w:cs="Arial"/>
              </w:rPr>
            </w:pPr>
          </w:p>
          <w:p w14:paraId="447224DB" w14:textId="77777777" w:rsidR="00C12931" w:rsidRPr="00FF6AC4" w:rsidRDefault="00980B52">
            <w:pPr>
              <w:rPr>
                <w:rFonts w:cs="Arial"/>
              </w:rPr>
            </w:pPr>
            <w:r w:rsidRPr="00FF6AC4">
              <w:rPr>
                <w:rFonts w:cs="Arial"/>
              </w:rPr>
              <w:t>5. Sistema exibe o perfil com as informações.</w:t>
            </w:r>
          </w:p>
        </w:tc>
      </w:tr>
      <w:tr w:rsidR="00C12931" w:rsidRPr="00FF6AC4" w14:paraId="77684AC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A6DBFE"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552578C" w14:textId="77777777" w:rsidR="00C12931" w:rsidRPr="00FF6AC4" w:rsidRDefault="00980B52">
            <w:pPr>
              <w:rPr>
                <w:rFonts w:cs="Arial"/>
              </w:rPr>
            </w:pPr>
            <w:r w:rsidRPr="00FF6AC4">
              <w:rPr>
                <w:rFonts w:cs="Arial"/>
                <w:b/>
              </w:rPr>
              <w:t xml:space="preserve">Friend/ </w:t>
            </w:r>
            <w:proofErr w:type="spellStart"/>
            <w:r w:rsidRPr="00FF6AC4">
              <w:rPr>
                <w:rFonts w:cs="Arial"/>
                <w:b/>
              </w:rPr>
              <w:t>SisAdmin</w:t>
            </w:r>
            <w:proofErr w:type="spellEnd"/>
            <w:r w:rsidRPr="00FF6AC4">
              <w:rPr>
                <w:rFonts w:cs="Arial"/>
              </w:rPr>
              <w:t>:</w:t>
            </w:r>
          </w:p>
          <w:p w14:paraId="62F55925"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969BEA0" w14:textId="77777777" w:rsidR="00C12931" w:rsidRPr="00FF6AC4" w:rsidRDefault="00980B52">
            <w:pPr>
              <w:rPr>
                <w:rFonts w:cs="Arial"/>
              </w:rPr>
            </w:pPr>
            <w:r w:rsidRPr="00FF6AC4">
              <w:rPr>
                <w:rFonts w:cs="Arial"/>
                <w:b/>
              </w:rPr>
              <w:t>Sistema</w:t>
            </w:r>
            <w:r w:rsidRPr="00FF6AC4">
              <w:rPr>
                <w:rFonts w:cs="Arial"/>
              </w:rPr>
              <w:t>:</w:t>
            </w:r>
          </w:p>
          <w:p w14:paraId="68C2E653" w14:textId="77777777" w:rsidR="00C12931" w:rsidRPr="00FF6AC4" w:rsidRDefault="00980B52">
            <w:pPr>
              <w:rPr>
                <w:rFonts w:cs="Arial"/>
              </w:rPr>
            </w:pPr>
            <w:r w:rsidRPr="00FF6AC4">
              <w:rPr>
                <w:rFonts w:cs="Arial"/>
              </w:rPr>
              <w:t>1. Deverá sempre listar no mínimo um friend;</w:t>
            </w:r>
          </w:p>
          <w:p w14:paraId="180AF511" w14:textId="77777777" w:rsidR="00C12931" w:rsidRPr="00FF6AC4" w:rsidRDefault="00980B52">
            <w:pPr>
              <w:rPr>
                <w:rFonts w:cs="Arial"/>
              </w:rPr>
            </w:pPr>
            <w:r w:rsidRPr="00FF6AC4">
              <w:rPr>
                <w:rFonts w:cs="Arial"/>
              </w:rPr>
              <w:t>2. Se não houverem informações disponíveis em algum campo, o sistema deve exibir o campo vazio.</w:t>
            </w:r>
          </w:p>
        </w:tc>
      </w:tr>
    </w:tbl>
    <w:p w14:paraId="770926E1"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3525724F" w14:textId="77777777" w:rsidR="00C12931" w:rsidRPr="00FF6AC4" w:rsidRDefault="00980B52">
      <w:pPr>
        <w:pStyle w:val="Ttulo5"/>
        <w:spacing w:after="120"/>
      </w:pPr>
      <w:bookmarkStart w:id="53" w:name="_Toc48256382"/>
      <w:r w:rsidRPr="00FF6AC4">
        <w:t>[RF039] Alterar Friend/ Alterar informações do perfil do Friend</w:t>
      </w:r>
      <w:bookmarkEnd w:id="53"/>
    </w:p>
    <w:tbl>
      <w:tblPr>
        <w:tblStyle w:val="a1"/>
        <w:tblW w:w="9076" w:type="dxa"/>
        <w:tblInd w:w="0" w:type="dxa"/>
        <w:tblLayout w:type="fixed"/>
        <w:tblLook w:val="0000" w:firstRow="0" w:lastRow="0" w:firstColumn="0" w:lastColumn="0" w:noHBand="0" w:noVBand="0"/>
      </w:tblPr>
      <w:tblGrid>
        <w:gridCol w:w="1726"/>
        <w:gridCol w:w="3030"/>
        <w:gridCol w:w="4320"/>
      </w:tblGrid>
      <w:tr w:rsidR="00C12931" w:rsidRPr="00FF6AC4" w14:paraId="705C7612"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89F222E" w14:textId="77777777" w:rsidR="00C12931" w:rsidRPr="00FF6AC4" w:rsidRDefault="00980B52">
            <w:pPr>
              <w:rPr>
                <w:rFonts w:cs="Arial"/>
                <w:color w:val="FFFFFF"/>
                <w:sz w:val="24"/>
                <w:szCs w:val="24"/>
              </w:rPr>
            </w:pPr>
            <w:r w:rsidRPr="00FF6AC4">
              <w:rPr>
                <w:rFonts w:cs="Arial"/>
                <w:b/>
                <w:color w:val="FFFFFF"/>
                <w:sz w:val="24"/>
                <w:szCs w:val="24"/>
              </w:rPr>
              <w:t>#39</w:t>
            </w:r>
          </w:p>
        </w:tc>
        <w:tc>
          <w:tcPr>
            <w:tcW w:w="7350"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BEF249E" w14:textId="77777777" w:rsidR="00C12931" w:rsidRPr="00FF6AC4" w:rsidRDefault="00980B52">
            <w:pPr>
              <w:rPr>
                <w:rFonts w:cs="Arial"/>
                <w:color w:val="FFFFFF"/>
                <w:sz w:val="24"/>
                <w:szCs w:val="24"/>
              </w:rPr>
            </w:pPr>
            <w:r w:rsidRPr="00FF6AC4">
              <w:rPr>
                <w:rFonts w:cs="Arial"/>
                <w:b/>
                <w:color w:val="FFFFFF"/>
                <w:sz w:val="24"/>
                <w:szCs w:val="24"/>
              </w:rPr>
              <w:t>Alterar informações do cadastro.</w:t>
            </w:r>
          </w:p>
        </w:tc>
      </w:tr>
      <w:tr w:rsidR="00C12931" w:rsidRPr="00FF6AC4" w14:paraId="4CB546F6"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2A84FB" w14:textId="77777777" w:rsidR="00C12931" w:rsidRPr="00FF6AC4" w:rsidRDefault="00980B52">
            <w:pPr>
              <w:rPr>
                <w:rFonts w:cs="Arial"/>
              </w:rPr>
            </w:pPr>
            <w:r w:rsidRPr="00FF6AC4">
              <w:rPr>
                <w:rFonts w:cs="Arial"/>
                <w:b/>
              </w:rPr>
              <w:t xml:space="preserve">Prioridade: </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3C4F26" w14:textId="77777777" w:rsidR="00C12931" w:rsidRPr="00FF6AC4" w:rsidRDefault="00980B52">
            <w:pPr>
              <w:rPr>
                <w:rFonts w:cs="Arial"/>
              </w:rPr>
            </w:pPr>
            <w:proofErr w:type="gramStart"/>
            <w:r w:rsidRPr="00FF6AC4">
              <w:rPr>
                <w:rFonts w:cs="Arial"/>
              </w:rPr>
              <w:t>( X</w:t>
            </w:r>
            <w:proofErr w:type="gramEnd"/>
            <w:r w:rsidRPr="00FF6AC4">
              <w:rPr>
                <w:rFonts w:cs="Arial"/>
              </w:rPr>
              <w:t xml:space="preserve"> )  Essencial                (   ) Importante       (   ) Desejável</w:t>
            </w:r>
          </w:p>
        </w:tc>
      </w:tr>
      <w:tr w:rsidR="00C12931" w:rsidRPr="00FF6AC4" w14:paraId="3ABE2355"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1702342" w14:textId="77777777" w:rsidR="00C12931" w:rsidRPr="00FF6AC4" w:rsidRDefault="00980B52">
            <w:pPr>
              <w:rPr>
                <w:rFonts w:cs="Arial"/>
              </w:rPr>
            </w:pPr>
            <w:r w:rsidRPr="00FF6AC4">
              <w:rPr>
                <w:rFonts w:cs="Arial"/>
                <w:b/>
              </w:rPr>
              <w:t>Atores: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05774A" w14:textId="77777777" w:rsidR="00C12931" w:rsidRPr="00FF6AC4" w:rsidRDefault="00980B52">
            <w:pPr>
              <w:rPr>
                <w:rFonts w:cs="Arial"/>
              </w:rPr>
            </w:pPr>
            <w:r w:rsidRPr="00FF6AC4">
              <w:rPr>
                <w:rFonts w:cs="Arial"/>
              </w:rPr>
              <w:t xml:space="preserve">Friend, </w:t>
            </w:r>
            <w:proofErr w:type="spellStart"/>
            <w:r w:rsidRPr="00FF6AC4">
              <w:rPr>
                <w:rFonts w:cs="Arial"/>
              </w:rPr>
              <w:t>SisAdmin</w:t>
            </w:r>
            <w:proofErr w:type="spellEnd"/>
            <w:r w:rsidRPr="00FF6AC4">
              <w:rPr>
                <w:rFonts w:cs="Arial"/>
              </w:rPr>
              <w:t>.</w:t>
            </w:r>
          </w:p>
        </w:tc>
      </w:tr>
      <w:tr w:rsidR="00C12931" w:rsidRPr="00FF6AC4" w14:paraId="52248781"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B5E385D" w14:textId="77777777" w:rsidR="00C12931" w:rsidRPr="00FF6AC4" w:rsidRDefault="00980B52">
            <w:pPr>
              <w:rPr>
                <w:rFonts w:cs="Arial"/>
              </w:rPr>
            </w:pPr>
            <w:r w:rsidRPr="00FF6AC4">
              <w:rPr>
                <w:rFonts w:cs="Arial"/>
                <w:b/>
              </w:rPr>
              <w:t>Resumo: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8A5225F" w14:textId="77777777" w:rsidR="00C12931" w:rsidRPr="00FF6AC4" w:rsidRDefault="00980B52">
            <w:pPr>
              <w:rPr>
                <w:rFonts w:cs="Arial"/>
              </w:rPr>
            </w:pPr>
            <w:r w:rsidRPr="00FF6AC4">
              <w:rPr>
                <w:rFonts w:cs="Arial"/>
              </w:rPr>
              <w:t>Um ator deseja alterar as informações cadastradas previamente no sistema, deve acessar o perfil, pelo link “Olá usuário”, alterar as informações desejadas e salvar as alterações no botão “salvar”.</w:t>
            </w:r>
          </w:p>
        </w:tc>
      </w:tr>
      <w:tr w:rsidR="00C12931" w:rsidRPr="00FF6AC4" w14:paraId="35F48C0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6F3667" w14:textId="77777777" w:rsidR="00C12931" w:rsidRPr="00FF6AC4" w:rsidRDefault="00980B52">
            <w:pPr>
              <w:rPr>
                <w:rFonts w:cs="Arial"/>
              </w:rPr>
            </w:pPr>
            <w:r w:rsidRPr="00FF6AC4">
              <w:rPr>
                <w:rFonts w:cs="Arial"/>
                <w:b/>
              </w:rPr>
              <w:t>Pré-condição: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B8705C0" w14:textId="77777777" w:rsidR="00C12931" w:rsidRPr="00FF6AC4" w:rsidRDefault="00980B52">
            <w:pPr>
              <w:rPr>
                <w:rFonts w:cs="Arial"/>
              </w:rPr>
            </w:pPr>
            <w:r w:rsidRPr="00FF6AC4">
              <w:rPr>
                <w:rFonts w:cs="Arial"/>
              </w:rPr>
              <w:t>O ator precisa estar logado no sistema para executar tal ação.</w:t>
            </w:r>
          </w:p>
        </w:tc>
      </w:tr>
      <w:tr w:rsidR="00C12931" w:rsidRPr="00FF6AC4" w14:paraId="61BF7AA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1AC3346" w14:textId="77777777" w:rsidR="00C12931" w:rsidRPr="00FF6AC4" w:rsidRDefault="00980B52">
            <w:pPr>
              <w:rPr>
                <w:rFonts w:cs="Arial"/>
              </w:rPr>
            </w:pPr>
            <w:r w:rsidRPr="00FF6AC4">
              <w:rPr>
                <w:rFonts w:cs="Arial"/>
                <w:b/>
              </w:rPr>
              <w:t>Pós-condição: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637B249" w14:textId="77777777" w:rsidR="00C12931" w:rsidRPr="00FF6AC4" w:rsidRDefault="00980B52">
            <w:pPr>
              <w:rPr>
                <w:rFonts w:cs="Arial"/>
              </w:rPr>
            </w:pPr>
            <w:r w:rsidRPr="00FF6AC4">
              <w:rPr>
                <w:rFonts w:cs="Arial"/>
              </w:rPr>
              <w:t>O sistema deverá exibir uma informação de sucesso na alteração.</w:t>
            </w:r>
          </w:p>
        </w:tc>
      </w:tr>
      <w:tr w:rsidR="00C12931" w:rsidRPr="00FF6AC4" w14:paraId="5D21AEDD"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9D14B3D" w14:textId="77777777" w:rsidR="00C12931" w:rsidRPr="00FF6AC4" w:rsidRDefault="00980B52">
            <w:pPr>
              <w:rPr>
                <w:rFonts w:cs="Arial"/>
              </w:rPr>
            </w:pPr>
            <w:r w:rsidRPr="00FF6AC4">
              <w:rPr>
                <w:rFonts w:cs="Arial"/>
                <w:b/>
              </w:rPr>
              <w:t>Interfaces: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D400C39"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friends, perfil, </w:t>
            </w:r>
            <w:proofErr w:type="spellStart"/>
            <w:r w:rsidRPr="00FF6AC4">
              <w:rPr>
                <w:rFonts w:cs="Arial"/>
                <w:b/>
              </w:rPr>
              <w:t>alterar_perfil</w:t>
            </w:r>
            <w:proofErr w:type="spellEnd"/>
            <w:r w:rsidRPr="00FF6AC4">
              <w:rPr>
                <w:rFonts w:cs="Arial"/>
                <w:b/>
              </w:rPr>
              <w:t xml:space="preserve">, </w:t>
            </w:r>
            <w:proofErr w:type="spellStart"/>
            <w:r w:rsidRPr="00FF6AC4">
              <w:rPr>
                <w:rFonts w:cs="Arial"/>
                <w:b/>
              </w:rPr>
              <w:t>perfil_alterado</w:t>
            </w:r>
            <w:proofErr w:type="spellEnd"/>
            <w:r w:rsidRPr="00FF6AC4">
              <w:rPr>
                <w:rFonts w:cs="Arial"/>
                <w:b/>
              </w:rPr>
              <w:t xml:space="preserve">, </w:t>
            </w:r>
            <w:proofErr w:type="spellStart"/>
            <w:r w:rsidRPr="00FF6AC4">
              <w:rPr>
                <w:rFonts w:cs="Arial"/>
                <w:b/>
              </w:rPr>
              <w:t>perfil_nao_alterado</w:t>
            </w:r>
            <w:proofErr w:type="spellEnd"/>
            <w:r w:rsidRPr="00FF6AC4">
              <w:rPr>
                <w:rFonts w:cs="Arial"/>
                <w:b/>
              </w:rPr>
              <w:t>.</w:t>
            </w:r>
          </w:p>
        </w:tc>
      </w:tr>
      <w:tr w:rsidR="00C12931" w:rsidRPr="00FF6AC4" w14:paraId="472C33A0"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03E2B0D" w14:textId="77777777" w:rsidR="00C12931" w:rsidRPr="00FF6AC4" w:rsidRDefault="00980B52">
            <w:pPr>
              <w:rPr>
                <w:rFonts w:cs="Arial"/>
              </w:rPr>
            </w:pPr>
            <w:r w:rsidRPr="00FF6AC4">
              <w:rPr>
                <w:rFonts w:cs="Arial"/>
                <w:b/>
              </w:rPr>
              <w:t>Restrições de campos: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06789A" w14:textId="77777777" w:rsidR="00C12931" w:rsidRPr="00FF6AC4" w:rsidRDefault="00980B52">
            <w:pPr>
              <w:spacing w:before="60" w:after="60"/>
              <w:jc w:val="both"/>
              <w:rPr>
                <w:rFonts w:cs="Arial"/>
                <w:szCs w:val="22"/>
              </w:rPr>
            </w:pPr>
            <w:r w:rsidRPr="00FF6AC4">
              <w:rPr>
                <w:rFonts w:cs="Arial"/>
                <w:b/>
                <w:szCs w:val="22"/>
              </w:rPr>
              <w:t>Entidade Cliente:</w:t>
            </w:r>
          </w:p>
          <w:p w14:paraId="3F4D6E8F" w14:textId="77777777" w:rsidR="00C12931" w:rsidRPr="00FF6AC4" w:rsidRDefault="00980B52">
            <w:pPr>
              <w:spacing w:before="60" w:after="60"/>
              <w:jc w:val="both"/>
              <w:rPr>
                <w:rFonts w:cs="Arial"/>
                <w:szCs w:val="22"/>
              </w:rPr>
            </w:pPr>
            <w:r w:rsidRPr="00FF6AC4">
              <w:rPr>
                <w:rFonts w:cs="Arial"/>
                <w:szCs w:val="22"/>
              </w:rPr>
              <w:t xml:space="preserve">    Nome de usuário;</w:t>
            </w:r>
          </w:p>
          <w:p w14:paraId="189729C9" w14:textId="77777777" w:rsidR="00C12931" w:rsidRPr="00FF6AC4" w:rsidRDefault="00980B52">
            <w:pPr>
              <w:spacing w:before="60" w:after="60"/>
              <w:ind w:left="261"/>
              <w:jc w:val="both"/>
              <w:rPr>
                <w:rFonts w:cs="Arial"/>
                <w:szCs w:val="22"/>
              </w:rPr>
            </w:pPr>
            <w:r w:rsidRPr="00FF6AC4">
              <w:rPr>
                <w:rFonts w:cs="Arial"/>
                <w:szCs w:val="22"/>
              </w:rPr>
              <w:t>CPF;</w:t>
            </w:r>
          </w:p>
          <w:p w14:paraId="7A2AC295" w14:textId="77777777" w:rsidR="00C12931" w:rsidRPr="00FF6AC4" w:rsidRDefault="00980B52">
            <w:pPr>
              <w:spacing w:before="60" w:after="60"/>
              <w:ind w:left="261"/>
              <w:jc w:val="both"/>
              <w:rPr>
                <w:rFonts w:cs="Arial"/>
                <w:szCs w:val="22"/>
              </w:rPr>
            </w:pPr>
            <w:r w:rsidRPr="00FF6AC4">
              <w:rPr>
                <w:rFonts w:cs="Arial"/>
                <w:szCs w:val="22"/>
              </w:rPr>
              <w:t>Data de nascimento;</w:t>
            </w:r>
          </w:p>
          <w:p w14:paraId="5577C1AB" w14:textId="77777777" w:rsidR="00C12931" w:rsidRPr="00FF6AC4" w:rsidRDefault="00980B52">
            <w:pPr>
              <w:spacing w:before="60" w:after="60"/>
              <w:ind w:left="261"/>
              <w:jc w:val="both"/>
              <w:rPr>
                <w:rFonts w:cs="Arial"/>
                <w:szCs w:val="22"/>
              </w:rPr>
            </w:pPr>
            <w:r w:rsidRPr="00FF6AC4">
              <w:rPr>
                <w:rFonts w:cs="Arial"/>
                <w:szCs w:val="22"/>
              </w:rPr>
              <w:t>Nome;</w:t>
            </w:r>
          </w:p>
          <w:p w14:paraId="6E4D9A8E" w14:textId="77777777" w:rsidR="00C12931" w:rsidRPr="00FF6AC4" w:rsidRDefault="00980B52">
            <w:pPr>
              <w:spacing w:before="60" w:after="60"/>
              <w:ind w:left="261"/>
              <w:jc w:val="both"/>
              <w:rPr>
                <w:rFonts w:cs="Arial"/>
                <w:szCs w:val="22"/>
              </w:rPr>
            </w:pPr>
            <w:r w:rsidRPr="00FF6AC4">
              <w:rPr>
                <w:rFonts w:cs="Arial"/>
                <w:szCs w:val="22"/>
              </w:rPr>
              <w:t>Telefone;</w:t>
            </w:r>
          </w:p>
          <w:p w14:paraId="322F26D5" w14:textId="77777777" w:rsidR="00C12931" w:rsidRPr="00FF6AC4" w:rsidRDefault="00980B52">
            <w:pPr>
              <w:spacing w:before="60" w:after="60"/>
              <w:ind w:left="261"/>
              <w:jc w:val="both"/>
              <w:rPr>
                <w:rFonts w:cs="Arial"/>
                <w:szCs w:val="22"/>
              </w:rPr>
            </w:pPr>
            <w:r w:rsidRPr="00FF6AC4">
              <w:rPr>
                <w:rFonts w:cs="Arial"/>
                <w:szCs w:val="22"/>
              </w:rPr>
              <w:t>Ocultar telefone;</w:t>
            </w:r>
          </w:p>
          <w:p w14:paraId="55F18CEC" w14:textId="77777777" w:rsidR="00C12931" w:rsidRPr="00FF6AC4" w:rsidRDefault="00980B52">
            <w:pPr>
              <w:spacing w:before="60" w:after="60"/>
              <w:ind w:left="261"/>
              <w:jc w:val="both"/>
              <w:rPr>
                <w:rFonts w:cs="Arial"/>
                <w:szCs w:val="22"/>
              </w:rPr>
            </w:pPr>
            <w:r w:rsidRPr="00FF6AC4">
              <w:rPr>
                <w:rFonts w:cs="Arial"/>
                <w:szCs w:val="22"/>
              </w:rPr>
              <w:t>E-mail;</w:t>
            </w:r>
          </w:p>
          <w:p w14:paraId="2EB827E1" w14:textId="77777777" w:rsidR="00C12931" w:rsidRPr="00FF6AC4" w:rsidRDefault="00980B52">
            <w:pPr>
              <w:spacing w:before="60" w:after="60"/>
              <w:ind w:left="261"/>
              <w:jc w:val="both"/>
              <w:rPr>
                <w:rFonts w:cs="Arial"/>
                <w:szCs w:val="22"/>
              </w:rPr>
            </w:pPr>
            <w:r w:rsidRPr="00FF6AC4">
              <w:rPr>
                <w:rFonts w:cs="Arial"/>
                <w:szCs w:val="22"/>
              </w:rPr>
              <w:t>Estado;</w:t>
            </w:r>
          </w:p>
          <w:p w14:paraId="69DEBD06" w14:textId="77777777" w:rsidR="00C12931" w:rsidRPr="00FF6AC4" w:rsidRDefault="00980B52">
            <w:pPr>
              <w:spacing w:before="60" w:after="60"/>
              <w:ind w:left="261"/>
              <w:jc w:val="both"/>
              <w:rPr>
                <w:rFonts w:cs="Arial"/>
                <w:szCs w:val="22"/>
              </w:rPr>
            </w:pPr>
            <w:r w:rsidRPr="00FF6AC4">
              <w:rPr>
                <w:rFonts w:cs="Arial"/>
                <w:szCs w:val="22"/>
              </w:rPr>
              <w:t>Cidade;</w:t>
            </w:r>
          </w:p>
          <w:p w14:paraId="21068AAA" w14:textId="77777777" w:rsidR="00C12931" w:rsidRPr="00FF6AC4" w:rsidRDefault="00980B52">
            <w:pPr>
              <w:spacing w:before="60" w:after="60"/>
              <w:ind w:left="261"/>
              <w:jc w:val="both"/>
              <w:rPr>
                <w:rFonts w:cs="Arial"/>
                <w:szCs w:val="22"/>
              </w:rPr>
            </w:pPr>
            <w:r w:rsidRPr="00FF6AC4">
              <w:rPr>
                <w:rFonts w:cs="Arial"/>
                <w:szCs w:val="22"/>
              </w:rPr>
              <w:t>Senha atual;</w:t>
            </w:r>
          </w:p>
          <w:p w14:paraId="13025C6D" w14:textId="77777777" w:rsidR="00C12931" w:rsidRPr="00FF6AC4" w:rsidRDefault="00980B52">
            <w:pPr>
              <w:spacing w:before="60" w:after="60"/>
              <w:ind w:left="261"/>
              <w:jc w:val="both"/>
              <w:rPr>
                <w:rFonts w:cs="Arial"/>
                <w:szCs w:val="22"/>
              </w:rPr>
            </w:pPr>
            <w:r w:rsidRPr="00FF6AC4">
              <w:rPr>
                <w:rFonts w:cs="Arial"/>
                <w:szCs w:val="22"/>
              </w:rPr>
              <w:t>Nova senha;</w:t>
            </w:r>
          </w:p>
          <w:p w14:paraId="5CA06BB5" w14:textId="77777777" w:rsidR="00C12931" w:rsidRPr="00FF6AC4" w:rsidRDefault="00980B52">
            <w:pPr>
              <w:spacing w:before="60" w:after="60"/>
              <w:ind w:left="261"/>
              <w:jc w:val="both"/>
              <w:rPr>
                <w:rFonts w:cs="Arial"/>
                <w:szCs w:val="22"/>
              </w:rPr>
            </w:pPr>
            <w:r w:rsidRPr="00FF6AC4">
              <w:rPr>
                <w:rFonts w:cs="Arial"/>
                <w:szCs w:val="22"/>
              </w:rPr>
              <w:t>Confirmação da nova senha;</w:t>
            </w:r>
          </w:p>
          <w:p w14:paraId="1150DBBE" w14:textId="77777777" w:rsidR="00C12931" w:rsidRPr="00FF6AC4" w:rsidRDefault="00980B52">
            <w:pPr>
              <w:spacing w:before="60" w:after="60"/>
              <w:ind w:left="261"/>
              <w:jc w:val="both"/>
              <w:rPr>
                <w:rFonts w:cs="Arial"/>
                <w:szCs w:val="22"/>
              </w:rPr>
            </w:pPr>
            <w:r w:rsidRPr="00FF6AC4">
              <w:rPr>
                <w:rFonts w:cs="Arial"/>
                <w:szCs w:val="22"/>
              </w:rPr>
              <w:t>Confirmação que o usuário não seja um robô.</w:t>
            </w:r>
          </w:p>
          <w:p w14:paraId="660ACB75" w14:textId="77777777" w:rsidR="00C12931" w:rsidRPr="00FF6AC4" w:rsidRDefault="00C12931">
            <w:pPr>
              <w:rPr>
                <w:rFonts w:cs="Arial"/>
              </w:rPr>
            </w:pPr>
          </w:p>
        </w:tc>
      </w:tr>
      <w:tr w:rsidR="00C12931" w:rsidRPr="00FF6AC4" w14:paraId="3BD07B93"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5C55F17" w14:textId="77777777" w:rsidR="00C12931" w:rsidRPr="00FF6AC4" w:rsidRDefault="00980B52">
            <w:pPr>
              <w:rPr>
                <w:rFonts w:cs="Arial"/>
              </w:rPr>
            </w:pPr>
            <w:r w:rsidRPr="00FF6AC4">
              <w:rPr>
                <w:rFonts w:cs="Arial"/>
                <w:b/>
              </w:rPr>
              <w:t>Fluxo principal:</w:t>
            </w:r>
          </w:p>
        </w:tc>
        <w:tc>
          <w:tcPr>
            <w:tcW w:w="3030"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FDDA049" w14:textId="77777777" w:rsidR="00C12931" w:rsidRPr="00FF6AC4" w:rsidRDefault="00980B52">
            <w:pPr>
              <w:rPr>
                <w:rFonts w:cs="Arial"/>
              </w:rPr>
            </w:pPr>
            <w:r w:rsidRPr="00FF6AC4">
              <w:rPr>
                <w:rFonts w:cs="Arial"/>
                <w:b/>
              </w:rPr>
              <w:t>Friend</w:t>
            </w:r>
            <w:r w:rsidRPr="00FF6AC4">
              <w:rPr>
                <w:rFonts w:cs="Arial"/>
              </w:rPr>
              <w:t>:</w:t>
            </w:r>
          </w:p>
          <w:p w14:paraId="745B13CB" w14:textId="77777777" w:rsidR="00C12931" w:rsidRPr="00FF6AC4" w:rsidRDefault="00980B52">
            <w:pPr>
              <w:rPr>
                <w:rFonts w:cs="Arial"/>
              </w:rPr>
            </w:pPr>
            <w:r w:rsidRPr="00FF6AC4">
              <w:rPr>
                <w:rFonts w:cs="Arial"/>
              </w:rPr>
              <w:t>1. Realiza o login no sistema.</w:t>
            </w:r>
          </w:p>
          <w:p w14:paraId="65133593" w14:textId="77777777" w:rsidR="00C12931" w:rsidRPr="00FF6AC4" w:rsidRDefault="00C12931">
            <w:pPr>
              <w:rPr>
                <w:rFonts w:cs="Arial"/>
              </w:rPr>
            </w:pPr>
          </w:p>
          <w:p w14:paraId="2CFB38B9" w14:textId="683C6604" w:rsidR="00C12931" w:rsidRPr="00FF6AC4" w:rsidRDefault="00980B52">
            <w:pPr>
              <w:rPr>
                <w:rFonts w:cs="Arial"/>
              </w:rPr>
            </w:pPr>
            <w:r w:rsidRPr="00FF6AC4">
              <w:rPr>
                <w:rFonts w:cs="Arial"/>
              </w:rPr>
              <w:t>2. Seleciona a opção</w:t>
            </w:r>
            <w:r w:rsidR="007359E6" w:rsidRPr="00FF6AC4">
              <w:rPr>
                <w:rFonts w:cs="Arial"/>
              </w:rPr>
              <w:t>:</w:t>
            </w:r>
            <w:r w:rsidRPr="00FF6AC4">
              <w:rPr>
                <w:rFonts w:cs="Arial"/>
              </w:rPr>
              <w:t xml:space="preserve"> Olá seguido do nome do usuário logado.</w:t>
            </w:r>
          </w:p>
          <w:p w14:paraId="3CBBCF66" w14:textId="77777777" w:rsidR="00C12931" w:rsidRPr="00FF6AC4" w:rsidRDefault="00C12931">
            <w:pPr>
              <w:rPr>
                <w:rFonts w:cs="Arial"/>
              </w:rPr>
            </w:pPr>
          </w:p>
          <w:p w14:paraId="0C104CC2" w14:textId="77777777" w:rsidR="00C12931" w:rsidRPr="00FF6AC4" w:rsidRDefault="00980B52">
            <w:pPr>
              <w:rPr>
                <w:rFonts w:cs="Arial"/>
              </w:rPr>
            </w:pPr>
            <w:r w:rsidRPr="00FF6AC4">
              <w:rPr>
                <w:rFonts w:cs="Arial"/>
              </w:rPr>
              <w:t>4. Altera as informações desejadas e confirma.</w:t>
            </w:r>
          </w:p>
        </w:tc>
        <w:tc>
          <w:tcPr>
            <w:tcW w:w="4320"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85D53A4" w14:textId="77777777" w:rsidR="00C12931" w:rsidRPr="00FF6AC4" w:rsidRDefault="00980B52">
            <w:pPr>
              <w:rPr>
                <w:rFonts w:cs="Arial"/>
              </w:rPr>
            </w:pPr>
            <w:r w:rsidRPr="00FF6AC4">
              <w:rPr>
                <w:rFonts w:cs="Arial"/>
                <w:b/>
              </w:rPr>
              <w:t>Sistema</w:t>
            </w:r>
            <w:r w:rsidRPr="00FF6AC4">
              <w:rPr>
                <w:rFonts w:cs="Arial"/>
              </w:rPr>
              <w:t>:</w:t>
            </w:r>
          </w:p>
          <w:p w14:paraId="5F5E9803" w14:textId="77777777" w:rsidR="00C12931" w:rsidRPr="00FF6AC4" w:rsidRDefault="00C12931">
            <w:pPr>
              <w:rPr>
                <w:rFonts w:cs="Arial"/>
              </w:rPr>
            </w:pPr>
          </w:p>
          <w:p w14:paraId="4AFA9856" w14:textId="77777777" w:rsidR="00C12931" w:rsidRPr="00FF6AC4" w:rsidRDefault="00C12931">
            <w:pPr>
              <w:rPr>
                <w:rFonts w:cs="Arial"/>
              </w:rPr>
            </w:pPr>
          </w:p>
          <w:p w14:paraId="0AB2EEA4" w14:textId="77777777" w:rsidR="00C12931" w:rsidRPr="00FF6AC4" w:rsidRDefault="00980B52">
            <w:pPr>
              <w:rPr>
                <w:rFonts w:cs="Arial"/>
              </w:rPr>
            </w:pPr>
            <w:r w:rsidRPr="00FF6AC4">
              <w:rPr>
                <w:rFonts w:cs="Arial"/>
              </w:rPr>
              <w:t>3. Apresenta o uma lista com as informações cadastradas do usuário.</w:t>
            </w:r>
          </w:p>
          <w:p w14:paraId="0D79C36D" w14:textId="77777777" w:rsidR="00C12931" w:rsidRPr="00FF6AC4" w:rsidRDefault="00C12931">
            <w:pPr>
              <w:rPr>
                <w:rFonts w:cs="Arial"/>
              </w:rPr>
            </w:pPr>
          </w:p>
          <w:p w14:paraId="134AE8C5" w14:textId="77777777" w:rsidR="00C12931" w:rsidRPr="00FF6AC4" w:rsidRDefault="00980B52">
            <w:pPr>
              <w:rPr>
                <w:rFonts w:cs="Arial"/>
              </w:rPr>
            </w:pPr>
            <w:r w:rsidRPr="00FF6AC4">
              <w:rPr>
                <w:rFonts w:cs="Arial"/>
              </w:rPr>
              <w:t xml:space="preserve">5. Sistema confirma a alteração exibindo a tela </w:t>
            </w:r>
            <w:proofErr w:type="spellStart"/>
            <w:r w:rsidRPr="00FF6AC4">
              <w:rPr>
                <w:rFonts w:cs="Arial"/>
              </w:rPr>
              <w:t>perfil_alterado</w:t>
            </w:r>
            <w:proofErr w:type="spellEnd"/>
            <w:r w:rsidRPr="00FF6AC4">
              <w:rPr>
                <w:rFonts w:cs="Arial"/>
              </w:rPr>
              <w:t>.</w:t>
            </w:r>
          </w:p>
        </w:tc>
      </w:tr>
      <w:tr w:rsidR="00C12931" w:rsidRPr="00FF6AC4" w14:paraId="5842C0FB"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217E1C" w14:textId="77777777" w:rsidR="00C12931" w:rsidRPr="00FF6AC4" w:rsidRDefault="00980B52">
            <w:pPr>
              <w:rPr>
                <w:rFonts w:cs="Arial"/>
              </w:rPr>
            </w:pPr>
            <w:r w:rsidRPr="00FF6AC4">
              <w:rPr>
                <w:rFonts w:cs="Arial"/>
                <w:b/>
              </w:rPr>
              <w:lastRenderedPageBreak/>
              <w:t>Fluxo alternativo:</w:t>
            </w:r>
          </w:p>
        </w:tc>
        <w:tc>
          <w:tcPr>
            <w:tcW w:w="3030"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7EFCB7E"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p w14:paraId="555E7A03" w14:textId="77777777" w:rsidR="00C12931" w:rsidRPr="00FF6AC4" w:rsidRDefault="00980B52">
            <w:pPr>
              <w:rPr>
                <w:rFonts w:cs="Arial"/>
              </w:rPr>
            </w:pPr>
            <w:r w:rsidRPr="00FF6AC4">
              <w:rPr>
                <w:rFonts w:cs="Arial"/>
              </w:rPr>
              <w:t>1. Realiza o login no sistema.</w:t>
            </w:r>
          </w:p>
          <w:p w14:paraId="247BABBE" w14:textId="77777777" w:rsidR="00C12931" w:rsidRPr="00FF6AC4" w:rsidRDefault="00C12931">
            <w:pPr>
              <w:rPr>
                <w:rFonts w:cs="Arial"/>
              </w:rPr>
            </w:pPr>
          </w:p>
          <w:p w14:paraId="37786C05" w14:textId="77777777" w:rsidR="00C12931" w:rsidRPr="00FF6AC4" w:rsidRDefault="00980B52">
            <w:pPr>
              <w:rPr>
                <w:rFonts w:cs="Arial"/>
              </w:rPr>
            </w:pPr>
            <w:r w:rsidRPr="00FF6AC4">
              <w:rPr>
                <w:rFonts w:cs="Arial"/>
              </w:rPr>
              <w:t>2. Seleciona a opção do menu Friends.</w:t>
            </w:r>
          </w:p>
          <w:p w14:paraId="21D4C70C" w14:textId="77777777" w:rsidR="00C12931" w:rsidRPr="00FF6AC4" w:rsidRDefault="00C12931">
            <w:pPr>
              <w:rPr>
                <w:rFonts w:cs="Arial"/>
              </w:rPr>
            </w:pPr>
          </w:p>
          <w:p w14:paraId="7AE4D8EB" w14:textId="77777777" w:rsidR="00C12931" w:rsidRPr="00FF6AC4" w:rsidRDefault="00980B52">
            <w:pPr>
              <w:rPr>
                <w:rFonts w:cs="Arial"/>
              </w:rPr>
            </w:pPr>
            <w:r w:rsidRPr="00FF6AC4">
              <w:rPr>
                <w:rFonts w:cs="Arial"/>
              </w:rPr>
              <w:t>4. Seleciona o friend q deseja alterar as informações.</w:t>
            </w:r>
          </w:p>
          <w:p w14:paraId="3862AD1A" w14:textId="77777777" w:rsidR="00C12931" w:rsidRPr="00FF6AC4" w:rsidRDefault="00C12931">
            <w:pPr>
              <w:rPr>
                <w:rFonts w:cs="Arial"/>
              </w:rPr>
            </w:pPr>
          </w:p>
          <w:p w14:paraId="3C97907E" w14:textId="77777777" w:rsidR="00C12931" w:rsidRPr="00FF6AC4" w:rsidRDefault="00980B52">
            <w:pPr>
              <w:rPr>
                <w:rFonts w:cs="Arial"/>
              </w:rPr>
            </w:pPr>
            <w:r w:rsidRPr="00FF6AC4">
              <w:rPr>
                <w:rFonts w:cs="Arial"/>
              </w:rPr>
              <w:t>6. Seleciona a opção de alterar.</w:t>
            </w:r>
          </w:p>
          <w:p w14:paraId="1D8F07A5" w14:textId="77777777" w:rsidR="00C12931" w:rsidRPr="00FF6AC4" w:rsidRDefault="00C12931">
            <w:pPr>
              <w:rPr>
                <w:rFonts w:cs="Arial"/>
              </w:rPr>
            </w:pPr>
          </w:p>
          <w:p w14:paraId="1324FE90" w14:textId="77777777" w:rsidR="00C12931" w:rsidRPr="00FF6AC4" w:rsidRDefault="00980B52">
            <w:pPr>
              <w:rPr>
                <w:rFonts w:cs="Arial"/>
              </w:rPr>
            </w:pPr>
            <w:r w:rsidRPr="00FF6AC4">
              <w:rPr>
                <w:rFonts w:cs="Arial"/>
              </w:rPr>
              <w:t>8. Realiza as alterações e finaliza em “salvar”.</w:t>
            </w:r>
          </w:p>
        </w:tc>
        <w:tc>
          <w:tcPr>
            <w:tcW w:w="4320"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D46A7F1" w14:textId="77777777" w:rsidR="00C12931" w:rsidRPr="00FF6AC4" w:rsidRDefault="00980B52">
            <w:pPr>
              <w:rPr>
                <w:rFonts w:cs="Arial"/>
              </w:rPr>
            </w:pPr>
            <w:r w:rsidRPr="00FF6AC4">
              <w:rPr>
                <w:rFonts w:cs="Arial"/>
                <w:b/>
              </w:rPr>
              <w:t>Sistema</w:t>
            </w:r>
            <w:r w:rsidRPr="00FF6AC4">
              <w:rPr>
                <w:rFonts w:cs="Arial"/>
              </w:rPr>
              <w:t>:</w:t>
            </w:r>
          </w:p>
          <w:p w14:paraId="6AA582EB" w14:textId="77777777" w:rsidR="00C12931" w:rsidRPr="00FF6AC4" w:rsidRDefault="00C12931">
            <w:pPr>
              <w:rPr>
                <w:rFonts w:cs="Arial"/>
              </w:rPr>
            </w:pPr>
          </w:p>
          <w:p w14:paraId="6A9C5E51" w14:textId="77777777" w:rsidR="00C12931" w:rsidRPr="00FF6AC4" w:rsidRDefault="00C12931">
            <w:pPr>
              <w:rPr>
                <w:rFonts w:cs="Arial"/>
              </w:rPr>
            </w:pPr>
          </w:p>
          <w:p w14:paraId="0BDB2750" w14:textId="77777777" w:rsidR="00C12931" w:rsidRPr="00FF6AC4" w:rsidRDefault="00980B52">
            <w:pPr>
              <w:rPr>
                <w:rFonts w:cs="Arial"/>
              </w:rPr>
            </w:pPr>
            <w:r w:rsidRPr="00FF6AC4">
              <w:rPr>
                <w:rFonts w:cs="Arial"/>
              </w:rPr>
              <w:t>3. O sistema exibe os friends cadastrados no sistema.</w:t>
            </w:r>
          </w:p>
          <w:p w14:paraId="717FF264" w14:textId="77777777" w:rsidR="00C12931" w:rsidRPr="00FF6AC4" w:rsidRDefault="00C12931">
            <w:pPr>
              <w:rPr>
                <w:rFonts w:cs="Arial"/>
              </w:rPr>
            </w:pPr>
          </w:p>
          <w:p w14:paraId="5482C75C" w14:textId="77777777" w:rsidR="00C12931" w:rsidRPr="00FF6AC4" w:rsidRDefault="00980B52">
            <w:pPr>
              <w:rPr>
                <w:rFonts w:cs="Arial"/>
              </w:rPr>
            </w:pPr>
            <w:r w:rsidRPr="00FF6AC4">
              <w:rPr>
                <w:rFonts w:cs="Arial"/>
              </w:rPr>
              <w:t>5. O sistema exibe as informações cadastradas do friend selecionado.</w:t>
            </w:r>
          </w:p>
          <w:p w14:paraId="3826F6F4" w14:textId="77777777" w:rsidR="00C12931" w:rsidRPr="00FF6AC4" w:rsidRDefault="00C12931">
            <w:pPr>
              <w:rPr>
                <w:rFonts w:cs="Arial"/>
              </w:rPr>
            </w:pPr>
          </w:p>
          <w:p w14:paraId="49DCC302" w14:textId="77777777" w:rsidR="00C12931" w:rsidRPr="00FF6AC4" w:rsidRDefault="00980B52">
            <w:pPr>
              <w:rPr>
                <w:rFonts w:cs="Arial"/>
              </w:rPr>
            </w:pPr>
            <w:r w:rsidRPr="00FF6AC4">
              <w:rPr>
                <w:rFonts w:cs="Arial"/>
              </w:rPr>
              <w:t>7. O sistema permite alterações nos campos.</w:t>
            </w:r>
          </w:p>
          <w:p w14:paraId="353211CC" w14:textId="77777777" w:rsidR="00C12931" w:rsidRPr="00FF6AC4" w:rsidRDefault="00C12931">
            <w:pPr>
              <w:rPr>
                <w:rFonts w:cs="Arial"/>
              </w:rPr>
            </w:pPr>
          </w:p>
          <w:p w14:paraId="5CE1926E" w14:textId="77777777" w:rsidR="00C12931" w:rsidRPr="00FF6AC4" w:rsidRDefault="00980B52">
            <w:pPr>
              <w:rPr>
                <w:rFonts w:cs="Arial"/>
              </w:rPr>
            </w:pPr>
            <w:r w:rsidRPr="00FF6AC4">
              <w:rPr>
                <w:rFonts w:cs="Arial"/>
              </w:rPr>
              <w:t xml:space="preserve">8. O sistema confirma a alteração exibindo a tela </w:t>
            </w:r>
            <w:proofErr w:type="spellStart"/>
            <w:r w:rsidRPr="00FF6AC4">
              <w:rPr>
                <w:rFonts w:cs="Arial"/>
              </w:rPr>
              <w:t>perfil_alterado</w:t>
            </w:r>
            <w:proofErr w:type="spellEnd"/>
            <w:r w:rsidRPr="00FF6AC4">
              <w:rPr>
                <w:rFonts w:cs="Arial"/>
              </w:rPr>
              <w:t>.</w:t>
            </w:r>
          </w:p>
          <w:p w14:paraId="54BB5F33" w14:textId="77777777" w:rsidR="00C12931" w:rsidRPr="00FF6AC4" w:rsidRDefault="00C12931">
            <w:pPr>
              <w:rPr>
                <w:rFonts w:cs="Arial"/>
              </w:rPr>
            </w:pPr>
          </w:p>
          <w:p w14:paraId="33400E2E" w14:textId="77777777" w:rsidR="00C12931" w:rsidRPr="00FF6AC4" w:rsidRDefault="00980B52">
            <w:pPr>
              <w:rPr>
                <w:rFonts w:cs="Arial"/>
              </w:rPr>
            </w:pPr>
            <w:r w:rsidRPr="00FF6AC4">
              <w:rPr>
                <w:rFonts w:cs="Arial"/>
              </w:rPr>
              <w:t xml:space="preserve">9. Se o sistema não conseguir realizar a alteração por qualquer motivo, exibir a tela de </w:t>
            </w:r>
            <w:proofErr w:type="spellStart"/>
            <w:r w:rsidRPr="00FF6AC4">
              <w:rPr>
                <w:rFonts w:cs="Arial"/>
              </w:rPr>
              <w:t>perfil_nao_alterado</w:t>
            </w:r>
            <w:proofErr w:type="spellEnd"/>
            <w:r w:rsidRPr="00FF6AC4">
              <w:rPr>
                <w:rFonts w:cs="Arial"/>
              </w:rPr>
              <w:t>.</w:t>
            </w:r>
          </w:p>
          <w:p w14:paraId="3B6CCEB5" w14:textId="77777777" w:rsidR="00C12931" w:rsidRPr="00FF6AC4" w:rsidRDefault="00C12931">
            <w:pPr>
              <w:rPr>
                <w:rFonts w:cs="Arial"/>
              </w:rPr>
            </w:pPr>
          </w:p>
        </w:tc>
      </w:tr>
    </w:tbl>
    <w:p w14:paraId="13F2451D" w14:textId="77777777" w:rsidR="00C12931" w:rsidRPr="00FF6AC4" w:rsidRDefault="00C12931">
      <w:pPr>
        <w:spacing w:before="60" w:after="60"/>
        <w:ind w:left="578"/>
        <w:jc w:val="both"/>
        <w:rPr>
          <w:rFonts w:cs="Arial"/>
          <w:szCs w:val="22"/>
        </w:rPr>
      </w:pPr>
    </w:p>
    <w:p w14:paraId="50521A8A" w14:textId="77777777" w:rsidR="00C12931" w:rsidRPr="00FF6AC4" w:rsidRDefault="00980B52">
      <w:pPr>
        <w:pStyle w:val="Ttulo5"/>
        <w:spacing w:after="120"/>
      </w:pPr>
      <w:bookmarkStart w:id="54" w:name="_Toc48256383"/>
      <w:r w:rsidRPr="00FF6AC4">
        <w:t>[RF040] Excluir Friend/ Se descadastrar do sistema</w:t>
      </w:r>
      <w:bookmarkEnd w:id="54"/>
    </w:p>
    <w:tbl>
      <w:tblPr>
        <w:tblStyle w:val="a2"/>
        <w:tblW w:w="9075" w:type="dxa"/>
        <w:tblInd w:w="0" w:type="dxa"/>
        <w:tblLayout w:type="fixed"/>
        <w:tblLook w:val="0000" w:firstRow="0" w:lastRow="0" w:firstColumn="0" w:lastColumn="0" w:noHBand="0" w:noVBand="0"/>
      </w:tblPr>
      <w:tblGrid>
        <w:gridCol w:w="1726"/>
        <w:gridCol w:w="2721"/>
        <w:gridCol w:w="4628"/>
      </w:tblGrid>
      <w:tr w:rsidR="00C12931" w:rsidRPr="00FF6AC4" w14:paraId="2F14CDF8"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8D0F207" w14:textId="77777777" w:rsidR="00C12931" w:rsidRPr="00FF6AC4" w:rsidRDefault="00980B52">
            <w:pPr>
              <w:rPr>
                <w:rFonts w:cs="Arial"/>
                <w:color w:val="FFFFFF"/>
                <w:sz w:val="24"/>
                <w:szCs w:val="24"/>
              </w:rPr>
            </w:pPr>
            <w:r w:rsidRPr="00FF6AC4">
              <w:rPr>
                <w:rFonts w:cs="Arial"/>
                <w:b/>
                <w:color w:val="FFFFFF"/>
                <w:sz w:val="24"/>
                <w:szCs w:val="24"/>
              </w:rPr>
              <w:t>#40</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2E1E4D7" w14:textId="77777777" w:rsidR="00C12931" w:rsidRPr="00FF6AC4" w:rsidRDefault="00980B52">
            <w:pPr>
              <w:rPr>
                <w:rFonts w:cs="Arial"/>
                <w:color w:val="FFFFFF"/>
                <w:sz w:val="24"/>
                <w:szCs w:val="24"/>
              </w:rPr>
            </w:pPr>
            <w:r w:rsidRPr="00FF6AC4">
              <w:rPr>
                <w:rFonts w:cs="Arial"/>
                <w:b/>
                <w:color w:val="FFFFFF"/>
                <w:sz w:val="24"/>
                <w:szCs w:val="24"/>
              </w:rPr>
              <w:t>Excluir um friend cadastrado no sistema.</w:t>
            </w:r>
          </w:p>
        </w:tc>
      </w:tr>
      <w:tr w:rsidR="00C12931" w:rsidRPr="00FF6AC4" w14:paraId="57BF00BD"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C2E6FF9"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C8A7BE0" w14:textId="77777777" w:rsidR="00C12931" w:rsidRPr="00FF6AC4" w:rsidRDefault="00980B52">
            <w:pPr>
              <w:rPr>
                <w:rFonts w:cs="Arial"/>
              </w:rPr>
            </w:pPr>
            <w:proofErr w:type="gramStart"/>
            <w:r w:rsidRPr="00FF6AC4">
              <w:rPr>
                <w:rFonts w:cs="Arial"/>
              </w:rPr>
              <w:t>( X</w:t>
            </w:r>
            <w:proofErr w:type="gramEnd"/>
            <w:r w:rsidRPr="00FF6AC4">
              <w:rPr>
                <w:rFonts w:cs="Arial"/>
              </w:rPr>
              <w:t xml:space="preserve"> )  Essencial                (   ) Importante       (   ) Desejável</w:t>
            </w:r>
          </w:p>
        </w:tc>
      </w:tr>
      <w:tr w:rsidR="00C12931" w:rsidRPr="00FF6AC4" w14:paraId="275E31BC"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58C2D9F"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DBF1A3A" w14:textId="77777777" w:rsidR="00C12931" w:rsidRPr="00FF6AC4" w:rsidRDefault="00980B52">
            <w:pPr>
              <w:rPr>
                <w:rFonts w:cs="Arial"/>
              </w:rPr>
            </w:pPr>
            <w:r w:rsidRPr="00FF6AC4">
              <w:rPr>
                <w:rFonts w:cs="Arial"/>
              </w:rPr>
              <w:t xml:space="preserve">Friend, </w:t>
            </w:r>
            <w:proofErr w:type="spellStart"/>
            <w:r w:rsidRPr="00FF6AC4">
              <w:rPr>
                <w:rFonts w:cs="Arial"/>
              </w:rPr>
              <w:t>SisAdmin</w:t>
            </w:r>
            <w:proofErr w:type="spellEnd"/>
          </w:p>
        </w:tc>
      </w:tr>
      <w:tr w:rsidR="00C12931" w:rsidRPr="00FF6AC4" w14:paraId="7DCD1319"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3A6CD24"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118C1BC" w14:textId="77777777" w:rsidR="00C12931" w:rsidRPr="00FF6AC4" w:rsidRDefault="00980B52">
            <w:pPr>
              <w:rPr>
                <w:rFonts w:cs="Arial"/>
              </w:rPr>
            </w:pPr>
            <w:r w:rsidRPr="00FF6AC4">
              <w:rPr>
                <w:rFonts w:cs="Arial"/>
              </w:rPr>
              <w:t>Um friend deseja excluir o seu cadastro do sistema, deve acessar o seu perfil e confirmar a exclusão no botão “excluir cadastro”.</w:t>
            </w:r>
          </w:p>
        </w:tc>
      </w:tr>
      <w:tr w:rsidR="00C12931" w:rsidRPr="00FF6AC4" w14:paraId="66B037E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62A310"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61675C1" w14:textId="77777777" w:rsidR="00C12931" w:rsidRPr="00FF6AC4" w:rsidRDefault="00980B52">
            <w:pPr>
              <w:rPr>
                <w:rFonts w:cs="Arial"/>
              </w:rPr>
            </w:pPr>
            <w:r w:rsidRPr="00FF6AC4">
              <w:rPr>
                <w:rFonts w:cs="Arial"/>
              </w:rPr>
              <w:t>O usuário precisa estar logado no sistema para executar tal ação.</w:t>
            </w:r>
          </w:p>
        </w:tc>
      </w:tr>
      <w:tr w:rsidR="00C12931" w:rsidRPr="00FF6AC4" w14:paraId="633E459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15D0A4F"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61426E" w14:textId="77777777" w:rsidR="00C12931" w:rsidRPr="00FF6AC4" w:rsidRDefault="00980B52">
            <w:pPr>
              <w:rPr>
                <w:rFonts w:cs="Arial"/>
              </w:rPr>
            </w:pPr>
            <w:r w:rsidRPr="00FF6AC4">
              <w:rPr>
                <w:rFonts w:cs="Arial"/>
              </w:rPr>
              <w:t>O sistema deverá encerrar a sessão e exigir novo login.</w:t>
            </w:r>
          </w:p>
        </w:tc>
      </w:tr>
      <w:tr w:rsidR="00C12931" w:rsidRPr="00FF6AC4" w14:paraId="16295708"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7014EBB"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8364CB4"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friend, perfil, </w:t>
            </w:r>
            <w:proofErr w:type="spellStart"/>
            <w:r w:rsidRPr="00FF6AC4">
              <w:rPr>
                <w:rFonts w:cs="Arial"/>
                <w:b/>
              </w:rPr>
              <w:t>perfil_removido</w:t>
            </w:r>
            <w:proofErr w:type="spellEnd"/>
            <w:r w:rsidRPr="00FF6AC4">
              <w:rPr>
                <w:rFonts w:cs="Arial"/>
                <w:b/>
              </w:rPr>
              <w:t>, login.</w:t>
            </w:r>
          </w:p>
        </w:tc>
      </w:tr>
      <w:tr w:rsidR="00C12931" w:rsidRPr="00FF6AC4" w14:paraId="0B7AD7D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AFC85E1"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4A8D683" w14:textId="77777777" w:rsidR="00C12931" w:rsidRPr="00FF6AC4" w:rsidRDefault="00980B52">
            <w:pPr>
              <w:spacing w:before="60" w:after="60"/>
              <w:jc w:val="both"/>
              <w:rPr>
                <w:rFonts w:cs="Arial"/>
                <w:szCs w:val="22"/>
              </w:rPr>
            </w:pPr>
            <w:r w:rsidRPr="00FF6AC4">
              <w:rPr>
                <w:rFonts w:cs="Arial"/>
                <w:b/>
                <w:szCs w:val="22"/>
              </w:rPr>
              <w:t>Entidade Friend/</w:t>
            </w:r>
            <w:proofErr w:type="spellStart"/>
            <w:r w:rsidRPr="00FF6AC4">
              <w:rPr>
                <w:rFonts w:cs="Arial"/>
                <w:b/>
                <w:szCs w:val="22"/>
              </w:rPr>
              <w:t>SisAdmin</w:t>
            </w:r>
            <w:proofErr w:type="spellEnd"/>
            <w:r w:rsidRPr="00FF6AC4">
              <w:rPr>
                <w:rFonts w:cs="Arial"/>
                <w:b/>
                <w:szCs w:val="22"/>
              </w:rPr>
              <w:t>:</w:t>
            </w:r>
          </w:p>
          <w:p w14:paraId="6C3A4E42" w14:textId="77777777" w:rsidR="00C12931" w:rsidRPr="00FF6AC4" w:rsidRDefault="00980B52">
            <w:pPr>
              <w:spacing w:before="60" w:after="60"/>
              <w:ind w:left="261"/>
              <w:jc w:val="both"/>
              <w:rPr>
                <w:rFonts w:cs="Arial"/>
                <w:szCs w:val="22"/>
                <w:u w:val="single"/>
              </w:rPr>
            </w:pPr>
            <w:r w:rsidRPr="00FF6AC4">
              <w:rPr>
                <w:rFonts w:cs="Arial"/>
                <w:szCs w:val="22"/>
              </w:rPr>
              <w:t>Botão excluir cadastro.</w:t>
            </w:r>
          </w:p>
          <w:p w14:paraId="13D91EAF" w14:textId="77777777" w:rsidR="00C12931" w:rsidRPr="00FF6AC4" w:rsidRDefault="00C12931">
            <w:pPr>
              <w:rPr>
                <w:rFonts w:cs="Arial"/>
              </w:rPr>
            </w:pPr>
          </w:p>
        </w:tc>
      </w:tr>
      <w:tr w:rsidR="00C12931" w:rsidRPr="00FF6AC4" w14:paraId="442AA1EE"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B7631F"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0625415" w14:textId="77777777" w:rsidR="00C12931" w:rsidRPr="00FF6AC4" w:rsidRDefault="00980B52">
            <w:pPr>
              <w:rPr>
                <w:rFonts w:cs="Arial"/>
              </w:rPr>
            </w:pPr>
            <w:r w:rsidRPr="00FF6AC4">
              <w:rPr>
                <w:rFonts w:cs="Arial"/>
                <w:b/>
              </w:rPr>
              <w:t>Friend</w:t>
            </w:r>
            <w:r w:rsidRPr="00FF6AC4">
              <w:rPr>
                <w:rFonts w:cs="Arial"/>
              </w:rPr>
              <w:t>:</w:t>
            </w:r>
          </w:p>
          <w:p w14:paraId="67408FD5" w14:textId="77777777" w:rsidR="00C12931" w:rsidRPr="00FF6AC4" w:rsidRDefault="00980B52">
            <w:pPr>
              <w:rPr>
                <w:rFonts w:cs="Arial"/>
              </w:rPr>
            </w:pPr>
            <w:r w:rsidRPr="00FF6AC4">
              <w:rPr>
                <w:rFonts w:cs="Arial"/>
              </w:rPr>
              <w:t>1. Realiza o login no sistema.</w:t>
            </w:r>
          </w:p>
          <w:p w14:paraId="32DAC5EE" w14:textId="77777777" w:rsidR="00C12931" w:rsidRPr="00FF6AC4" w:rsidRDefault="00C12931">
            <w:pPr>
              <w:rPr>
                <w:rFonts w:cs="Arial"/>
              </w:rPr>
            </w:pPr>
          </w:p>
          <w:p w14:paraId="0DE8165A" w14:textId="77777777" w:rsidR="00C12931" w:rsidRPr="00FF6AC4" w:rsidRDefault="00980B52">
            <w:pPr>
              <w:rPr>
                <w:rFonts w:cs="Arial"/>
              </w:rPr>
            </w:pPr>
            <w:r w:rsidRPr="00FF6AC4">
              <w:rPr>
                <w:rFonts w:cs="Arial"/>
              </w:rPr>
              <w:t>2. Seleciona a opção de cancelamento de disciplinas.</w:t>
            </w:r>
          </w:p>
          <w:p w14:paraId="1BAE3AD6" w14:textId="77777777" w:rsidR="00C12931" w:rsidRPr="00FF6AC4" w:rsidRDefault="00C12931">
            <w:pPr>
              <w:rPr>
                <w:rFonts w:cs="Arial"/>
              </w:rPr>
            </w:pPr>
          </w:p>
          <w:p w14:paraId="0613E9CE" w14:textId="77777777" w:rsidR="00C12931" w:rsidRPr="00FF6AC4" w:rsidRDefault="00980B52">
            <w:pPr>
              <w:rPr>
                <w:rFonts w:cs="Arial"/>
              </w:rPr>
            </w:pPr>
            <w:r w:rsidRPr="00FF6AC4">
              <w:rPr>
                <w:rFonts w:cs="Arial"/>
              </w:rPr>
              <w:lastRenderedPageBreak/>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FD30F1" w14:textId="77777777" w:rsidR="00C12931" w:rsidRPr="00FF6AC4" w:rsidRDefault="00980B52">
            <w:pPr>
              <w:rPr>
                <w:rFonts w:cs="Arial"/>
              </w:rPr>
            </w:pPr>
            <w:r w:rsidRPr="00FF6AC4">
              <w:rPr>
                <w:rFonts w:cs="Arial"/>
                <w:b/>
              </w:rPr>
              <w:lastRenderedPageBreak/>
              <w:t>Sistema</w:t>
            </w:r>
            <w:r w:rsidRPr="00FF6AC4">
              <w:rPr>
                <w:rFonts w:cs="Arial"/>
              </w:rPr>
              <w:t>:</w:t>
            </w:r>
          </w:p>
          <w:p w14:paraId="404B74BA" w14:textId="77777777" w:rsidR="00C12931" w:rsidRPr="00FF6AC4" w:rsidRDefault="00C12931">
            <w:pPr>
              <w:rPr>
                <w:rFonts w:cs="Arial"/>
              </w:rPr>
            </w:pPr>
          </w:p>
          <w:p w14:paraId="29C9E1FB" w14:textId="77777777" w:rsidR="00C12931" w:rsidRPr="00FF6AC4" w:rsidRDefault="00C12931">
            <w:pPr>
              <w:rPr>
                <w:rFonts w:cs="Arial"/>
              </w:rPr>
            </w:pPr>
          </w:p>
          <w:p w14:paraId="40EF2EEE" w14:textId="77777777" w:rsidR="00C12931" w:rsidRPr="00FF6AC4" w:rsidRDefault="00980B52">
            <w:pPr>
              <w:rPr>
                <w:rFonts w:cs="Arial"/>
              </w:rPr>
            </w:pPr>
            <w:r w:rsidRPr="00FF6AC4">
              <w:rPr>
                <w:rFonts w:cs="Arial"/>
              </w:rPr>
              <w:t>3. Apresenta as disciplinas que estão aptas a serem canceladas.</w:t>
            </w:r>
          </w:p>
          <w:p w14:paraId="32E824A6" w14:textId="77777777" w:rsidR="00C12931" w:rsidRPr="00FF6AC4" w:rsidRDefault="00C12931">
            <w:pPr>
              <w:rPr>
                <w:rFonts w:cs="Arial"/>
              </w:rPr>
            </w:pPr>
          </w:p>
          <w:p w14:paraId="0ED2B306" w14:textId="77777777" w:rsidR="00C12931" w:rsidRPr="00FF6AC4" w:rsidRDefault="00980B52">
            <w:pPr>
              <w:rPr>
                <w:rFonts w:cs="Arial"/>
              </w:rPr>
            </w:pPr>
            <w:r w:rsidRPr="00FF6AC4">
              <w:rPr>
                <w:rFonts w:cs="Arial"/>
              </w:rPr>
              <w:t>5. Sistema confirma o cancelamento.</w:t>
            </w:r>
          </w:p>
        </w:tc>
      </w:tr>
      <w:tr w:rsidR="00C12931" w:rsidRPr="00FF6AC4" w14:paraId="7A2DFB46"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292FC81"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BEDC0EC"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B0EF253" w14:textId="77777777" w:rsidR="00C12931" w:rsidRPr="00FF6AC4" w:rsidRDefault="00980B52">
            <w:pPr>
              <w:rPr>
                <w:rFonts w:cs="Arial"/>
              </w:rPr>
            </w:pPr>
            <w:r w:rsidRPr="00FF6AC4">
              <w:rPr>
                <w:rFonts w:cs="Arial"/>
                <w:b/>
              </w:rPr>
              <w:t>Sistema</w:t>
            </w:r>
            <w:r w:rsidRPr="00FF6AC4">
              <w:rPr>
                <w:rFonts w:cs="Arial"/>
              </w:rPr>
              <w:t>:</w:t>
            </w:r>
          </w:p>
          <w:p w14:paraId="07735D21" w14:textId="77777777" w:rsidR="00C12931" w:rsidRPr="00FF6AC4" w:rsidRDefault="00980B52">
            <w:pPr>
              <w:rPr>
                <w:rFonts w:cs="Arial"/>
              </w:rPr>
            </w:pPr>
            <w:r w:rsidRPr="00FF6AC4">
              <w:rPr>
                <w:rFonts w:cs="Arial"/>
              </w:rPr>
              <w:t>1. Caso ocorra um erro no login o sistema emitirá a seguinte mensagem: “Falha no login”.</w:t>
            </w:r>
          </w:p>
          <w:p w14:paraId="6FC881F1" w14:textId="77777777" w:rsidR="00C12931" w:rsidRPr="00FF6AC4" w:rsidRDefault="00980B52">
            <w:pPr>
              <w:rPr>
                <w:rFonts w:cs="Arial"/>
              </w:rPr>
            </w:pPr>
            <w:r w:rsidRPr="00FF6AC4">
              <w:rPr>
                <w:rFonts w:cs="Arial"/>
              </w:rPr>
              <w:t>3. Se não há nenhuma disciplina apta a ser cancelada, o sistema reporta ao usuário.</w:t>
            </w:r>
          </w:p>
        </w:tc>
      </w:tr>
    </w:tbl>
    <w:p w14:paraId="510DAF07" w14:textId="77777777" w:rsidR="00C12931" w:rsidRPr="00FF6AC4" w:rsidRDefault="00C12931">
      <w:pPr>
        <w:spacing w:before="60" w:after="60"/>
        <w:ind w:left="578"/>
        <w:jc w:val="both"/>
        <w:rPr>
          <w:rFonts w:cs="Arial"/>
          <w:szCs w:val="22"/>
        </w:rPr>
      </w:pPr>
    </w:p>
    <w:p w14:paraId="15009076" w14:textId="77777777" w:rsidR="00C12931" w:rsidRPr="00FF6AC4" w:rsidRDefault="00C12931">
      <w:pPr>
        <w:spacing w:before="60" w:after="60"/>
        <w:ind w:left="578"/>
        <w:jc w:val="both"/>
        <w:rPr>
          <w:rFonts w:cs="Arial"/>
          <w:szCs w:val="22"/>
        </w:rPr>
      </w:pPr>
    </w:p>
    <w:p w14:paraId="51B2CE71" w14:textId="77777777" w:rsidR="00C12931" w:rsidRPr="00FF6AC4" w:rsidRDefault="00980B52">
      <w:pPr>
        <w:pStyle w:val="Ttulo3"/>
        <w:numPr>
          <w:ilvl w:val="1"/>
          <w:numId w:val="3"/>
        </w:numPr>
        <w:rPr>
          <w:rFonts w:ascii="Arial" w:hAnsi="Arial"/>
        </w:rPr>
      </w:pPr>
      <w:bookmarkStart w:id="55" w:name="_Toc48256384"/>
      <w:r w:rsidRPr="00FF6AC4">
        <w:rPr>
          <w:rFonts w:ascii="Arial" w:hAnsi="Arial"/>
        </w:rPr>
        <w:t xml:space="preserve">Requisitos do </w:t>
      </w:r>
      <w:proofErr w:type="spellStart"/>
      <w:r w:rsidRPr="00FF6AC4">
        <w:rPr>
          <w:rFonts w:ascii="Arial" w:hAnsi="Arial"/>
        </w:rPr>
        <w:t>SisAdmin</w:t>
      </w:r>
      <w:bookmarkEnd w:id="55"/>
      <w:proofErr w:type="spellEnd"/>
    </w:p>
    <w:p w14:paraId="53A69B24" w14:textId="77777777" w:rsidR="00C12931" w:rsidRPr="00FF6AC4" w:rsidRDefault="00C12931">
      <w:pPr>
        <w:spacing w:before="60" w:after="60"/>
        <w:jc w:val="both"/>
        <w:rPr>
          <w:rFonts w:cs="Arial"/>
          <w:szCs w:val="22"/>
        </w:rPr>
      </w:pPr>
    </w:p>
    <w:p w14:paraId="399AA8F8" w14:textId="77777777" w:rsidR="00C12931" w:rsidRPr="00FF6AC4" w:rsidRDefault="00980B52">
      <w:pPr>
        <w:pStyle w:val="Ttulo5"/>
        <w:spacing w:after="120"/>
      </w:pPr>
      <w:bookmarkStart w:id="56" w:name="_Toc48256385"/>
      <w:r w:rsidRPr="00FF6AC4">
        <w:t>[RF041] Filtrar Animais/ Visualizar animais por categoria</w:t>
      </w:r>
      <w:bookmarkEnd w:id="56"/>
    </w:p>
    <w:tbl>
      <w:tblPr>
        <w:tblStyle w:val="a3"/>
        <w:tblW w:w="9075" w:type="dxa"/>
        <w:tblInd w:w="0" w:type="dxa"/>
        <w:tblLayout w:type="fixed"/>
        <w:tblLook w:val="0000" w:firstRow="0" w:lastRow="0" w:firstColumn="0" w:lastColumn="0" w:noHBand="0" w:noVBand="0"/>
      </w:tblPr>
      <w:tblGrid>
        <w:gridCol w:w="1726"/>
        <w:gridCol w:w="2721"/>
        <w:gridCol w:w="4628"/>
      </w:tblGrid>
      <w:tr w:rsidR="00C12931" w:rsidRPr="00FF6AC4" w14:paraId="585FB28A"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D50F35A" w14:textId="77777777" w:rsidR="00C12931" w:rsidRPr="00FF6AC4" w:rsidRDefault="00980B52">
            <w:pPr>
              <w:rPr>
                <w:rFonts w:cs="Arial"/>
                <w:color w:val="FFFFFF"/>
                <w:sz w:val="24"/>
                <w:szCs w:val="24"/>
              </w:rPr>
            </w:pPr>
            <w:r w:rsidRPr="00FF6AC4">
              <w:rPr>
                <w:rFonts w:cs="Arial"/>
                <w:b/>
                <w:color w:val="FFFFFF"/>
                <w:sz w:val="24"/>
                <w:szCs w:val="24"/>
              </w:rPr>
              <w:t>#41</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594CBEB" w14:textId="77777777" w:rsidR="00C12931" w:rsidRPr="00FF6AC4" w:rsidRDefault="00980B52">
            <w:pPr>
              <w:rPr>
                <w:rFonts w:cs="Arial"/>
                <w:color w:val="FFFFFF"/>
                <w:sz w:val="24"/>
                <w:szCs w:val="24"/>
              </w:rPr>
            </w:pPr>
            <w:r w:rsidRPr="00FF6AC4">
              <w:rPr>
                <w:rFonts w:cs="Arial"/>
                <w:b/>
                <w:color w:val="FFFFFF"/>
                <w:sz w:val="24"/>
                <w:szCs w:val="24"/>
              </w:rPr>
              <w:t>Realizar cancelamento de disciplina.</w:t>
            </w:r>
          </w:p>
        </w:tc>
      </w:tr>
      <w:tr w:rsidR="00C12931" w:rsidRPr="00FF6AC4" w14:paraId="752C6C5B"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A512C80"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7251892" w14:textId="77777777" w:rsidR="00C12931" w:rsidRPr="00FF6AC4" w:rsidRDefault="00980B52">
            <w:pPr>
              <w:rPr>
                <w:rFonts w:cs="Arial"/>
              </w:rPr>
            </w:pPr>
            <w:proofErr w:type="gramStart"/>
            <w:r w:rsidRPr="00FF6AC4">
              <w:rPr>
                <w:rFonts w:cs="Arial"/>
              </w:rPr>
              <w:t xml:space="preserve">(  </w:t>
            </w:r>
            <w:proofErr w:type="gramEnd"/>
            <w:r w:rsidRPr="00FF6AC4">
              <w:rPr>
                <w:rFonts w:cs="Arial"/>
              </w:rPr>
              <w:t xml:space="preserve"> )  Essencial                ( X ) Importante       (   ) Desejável</w:t>
            </w:r>
          </w:p>
        </w:tc>
      </w:tr>
      <w:tr w:rsidR="00C12931" w:rsidRPr="00FF6AC4" w14:paraId="7651E039"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45DEA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7BE01F" w14:textId="77777777" w:rsidR="00C12931" w:rsidRPr="00FF6AC4" w:rsidRDefault="00980B52">
            <w:pPr>
              <w:rPr>
                <w:rFonts w:cs="Arial"/>
              </w:rPr>
            </w:pPr>
            <w:proofErr w:type="spellStart"/>
            <w:r w:rsidRPr="00FF6AC4">
              <w:rPr>
                <w:rFonts w:cs="Arial"/>
              </w:rPr>
              <w:t>SisAdmin</w:t>
            </w:r>
            <w:proofErr w:type="spellEnd"/>
            <w:r w:rsidRPr="00FF6AC4">
              <w:rPr>
                <w:rFonts w:cs="Arial"/>
              </w:rPr>
              <w:t>, Friend, Colaborador, Parceiro.</w:t>
            </w:r>
          </w:p>
        </w:tc>
      </w:tr>
      <w:tr w:rsidR="00C12931" w:rsidRPr="00FF6AC4" w14:paraId="67FC7A05"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E13D82D"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591EBA" w14:textId="77777777" w:rsidR="00C12931" w:rsidRPr="00FF6AC4" w:rsidRDefault="00980B52">
            <w:pPr>
              <w:rPr>
                <w:rFonts w:cs="Arial"/>
              </w:rPr>
            </w:pPr>
            <w:r w:rsidRPr="00FF6AC4">
              <w:rPr>
                <w:rFonts w:cs="Arial"/>
              </w:rPr>
              <w:t>Um usuário que deseja ver os animais disponíveis que se enquadrem em seu perfil podem filtrar os resultados preenchendo um formulário que filtra os resultados.</w:t>
            </w:r>
          </w:p>
        </w:tc>
      </w:tr>
      <w:tr w:rsidR="00C12931" w:rsidRPr="00FF6AC4" w14:paraId="1C710B7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E1F15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5F4D3E1" w14:textId="77777777" w:rsidR="00C12931" w:rsidRPr="00FF6AC4" w:rsidRDefault="00980B52">
            <w:pPr>
              <w:rPr>
                <w:rFonts w:cs="Arial"/>
              </w:rPr>
            </w:pPr>
            <w:r w:rsidRPr="00FF6AC4">
              <w:rPr>
                <w:rFonts w:cs="Arial"/>
              </w:rPr>
              <w:t xml:space="preserve">O usuário precisa estar na tela </w:t>
            </w:r>
            <w:proofErr w:type="spellStart"/>
            <w:r w:rsidRPr="00FF6AC4">
              <w:rPr>
                <w:rFonts w:cs="Arial"/>
              </w:rPr>
              <w:t>home_autenticado</w:t>
            </w:r>
            <w:proofErr w:type="spellEnd"/>
            <w:r w:rsidRPr="00FF6AC4">
              <w:rPr>
                <w:rFonts w:cs="Arial"/>
              </w:rPr>
              <w:t>.</w:t>
            </w:r>
          </w:p>
        </w:tc>
      </w:tr>
      <w:tr w:rsidR="00C12931" w:rsidRPr="00FF6AC4" w14:paraId="291E5C6D"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7D1E54B"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A563AE7" w14:textId="77777777" w:rsidR="00C12931" w:rsidRPr="00FF6AC4" w:rsidRDefault="00980B52">
            <w:pPr>
              <w:rPr>
                <w:rFonts w:cs="Arial"/>
              </w:rPr>
            </w:pPr>
            <w:r w:rsidRPr="00FF6AC4">
              <w:rPr>
                <w:rFonts w:cs="Arial"/>
              </w:rPr>
              <w:t>O sistema deverá apresentar uma tabela com os animais filtrados.</w:t>
            </w:r>
          </w:p>
        </w:tc>
      </w:tr>
      <w:tr w:rsidR="00C12931" w:rsidRPr="00FF6AC4" w14:paraId="56F1F1B7"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CCC9765"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FD8B058"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pets</w:t>
            </w:r>
          </w:p>
        </w:tc>
      </w:tr>
      <w:tr w:rsidR="00C12931" w:rsidRPr="00FF6AC4" w14:paraId="7840B113"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D2D9D7"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5FBD736" w14:textId="77777777" w:rsidR="00C12931" w:rsidRPr="00FF6AC4" w:rsidRDefault="00980B52">
            <w:pPr>
              <w:spacing w:before="60" w:after="60"/>
              <w:jc w:val="both"/>
              <w:rPr>
                <w:rFonts w:cs="Arial"/>
                <w:szCs w:val="22"/>
              </w:rPr>
            </w:pPr>
            <w:r w:rsidRPr="00FF6AC4">
              <w:rPr>
                <w:rFonts w:cs="Arial"/>
                <w:b/>
                <w:szCs w:val="22"/>
              </w:rPr>
              <w:t>Entidade Pet:</w:t>
            </w:r>
          </w:p>
          <w:p w14:paraId="497BFEBE" w14:textId="77777777" w:rsidR="00C12931" w:rsidRPr="00FF6AC4" w:rsidRDefault="00980B52">
            <w:pPr>
              <w:spacing w:before="60" w:after="60"/>
              <w:ind w:left="261"/>
              <w:jc w:val="both"/>
              <w:rPr>
                <w:rFonts w:cs="Arial"/>
                <w:szCs w:val="22"/>
              </w:rPr>
            </w:pPr>
            <w:r w:rsidRPr="00FF6AC4">
              <w:rPr>
                <w:rFonts w:cs="Arial"/>
                <w:szCs w:val="22"/>
              </w:rPr>
              <w:t>Espécie;</w:t>
            </w:r>
          </w:p>
          <w:p w14:paraId="34E8ADD8" w14:textId="77777777" w:rsidR="00C12931" w:rsidRPr="00FF6AC4" w:rsidRDefault="00980B52">
            <w:pPr>
              <w:spacing w:before="60" w:after="60"/>
              <w:ind w:left="261"/>
              <w:jc w:val="both"/>
              <w:rPr>
                <w:rFonts w:cs="Arial"/>
                <w:szCs w:val="22"/>
              </w:rPr>
            </w:pPr>
            <w:r w:rsidRPr="00FF6AC4">
              <w:rPr>
                <w:rFonts w:cs="Arial"/>
                <w:szCs w:val="22"/>
              </w:rPr>
              <w:t>Porte;</w:t>
            </w:r>
          </w:p>
          <w:p w14:paraId="5D6203BF" w14:textId="77777777" w:rsidR="00C12931" w:rsidRPr="00FF6AC4" w:rsidRDefault="00980B52">
            <w:pPr>
              <w:spacing w:before="60" w:after="60"/>
              <w:ind w:left="261"/>
              <w:jc w:val="both"/>
              <w:rPr>
                <w:rFonts w:cs="Arial"/>
                <w:szCs w:val="22"/>
              </w:rPr>
            </w:pPr>
            <w:r w:rsidRPr="00FF6AC4">
              <w:rPr>
                <w:rFonts w:cs="Arial"/>
                <w:szCs w:val="22"/>
              </w:rPr>
              <w:t>Status;</w:t>
            </w:r>
          </w:p>
          <w:p w14:paraId="14368CC8" w14:textId="77777777" w:rsidR="00C12931" w:rsidRPr="00FF6AC4" w:rsidRDefault="00980B52">
            <w:pPr>
              <w:spacing w:before="60" w:after="60"/>
              <w:ind w:left="261"/>
              <w:jc w:val="both"/>
              <w:rPr>
                <w:rFonts w:cs="Arial"/>
                <w:szCs w:val="22"/>
              </w:rPr>
            </w:pPr>
            <w:r w:rsidRPr="00FF6AC4">
              <w:rPr>
                <w:rFonts w:cs="Arial"/>
                <w:szCs w:val="22"/>
              </w:rPr>
              <w:t>Estado;</w:t>
            </w:r>
          </w:p>
          <w:p w14:paraId="0BC398B2" w14:textId="77777777" w:rsidR="00C12931" w:rsidRPr="00FF6AC4" w:rsidRDefault="00980B52">
            <w:pPr>
              <w:spacing w:before="60" w:after="60"/>
              <w:ind w:left="261"/>
              <w:jc w:val="both"/>
              <w:rPr>
                <w:rFonts w:cs="Arial"/>
                <w:szCs w:val="22"/>
              </w:rPr>
            </w:pPr>
            <w:r w:rsidRPr="00FF6AC4">
              <w:rPr>
                <w:rFonts w:cs="Arial"/>
                <w:szCs w:val="22"/>
              </w:rPr>
              <w:t>Cidade;</w:t>
            </w:r>
          </w:p>
          <w:p w14:paraId="69C59571" w14:textId="77777777" w:rsidR="00C12931" w:rsidRPr="00FF6AC4" w:rsidRDefault="00980B52">
            <w:pPr>
              <w:spacing w:before="60" w:after="60"/>
              <w:ind w:left="261"/>
              <w:jc w:val="both"/>
              <w:rPr>
                <w:rFonts w:cs="Arial"/>
                <w:szCs w:val="22"/>
              </w:rPr>
            </w:pPr>
            <w:r w:rsidRPr="00FF6AC4">
              <w:rPr>
                <w:rFonts w:cs="Arial"/>
                <w:szCs w:val="22"/>
              </w:rPr>
              <w:t>Botão Encontrar;</w:t>
            </w:r>
          </w:p>
          <w:p w14:paraId="5C02F368" w14:textId="77777777" w:rsidR="00C12931" w:rsidRPr="00FF6AC4" w:rsidRDefault="00C12931">
            <w:pPr>
              <w:rPr>
                <w:rFonts w:cs="Arial"/>
              </w:rPr>
            </w:pPr>
          </w:p>
        </w:tc>
      </w:tr>
      <w:tr w:rsidR="00C12931" w:rsidRPr="00FF6AC4" w14:paraId="0CD9345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4D60D00"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BDB6CF"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p w14:paraId="431AD5B3" w14:textId="77777777" w:rsidR="00C12931" w:rsidRPr="00FF6AC4" w:rsidRDefault="00980B52">
            <w:pPr>
              <w:rPr>
                <w:rFonts w:cs="Arial"/>
              </w:rPr>
            </w:pPr>
            <w:r w:rsidRPr="00FF6AC4">
              <w:rPr>
                <w:rFonts w:cs="Arial"/>
              </w:rPr>
              <w:t>1. Realiza o login no sistema.</w:t>
            </w:r>
          </w:p>
          <w:p w14:paraId="77851E33" w14:textId="77777777" w:rsidR="00C12931" w:rsidRPr="00FF6AC4" w:rsidRDefault="00C12931">
            <w:pPr>
              <w:rPr>
                <w:rFonts w:cs="Arial"/>
              </w:rPr>
            </w:pPr>
          </w:p>
          <w:p w14:paraId="48E48A21" w14:textId="02556932" w:rsidR="00C12931" w:rsidRPr="00FF6AC4" w:rsidRDefault="00980B52">
            <w:pPr>
              <w:rPr>
                <w:rFonts w:cs="Arial"/>
              </w:rPr>
            </w:pPr>
            <w:r w:rsidRPr="00FF6AC4">
              <w:rPr>
                <w:rFonts w:cs="Arial"/>
              </w:rPr>
              <w:t>3. Preenche</w:t>
            </w:r>
            <w:r w:rsidR="000C1CA3">
              <w:rPr>
                <w:rFonts w:cs="Arial"/>
              </w:rPr>
              <w:t>r</w:t>
            </w:r>
            <w:r w:rsidRPr="00FF6AC4">
              <w:rPr>
                <w:rFonts w:cs="Arial"/>
              </w:rPr>
              <w:t xml:space="preserve"> o </w:t>
            </w:r>
            <w:r w:rsidR="000C1CA3" w:rsidRPr="00FF6AC4">
              <w:rPr>
                <w:rFonts w:cs="Arial"/>
              </w:rPr>
              <w:t>formulário.</w:t>
            </w:r>
          </w:p>
          <w:p w14:paraId="0293FAB8" w14:textId="77777777" w:rsidR="00C12931" w:rsidRPr="00FF6AC4" w:rsidRDefault="00C12931">
            <w:pPr>
              <w:rPr>
                <w:rFonts w:cs="Arial"/>
              </w:rPr>
            </w:pPr>
          </w:p>
          <w:p w14:paraId="02061973" w14:textId="77777777" w:rsidR="00C12931" w:rsidRPr="00FF6AC4" w:rsidRDefault="00980B52">
            <w:pPr>
              <w:rPr>
                <w:rFonts w:cs="Arial"/>
              </w:rPr>
            </w:pPr>
            <w:r w:rsidRPr="00FF6AC4">
              <w:rPr>
                <w:rFonts w:cs="Arial"/>
              </w:rPr>
              <w:t>4. Envia as informações clicando no botão Encontrar.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0AF186" w14:textId="77777777" w:rsidR="00C12931" w:rsidRPr="00FF6AC4" w:rsidRDefault="00980B52">
            <w:pPr>
              <w:rPr>
                <w:rFonts w:cs="Arial"/>
              </w:rPr>
            </w:pPr>
            <w:r w:rsidRPr="00FF6AC4">
              <w:rPr>
                <w:rFonts w:cs="Arial"/>
                <w:b/>
              </w:rPr>
              <w:t>Sistema</w:t>
            </w:r>
            <w:r w:rsidRPr="00FF6AC4">
              <w:rPr>
                <w:rFonts w:cs="Arial"/>
              </w:rPr>
              <w:t>:</w:t>
            </w:r>
          </w:p>
          <w:p w14:paraId="21E07A9E" w14:textId="77777777" w:rsidR="00C12931" w:rsidRPr="00FF6AC4" w:rsidRDefault="00980B52">
            <w:pPr>
              <w:rPr>
                <w:rFonts w:cs="Arial"/>
              </w:rPr>
            </w:pPr>
            <w:r w:rsidRPr="00FF6AC4">
              <w:rPr>
                <w:rFonts w:cs="Arial"/>
              </w:rPr>
              <w:t>2. Apresenta um formulário de com as opções de filtros.</w:t>
            </w:r>
          </w:p>
          <w:p w14:paraId="3BCCC289" w14:textId="77777777" w:rsidR="00C12931" w:rsidRPr="00FF6AC4" w:rsidRDefault="00C12931">
            <w:pPr>
              <w:rPr>
                <w:rFonts w:cs="Arial"/>
              </w:rPr>
            </w:pPr>
          </w:p>
          <w:p w14:paraId="394FD205" w14:textId="77777777" w:rsidR="00C12931" w:rsidRPr="00FF6AC4" w:rsidRDefault="00C12931">
            <w:pPr>
              <w:rPr>
                <w:rFonts w:cs="Arial"/>
              </w:rPr>
            </w:pPr>
          </w:p>
          <w:p w14:paraId="4638D1E6" w14:textId="77777777" w:rsidR="00C12931" w:rsidRPr="00FF6AC4" w:rsidRDefault="00980B52">
            <w:pPr>
              <w:rPr>
                <w:rFonts w:cs="Arial"/>
              </w:rPr>
            </w:pPr>
            <w:r w:rsidRPr="00FF6AC4">
              <w:rPr>
                <w:rFonts w:cs="Arial"/>
              </w:rPr>
              <w:t>5. Sistema exibe os animais filtrados em uma tabela.</w:t>
            </w:r>
          </w:p>
        </w:tc>
      </w:tr>
      <w:tr w:rsidR="00C12931" w:rsidRPr="00FF6AC4" w14:paraId="155B7AB8"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3BA4BB2"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F6ADD4" w14:textId="77777777" w:rsidR="00C12931" w:rsidRPr="00FF6AC4" w:rsidRDefault="00980B52">
            <w:pPr>
              <w:rPr>
                <w:rFonts w:cs="Arial"/>
              </w:rPr>
            </w:pPr>
            <w:r w:rsidRPr="00FF6AC4">
              <w:rPr>
                <w:rFonts w:cs="Arial"/>
                <w:b/>
              </w:rPr>
              <w:t>Aluno</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E776067" w14:textId="77777777" w:rsidR="00C12931" w:rsidRPr="00FF6AC4" w:rsidRDefault="00980B52">
            <w:pPr>
              <w:rPr>
                <w:rFonts w:cs="Arial"/>
              </w:rPr>
            </w:pPr>
            <w:r w:rsidRPr="00FF6AC4">
              <w:rPr>
                <w:rFonts w:cs="Arial"/>
                <w:b/>
              </w:rPr>
              <w:t>Sistema</w:t>
            </w:r>
            <w:r w:rsidRPr="00FF6AC4">
              <w:rPr>
                <w:rFonts w:cs="Arial"/>
              </w:rPr>
              <w:t>:</w:t>
            </w:r>
          </w:p>
          <w:p w14:paraId="04BA26B7" w14:textId="77777777" w:rsidR="00C12931" w:rsidRPr="00FF6AC4" w:rsidRDefault="00980B52">
            <w:pPr>
              <w:rPr>
                <w:rFonts w:cs="Arial"/>
              </w:rPr>
            </w:pPr>
            <w:r w:rsidRPr="00FF6AC4">
              <w:rPr>
                <w:rFonts w:cs="Arial"/>
              </w:rPr>
              <w:t>1. Caso ocorra algum erro, o sistema deve exibir todos os animais.</w:t>
            </w:r>
          </w:p>
          <w:p w14:paraId="746BDF0B" w14:textId="77777777" w:rsidR="00C12931" w:rsidRPr="00FF6AC4" w:rsidRDefault="00980B52">
            <w:pPr>
              <w:rPr>
                <w:rFonts w:cs="Arial"/>
              </w:rPr>
            </w:pPr>
            <w:r w:rsidRPr="00FF6AC4">
              <w:rPr>
                <w:rFonts w:cs="Arial"/>
              </w:rPr>
              <w:t xml:space="preserve">2.O campo espécie deve conter um </w:t>
            </w:r>
            <w:proofErr w:type="spellStart"/>
            <w:r w:rsidRPr="00FF6AC4">
              <w:rPr>
                <w:rFonts w:cs="Arial"/>
              </w:rPr>
              <w:t>check</w:t>
            </w:r>
            <w:proofErr w:type="spellEnd"/>
            <w:r w:rsidRPr="00FF6AC4">
              <w:rPr>
                <w:rFonts w:cs="Arial"/>
              </w:rPr>
              <w:t xml:space="preserve"> box para “gato” e um </w:t>
            </w:r>
            <w:proofErr w:type="spellStart"/>
            <w:r w:rsidRPr="00FF6AC4">
              <w:rPr>
                <w:rFonts w:cs="Arial"/>
              </w:rPr>
              <w:t>check</w:t>
            </w:r>
            <w:proofErr w:type="spellEnd"/>
            <w:r w:rsidRPr="00FF6AC4">
              <w:rPr>
                <w:rFonts w:cs="Arial"/>
              </w:rPr>
              <w:t xml:space="preserve"> box para “cachorro”.</w:t>
            </w:r>
          </w:p>
          <w:p w14:paraId="69589B69" w14:textId="77777777" w:rsidR="00C12931" w:rsidRPr="00FF6AC4" w:rsidRDefault="00980B52">
            <w:pPr>
              <w:rPr>
                <w:rFonts w:cs="Arial"/>
              </w:rPr>
            </w:pPr>
            <w:r w:rsidRPr="00FF6AC4">
              <w:rPr>
                <w:rFonts w:cs="Arial"/>
              </w:rPr>
              <w:t xml:space="preserve">3. O campo porte deve conter um </w:t>
            </w:r>
            <w:proofErr w:type="spellStart"/>
            <w:r w:rsidRPr="00FF6AC4">
              <w:rPr>
                <w:rFonts w:cs="Arial"/>
              </w:rPr>
              <w:t>check</w:t>
            </w:r>
            <w:proofErr w:type="spellEnd"/>
            <w:r w:rsidRPr="00FF6AC4">
              <w:rPr>
                <w:rFonts w:cs="Arial"/>
              </w:rPr>
              <w:t xml:space="preserve"> box para “P”, um para “M” e outro para “G”.</w:t>
            </w:r>
          </w:p>
          <w:p w14:paraId="074EF313" w14:textId="77777777" w:rsidR="00C12931" w:rsidRPr="00FF6AC4" w:rsidRDefault="00980B52">
            <w:pPr>
              <w:rPr>
                <w:rFonts w:cs="Arial"/>
              </w:rPr>
            </w:pPr>
            <w:r w:rsidRPr="00FF6AC4">
              <w:rPr>
                <w:rFonts w:cs="Arial"/>
              </w:rPr>
              <w:t xml:space="preserve">4. O campo status deve conter um </w:t>
            </w:r>
            <w:proofErr w:type="spellStart"/>
            <w:r w:rsidRPr="00FF6AC4">
              <w:rPr>
                <w:rFonts w:cs="Arial"/>
              </w:rPr>
              <w:t>check</w:t>
            </w:r>
            <w:proofErr w:type="spellEnd"/>
            <w:r w:rsidRPr="00FF6AC4">
              <w:rPr>
                <w:rFonts w:cs="Arial"/>
              </w:rPr>
              <w:t xml:space="preserve"> box para “não adotados” e outro para “adotados”.</w:t>
            </w:r>
          </w:p>
          <w:p w14:paraId="7ACFD0E7" w14:textId="77777777" w:rsidR="00C12931" w:rsidRPr="00FF6AC4" w:rsidRDefault="00980B52">
            <w:pPr>
              <w:rPr>
                <w:rFonts w:cs="Arial"/>
              </w:rPr>
            </w:pPr>
            <w:r w:rsidRPr="00FF6AC4">
              <w:rPr>
                <w:rFonts w:cs="Arial"/>
              </w:rPr>
              <w:t>5. O campo estado deve conter uma lista de seleção com os estados cadastrados.</w:t>
            </w:r>
          </w:p>
          <w:p w14:paraId="118E262E" w14:textId="77777777" w:rsidR="00C12931" w:rsidRPr="00FF6AC4" w:rsidRDefault="00980B52">
            <w:pPr>
              <w:rPr>
                <w:rFonts w:cs="Arial"/>
              </w:rPr>
            </w:pPr>
            <w:r w:rsidRPr="00FF6AC4">
              <w:rPr>
                <w:rFonts w:cs="Arial"/>
              </w:rPr>
              <w:t>6. O campo cidade deve conter uma lista de seleção com as cidades cadastradas de acordo com o estado selecionado.</w:t>
            </w:r>
          </w:p>
        </w:tc>
      </w:tr>
    </w:tbl>
    <w:p w14:paraId="717FADAC" w14:textId="77777777" w:rsidR="00C12931" w:rsidRPr="00FF6AC4" w:rsidRDefault="00C12931">
      <w:pPr>
        <w:spacing w:before="60" w:after="60"/>
        <w:ind w:left="578"/>
        <w:jc w:val="both"/>
        <w:rPr>
          <w:rFonts w:cs="Arial"/>
          <w:szCs w:val="22"/>
        </w:rPr>
      </w:pPr>
    </w:p>
    <w:p w14:paraId="4A368E9A" w14:textId="77777777" w:rsidR="00C12931" w:rsidRPr="00FF6AC4" w:rsidRDefault="00980B52">
      <w:pPr>
        <w:pStyle w:val="Ttulo5"/>
        <w:spacing w:after="120"/>
      </w:pPr>
      <w:bookmarkStart w:id="57" w:name="_Toc48256386"/>
      <w:r w:rsidRPr="00FF6AC4">
        <w:t>[RF042</w:t>
      </w:r>
      <w:proofErr w:type="gramStart"/>
      <w:r w:rsidRPr="00FF6AC4">
        <w:t>] Entrar</w:t>
      </w:r>
      <w:proofErr w:type="gramEnd"/>
      <w:r w:rsidRPr="00FF6AC4">
        <w:t xml:space="preserve"> em contato/ Visualizar as informações de contato de um usuário</w:t>
      </w:r>
      <w:bookmarkEnd w:id="57"/>
    </w:p>
    <w:tbl>
      <w:tblPr>
        <w:tblStyle w:val="a4"/>
        <w:tblW w:w="9075" w:type="dxa"/>
        <w:tblInd w:w="0" w:type="dxa"/>
        <w:tblLayout w:type="fixed"/>
        <w:tblLook w:val="0000" w:firstRow="0" w:lastRow="0" w:firstColumn="0" w:lastColumn="0" w:noHBand="0" w:noVBand="0"/>
      </w:tblPr>
      <w:tblGrid>
        <w:gridCol w:w="1726"/>
        <w:gridCol w:w="2721"/>
        <w:gridCol w:w="4628"/>
      </w:tblGrid>
      <w:tr w:rsidR="00C12931" w:rsidRPr="00FF6AC4" w14:paraId="525ED5B2"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A09922C" w14:textId="77777777" w:rsidR="00C12931" w:rsidRPr="00FF6AC4" w:rsidRDefault="00980B52">
            <w:pPr>
              <w:rPr>
                <w:rFonts w:cs="Arial"/>
                <w:color w:val="FFFFFF"/>
                <w:sz w:val="24"/>
                <w:szCs w:val="24"/>
              </w:rPr>
            </w:pPr>
            <w:r w:rsidRPr="00FF6AC4">
              <w:rPr>
                <w:rFonts w:cs="Arial"/>
                <w:b/>
                <w:color w:val="FFFFFF"/>
                <w:sz w:val="24"/>
                <w:szCs w:val="24"/>
              </w:rPr>
              <w:t>#42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C396EDC" w14:textId="77777777" w:rsidR="00C12931" w:rsidRPr="00FF6AC4" w:rsidRDefault="00980B52">
            <w:pPr>
              <w:rPr>
                <w:rFonts w:cs="Arial"/>
                <w:color w:val="FFFFFF"/>
                <w:sz w:val="24"/>
                <w:szCs w:val="24"/>
              </w:rPr>
            </w:pPr>
            <w:r w:rsidRPr="00FF6AC4">
              <w:rPr>
                <w:rFonts w:cs="Arial"/>
                <w:b/>
                <w:color w:val="FFFFFF"/>
                <w:sz w:val="24"/>
                <w:szCs w:val="24"/>
              </w:rPr>
              <w:t>Entrar em contato com algum usuário do sistema</w:t>
            </w:r>
          </w:p>
        </w:tc>
      </w:tr>
      <w:tr w:rsidR="00C12931" w:rsidRPr="00FF6AC4" w14:paraId="2D42C020"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38FD76"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4604BA4" w14:textId="77777777" w:rsidR="00C12931" w:rsidRPr="00FF6AC4" w:rsidRDefault="00980B52">
            <w:pPr>
              <w:rPr>
                <w:rFonts w:cs="Arial"/>
              </w:rPr>
            </w:pPr>
            <w:proofErr w:type="gramStart"/>
            <w:r w:rsidRPr="00FF6AC4">
              <w:rPr>
                <w:rFonts w:cs="Arial"/>
              </w:rPr>
              <w:t xml:space="preserve">(  </w:t>
            </w:r>
            <w:proofErr w:type="gramEnd"/>
            <w:r w:rsidRPr="00FF6AC4">
              <w:rPr>
                <w:rFonts w:cs="Arial"/>
              </w:rPr>
              <w:t xml:space="preserve"> )  Essencial                ( X ) Importante       (   ) Desejável</w:t>
            </w:r>
          </w:p>
        </w:tc>
      </w:tr>
      <w:tr w:rsidR="00C12931" w:rsidRPr="00FF6AC4" w14:paraId="2F526AF3"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4D154AD"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DAA74E0" w14:textId="77777777" w:rsidR="00C12931" w:rsidRPr="00FF6AC4" w:rsidRDefault="00980B52">
            <w:pPr>
              <w:rPr>
                <w:rFonts w:cs="Arial"/>
              </w:rPr>
            </w:pPr>
            <w:proofErr w:type="spellStart"/>
            <w:r w:rsidRPr="00FF6AC4">
              <w:rPr>
                <w:rFonts w:cs="Arial"/>
              </w:rPr>
              <w:t>SisAdmin</w:t>
            </w:r>
            <w:proofErr w:type="spellEnd"/>
            <w:r w:rsidRPr="00FF6AC4">
              <w:rPr>
                <w:rFonts w:cs="Arial"/>
              </w:rPr>
              <w:t>, Friend, Colaborador, Parceiro.</w:t>
            </w:r>
          </w:p>
        </w:tc>
      </w:tr>
      <w:tr w:rsidR="00C12931" w:rsidRPr="00FF6AC4" w14:paraId="24BA5D8A"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DDC140"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14B66FA" w14:textId="77777777" w:rsidR="00C12931" w:rsidRPr="00FF6AC4" w:rsidRDefault="00980B52">
            <w:pPr>
              <w:rPr>
                <w:rFonts w:cs="Arial"/>
              </w:rPr>
            </w:pPr>
            <w:r w:rsidRPr="00FF6AC4">
              <w:rPr>
                <w:rFonts w:cs="Arial"/>
              </w:rPr>
              <w:t>Um usuário deseja entrar em contato com outro usuário, deve acessar o menu friends, localizar o usuário desejado e clicar sobre o ícone de contato exibido na última coluna da tabela.</w:t>
            </w:r>
          </w:p>
        </w:tc>
      </w:tr>
      <w:tr w:rsidR="00C12931" w:rsidRPr="00FF6AC4" w14:paraId="679769DB"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CA32D02"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B027035" w14:textId="77777777" w:rsidR="00C12931" w:rsidRPr="00FF6AC4" w:rsidRDefault="00980B52">
            <w:pPr>
              <w:rPr>
                <w:rFonts w:cs="Arial"/>
              </w:rPr>
            </w:pPr>
            <w:r w:rsidRPr="00FF6AC4">
              <w:rPr>
                <w:rFonts w:cs="Arial"/>
              </w:rPr>
              <w:t xml:space="preserve">O usuário precisa estar logado e acessar a tela </w:t>
            </w:r>
            <w:proofErr w:type="spellStart"/>
            <w:r w:rsidRPr="00FF6AC4">
              <w:rPr>
                <w:rFonts w:cs="Arial"/>
              </w:rPr>
              <w:t>doador_info</w:t>
            </w:r>
            <w:proofErr w:type="spellEnd"/>
            <w:r w:rsidRPr="00FF6AC4">
              <w:rPr>
                <w:rFonts w:cs="Arial"/>
              </w:rPr>
              <w:t>.</w:t>
            </w:r>
          </w:p>
        </w:tc>
      </w:tr>
      <w:tr w:rsidR="00C12931" w:rsidRPr="00FF6AC4" w14:paraId="5285546F"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6C4F723"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D49C7DE" w14:textId="77777777" w:rsidR="00C12931" w:rsidRPr="00FF6AC4" w:rsidRDefault="00980B52">
            <w:pPr>
              <w:rPr>
                <w:rFonts w:cs="Arial"/>
              </w:rPr>
            </w:pPr>
            <w:r w:rsidRPr="00FF6AC4">
              <w:rPr>
                <w:rFonts w:cs="Arial"/>
              </w:rPr>
              <w:t>O sistema deverá exibir os dados de contato juntamente com uma caixa de texto seguida de um botão enviar para confirmar o envio de uma mensagem.</w:t>
            </w:r>
          </w:p>
        </w:tc>
      </w:tr>
      <w:tr w:rsidR="00C12931" w:rsidRPr="00FF6AC4" w14:paraId="5C74EA10"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04F66C"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96E6DBE"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friends, </w:t>
            </w:r>
            <w:proofErr w:type="spellStart"/>
            <w:r w:rsidRPr="00FF6AC4">
              <w:rPr>
                <w:rFonts w:cs="Arial"/>
                <w:b/>
              </w:rPr>
              <w:t>doador_info</w:t>
            </w:r>
            <w:proofErr w:type="spellEnd"/>
            <w:r w:rsidRPr="00FF6AC4">
              <w:rPr>
                <w:rFonts w:cs="Arial"/>
                <w:b/>
              </w:rPr>
              <w:t>.</w:t>
            </w:r>
          </w:p>
        </w:tc>
      </w:tr>
      <w:tr w:rsidR="00C12931" w:rsidRPr="00FF6AC4" w14:paraId="6CE15AA5"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C445210"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40CF905" w14:textId="77777777" w:rsidR="00C12931" w:rsidRPr="00FF6AC4" w:rsidRDefault="00980B52">
            <w:pPr>
              <w:spacing w:before="60" w:after="60"/>
              <w:jc w:val="both"/>
              <w:rPr>
                <w:rFonts w:cs="Arial"/>
                <w:szCs w:val="22"/>
              </w:rPr>
            </w:pPr>
            <w:r w:rsidRPr="00FF6AC4">
              <w:rPr>
                <w:rFonts w:cs="Arial"/>
                <w:b/>
                <w:szCs w:val="22"/>
              </w:rPr>
              <w:t>Entidade Friend:</w:t>
            </w:r>
          </w:p>
          <w:p w14:paraId="70B9FA0C" w14:textId="77777777" w:rsidR="00C12931" w:rsidRPr="00FF6AC4" w:rsidRDefault="00980B52">
            <w:pPr>
              <w:spacing w:before="60" w:after="60"/>
              <w:ind w:left="261"/>
              <w:jc w:val="both"/>
              <w:rPr>
                <w:rFonts w:cs="Arial"/>
                <w:szCs w:val="22"/>
              </w:rPr>
            </w:pPr>
            <w:r w:rsidRPr="00FF6AC4">
              <w:rPr>
                <w:rFonts w:cs="Arial"/>
                <w:szCs w:val="22"/>
              </w:rPr>
              <w:t>Nome: exibido como título;</w:t>
            </w:r>
          </w:p>
          <w:p w14:paraId="29BA9845" w14:textId="77777777" w:rsidR="00C12931" w:rsidRPr="00FF6AC4" w:rsidRDefault="00980B52">
            <w:pPr>
              <w:spacing w:before="60" w:after="60"/>
              <w:ind w:left="261"/>
              <w:jc w:val="both"/>
              <w:rPr>
                <w:rFonts w:cs="Arial"/>
                <w:szCs w:val="22"/>
              </w:rPr>
            </w:pPr>
            <w:r w:rsidRPr="00FF6AC4">
              <w:rPr>
                <w:rFonts w:cs="Arial"/>
                <w:szCs w:val="22"/>
              </w:rPr>
              <w:t>Telefone: exibe o número de telefone cadastrado no sistema;</w:t>
            </w:r>
          </w:p>
          <w:p w14:paraId="767056EB" w14:textId="77777777" w:rsidR="00C12931" w:rsidRPr="00FF6AC4" w:rsidRDefault="00980B52">
            <w:pPr>
              <w:spacing w:before="60" w:after="60"/>
              <w:ind w:left="261"/>
              <w:jc w:val="both"/>
              <w:rPr>
                <w:rFonts w:cs="Arial"/>
                <w:szCs w:val="22"/>
              </w:rPr>
            </w:pPr>
            <w:r w:rsidRPr="00FF6AC4">
              <w:rPr>
                <w:rFonts w:cs="Arial"/>
                <w:szCs w:val="22"/>
              </w:rPr>
              <w:lastRenderedPageBreak/>
              <w:t>E-mail: exibe o e-mail cadastrado no sistema;</w:t>
            </w:r>
          </w:p>
          <w:p w14:paraId="4EC37CFE" w14:textId="77777777" w:rsidR="00C12931" w:rsidRPr="00FF6AC4" w:rsidRDefault="00980B52">
            <w:pPr>
              <w:spacing w:before="60" w:after="60"/>
              <w:ind w:left="261"/>
              <w:jc w:val="both"/>
              <w:rPr>
                <w:rFonts w:cs="Arial"/>
                <w:szCs w:val="22"/>
              </w:rPr>
            </w:pPr>
            <w:r w:rsidRPr="00FF6AC4">
              <w:rPr>
                <w:rFonts w:cs="Arial"/>
                <w:szCs w:val="22"/>
              </w:rPr>
              <w:t>Estado: exibe o estado cadastrado no sistema;</w:t>
            </w:r>
          </w:p>
          <w:p w14:paraId="3C9EED6C" w14:textId="77777777" w:rsidR="00C12931" w:rsidRPr="00FF6AC4" w:rsidRDefault="00980B52">
            <w:pPr>
              <w:spacing w:before="60" w:after="60"/>
              <w:ind w:left="261"/>
              <w:jc w:val="both"/>
              <w:rPr>
                <w:rFonts w:cs="Arial"/>
                <w:szCs w:val="22"/>
              </w:rPr>
            </w:pPr>
            <w:r w:rsidRPr="00FF6AC4">
              <w:rPr>
                <w:rFonts w:cs="Arial"/>
                <w:szCs w:val="22"/>
              </w:rPr>
              <w:t>Mensagem: Deve ser uma caixa de texto com até 300 caracteres incluindo os espaços;</w:t>
            </w:r>
          </w:p>
          <w:p w14:paraId="38071736" w14:textId="77777777" w:rsidR="00C12931" w:rsidRPr="00FF6AC4" w:rsidRDefault="00980B52">
            <w:pPr>
              <w:spacing w:before="60" w:after="60"/>
              <w:ind w:left="261"/>
              <w:jc w:val="both"/>
              <w:rPr>
                <w:rFonts w:cs="Arial"/>
                <w:szCs w:val="22"/>
              </w:rPr>
            </w:pPr>
            <w:r w:rsidRPr="00FF6AC4">
              <w:rPr>
                <w:rFonts w:cs="Arial"/>
                <w:szCs w:val="22"/>
              </w:rPr>
              <w:t>Botão Enviar: envia a mensagem para o usuário;</w:t>
            </w:r>
          </w:p>
          <w:p w14:paraId="03123755" w14:textId="77777777" w:rsidR="00C12931" w:rsidRPr="00FF6AC4" w:rsidRDefault="00C12931">
            <w:pPr>
              <w:rPr>
                <w:rFonts w:cs="Arial"/>
              </w:rPr>
            </w:pPr>
          </w:p>
        </w:tc>
      </w:tr>
      <w:tr w:rsidR="00C12931" w:rsidRPr="00FF6AC4" w14:paraId="0E8051D9"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C5F5093"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FA2DFB6"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p w14:paraId="766D0774" w14:textId="77777777" w:rsidR="00C12931" w:rsidRPr="00FF6AC4" w:rsidRDefault="00980B52">
            <w:pPr>
              <w:rPr>
                <w:rFonts w:cs="Arial"/>
              </w:rPr>
            </w:pPr>
            <w:r w:rsidRPr="00FF6AC4">
              <w:rPr>
                <w:rFonts w:cs="Arial"/>
              </w:rPr>
              <w:t>1. Realiza o login no sistema.</w:t>
            </w:r>
          </w:p>
          <w:p w14:paraId="4FC3F223" w14:textId="77777777" w:rsidR="00C12931" w:rsidRPr="00FF6AC4" w:rsidRDefault="00C12931">
            <w:pPr>
              <w:rPr>
                <w:rFonts w:cs="Arial"/>
              </w:rPr>
            </w:pPr>
          </w:p>
          <w:p w14:paraId="2B2D1271" w14:textId="77777777" w:rsidR="00C12931" w:rsidRPr="00FF6AC4" w:rsidRDefault="00980B52">
            <w:pPr>
              <w:rPr>
                <w:rFonts w:cs="Arial"/>
              </w:rPr>
            </w:pPr>
            <w:r w:rsidRPr="00FF6AC4">
              <w:rPr>
                <w:rFonts w:cs="Arial"/>
              </w:rPr>
              <w:t>2. Seleciona a o menu friends.</w:t>
            </w:r>
          </w:p>
          <w:p w14:paraId="7B2937D6" w14:textId="77777777" w:rsidR="00C12931" w:rsidRPr="00FF6AC4" w:rsidRDefault="00C12931">
            <w:pPr>
              <w:rPr>
                <w:rFonts w:cs="Arial"/>
              </w:rPr>
            </w:pPr>
          </w:p>
          <w:p w14:paraId="7750152F" w14:textId="77777777" w:rsidR="00C12931" w:rsidRPr="00FF6AC4" w:rsidRDefault="00980B52">
            <w:pPr>
              <w:rPr>
                <w:rFonts w:cs="Arial"/>
              </w:rPr>
            </w:pPr>
            <w:r w:rsidRPr="00FF6AC4">
              <w:rPr>
                <w:rFonts w:cs="Arial"/>
              </w:rPr>
              <w:t>4. Seleciona o friend q deseja entrar em contato.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649A36F" w14:textId="77777777" w:rsidR="00C12931" w:rsidRPr="00FF6AC4" w:rsidRDefault="00980B52">
            <w:pPr>
              <w:rPr>
                <w:rFonts w:cs="Arial"/>
              </w:rPr>
            </w:pPr>
            <w:r w:rsidRPr="00FF6AC4">
              <w:rPr>
                <w:rFonts w:cs="Arial"/>
                <w:b/>
              </w:rPr>
              <w:t>Sistema</w:t>
            </w:r>
            <w:r w:rsidRPr="00FF6AC4">
              <w:rPr>
                <w:rFonts w:cs="Arial"/>
              </w:rPr>
              <w:t>:</w:t>
            </w:r>
          </w:p>
          <w:p w14:paraId="620FC0CC" w14:textId="77777777" w:rsidR="00C12931" w:rsidRPr="00FF6AC4" w:rsidRDefault="00C12931">
            <w:pPr>
              <w:rPr>
                <w:rFonts w:cs="Arial"/>
              </w:rPr>
            </w:pPr>
          </w:p>
          <w:p w14:paraId="11644C65" w14:textId="77777777" w:rsidR="00C12931" w:rsidRPr="00FF6AC4" w:rsidRDefault="00C12931">
            <w:pPr>
              <w:rPr>
                <w:rFonts w:cs="Arial"/>
              </w:rPr>
            </w:pPr>
          </w:p>
          <w:p w14:paraId="4FD382F3" w14:textId="77777777" w:rsidR="00C12931" w:rsidRPr="00FF6AC4" w:rsidRDefault="00980B52">
            <w:pPr>
              <w:rPr>
                <w:rFonts w:cs="Arial"/>
              </w:rPr>
            </w:pPr>
            <w:r w:rsidRPr="00FF6AC4">
              <w:rPr>
                <w:rFonts w:cs="Arial"/>
              </w:rPr>
              <w:t>3. Apresenta os friends cadastrados no sistema.</w:t>
            </w:r>
          </w:p>
          <w:p w14:paraId="00539054" w14:textId="77777777" w:rsidR="00C12931" w:rsidRPr="00FF6AC4" w:rsidRDefault="00C12931">
            <w:pPr>
              <w:rPr>
                <w:rFonts w:cs="Arial"/>
              </w:rPr>
            </w:pPr>
          </w:p>
          <w:p w14:paraId="20D49725" w14:textId="77777777" w:rsidR="00C12931" w:rsidRPr="00FF6AC4" w:rsidRDefault="00C12931">
            <w:pPr>
              <w:rPr>
                <w:rFonts w:cs="Arial"/>
              </w:rPr>
            </w:pPr>
          </w:p>
          <w:p w14:paraId="16B73BDD" w14:textId="77777777" w:rsidR="00C12931" w:rsidRPr="00FF6AC4" w:rsidRDefault="00980B52">
            <w:pPr>
              <w:rPr>
                <w:rFonts w:cs="Arial"/>
              </w:rPr>
            </w:pPr>
            <w:r w:rsidRPr="00FF6AC4">
              <w:rPr>
                <w:rFonts w:cs="Arial"/>
              </w:rPr>
              <w:t>5. Sistema confirma exibindo o perfil do usuário.</w:t>
            </w:r>
          </w:p>
        </w:tc>
      </w:tr>
      <w:tr w:rsidR="00C12931" w:rsidRPr="00FF6AC4" w14:paraId="760E3EB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BD0AD06"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F8AAC0D"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F745B7" w14:textId="77777777" w:rsidR="00C12931" w:rsidRPr="00FF6AC4" w:rsidRDefault="00980B52">
            <w:pPr>
              <w:rPr>
                <w:rFonts w:cs="Arial"/>
              </w:rPr>
            </w:pPr>
            <w:r w:rsidRPr="00FF6AC4">
              <w:rPr>
                <w:rFonts w:cs="Arial"/>
                <w:b/>
              </w:rPr>
              <w:t>Sistema</w:t>
            </w:r>
            <w:r w:rsidRPr="00FF6AC4">
              <w:rPr>
                <w:rFonts w:cs="Arial"/>
              </w:rPr>
              <w:t>:</w:t>
            </w:r>
          </w:p>
          <w:p w14:paraId="3A3A52E6" w14:textId="77777777" w:rsidR="00C12931" w:rsidRPr="00FF6AC4" w:rsidRDefault="00980B52">
            <w:pPr>
              <w:rPr>
                <w:rFonts w:cs="Arial"/>
              </w:rPr>
            </w:pPr>
            <w:r w:rsidRPr="00FF6AC4">
              <w:rPr>
                <w:rFonts w:cs="Arial"/>
              </w:rPr>
              <w:t>1. Caso o usuário não possua telefone cadastrado o sistema deve exibir “telefone indisponível” no campo Telefone;</w:t>
            </w:r>
          </w:p>
          <w:p w14:paraId="6A8B1E17" w14:textId="77777777" w:rsidR="00C12931" w:rsidRPr="00FF6AC4" w:rsidRDefault="00980B52">
            <w:pPr>
              <w:rPr>
                <w:rFonts w:cs="Arial"/>
              </w:rPr>
            </w:pPr>
            <w:r w:rsidRPr="00FF6AC4">
              <w:rPr>
                <w:rFonts w:cs="Arial"/>
              </w:rPr>
              <w:t>2. Caso ocorra algum erro durante o envio o sistema exibe uma mensagem de erro no campo texto.</w:t>
            </w:r>
          </w:p>
        </w:tc>
      </w:tr>
    </w:tbl>
    <w:p w14:paraId="1B88843E" w14:textId="77777777" w:rsidR="00C12931" w:rsidRPr="00FF6AC4" w:rsidRDefault="00C12931">
      <w:pPr>
        <w:spacing w:before="60" w:after="60"/>
        <w:ind w:left="578"/>
        <w:jc w:val="both"/>
        <w:rPr>
          <w:rFonts w:cs="Arial"/>
          <w:szCs w:val="22"/>
        </w:rPr>
      </w:pPr>
    </w:p>
    <w:p w14:paraId="5F45F3F2" w14:textId="77777777" w:rsidR="00C12931" w:rsidRPr="00FF6AC4" w:rsidRDefault="00980B52">
      <w:pPr>
        <w:pStyle w:val="Ttulo5"/>
        <w:spacing w:after="120"/>
      </w:pPr>
      <w:bookmarkStart w:id="58" w:name="_Toc48256387"/>
      <w:r w:rsidRPr="00FF6AC4">
        <w:t>[RF043</w:t>
      </w:r>
      <w:proofErr w:type="gramStart"/>
      <w:r w:rsidRPr="00FF6AC4">
        <w:t>] Banir</w:t>
      </w:r>
      <w:proofErr w:type="gramEnd"/>
      <w:r w:rsidRPr="00FF6AC4">
        <w:t xml:space="preserve"> usuário/ Excluir e impedir um novo cadastro de usuário</w:t>
      </w:r>
      <w:bookmarkEnd w:id="58"/>
    </w:p>
    <w:tbl>
      <w:tblPr>
        <w:tblStyle w:val="a5"/>
        <w:tblW w:w="9075" w:type="dxa"/>
        <w:tblInd w:w="0" w:type="dxa"/>
        <w:tblLayout w:type="fixed"/>
        <w:tblLook w:val="0000" w:firstRow="0" w:lastRow="0" w:firstColumn="0" w:lastColumn="0" w:noHBand="0" w:noVBand="0"/>
      </w:tblPr>
      <w:tblGrid>
        <w:gridCol w:w="1726"/>
        <w:gridCol w:w="2721"/>
        <w:gridCol w:w="4628"/>
      </w:tblGrid>
      <w:tr w:rsidR="00C12931" w:rsidRPr="00FF6AC4" w14:paraId="235B1AE0"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19AC7850" w14:textId="77777777" w:rsidR="00C12931" w:rsidRPr="00FF6AC4" w:rsidRDefault="00980B52">
            <w:pPr>
              <w:rPr>
                <w:rFonts w:cs="Arial"/>
                <w:color w:val="FFFFFF"/>
                <w:sz w:val="24"/>
                <w:szCs w:val="24"/>
              </w:rPr>
            </w:pPr>
            <w:r w:rsidRPr="00FF6AC4">
              <w:rPr>
                <w:rFonts w:cs="Arial"/>
                <w:b/>
                <w:color w:val="FFFFFF"/>
                <w:sz w:val="24"/>
                <w:szCs w:val="24"/>
              </w:rPr>
              <w:t>#43</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8905009" w14:textId="77777777" w:rsidR="00C12931" w:rsidRPr="00FF6AC4" w:rsidRDefault="00980B52">
            <w:pPr>
              <w:rPr>
                <w:rFonts w:cs="Arial"/>
                <w:color w:val="FFFFFF"/>
                <w:sz w:val="24"/>
                <w:szCs w:val="24"/>
              </w:rPr>
            </w:pPr>
            <w:r w:rsidRPr="00FF6AC4">
              <w:rPr>
                <w:rFonts w:cs="Arial"/>
                <w:b/>
                <w:color w:val="FFFFFF"/>
                <w:sz w:val="24"/>
                <w:szCs w:val="24"/>
              </w:rPr>
              <w:t>Banir um usuário do sistema.</w:t>
            </w:r>
          </w:p>
        </w:tc>
      </w:tr>
      <w:tr w:rsidR="00C12931" w:rsidRPr="00FF6AC4" w14:paraId="08632E44"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922C04A"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37CA92" w14:textId="77777777" w:rsidR="00C12931" w:rsidRPr="00FF6AC4" w:rsidRDefault="00980B52">
            <w:pPr>
              <w:rPr>
                <w:rFonts w:cs="Arial"/>
              </w:rPr>
            </w:pPr>
            <w:proofErr w:type="gramStart"/>
            <w:r w:rsidRPr="00FF6AC4">
              <w:rPr>
                <w:rFonts w:cs="Arial"/>
              </w:rPr>
              <w:t xml:space="preserve">(  </w:t>
            </w:r>
            <w:proofErr w:type="gramEnd"/>
            <w:r w:rsidRPr="00FF6AC4">
              <w:rPr>
                <w:rFonts w:cs="Arial"/>
              </w:rPr>
              <w:t xml:space="preserve"> )  Essencial                (   ) Importante       ( X ) Desejável</w:t>
            </w:r>
          </w:p>
        </w:tc>
      </w:tr>
      <w:tr w:rsidR="00C12931" w:rsidRPr="00FF6AC4" w14:paraId="45484309"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FF29768"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8A74D2A" w14:textId="77777777" w:rsidR="00C12931" w:rsidRPr="00FF6AC4" w:rsidRDefault="00980B52">
            <w:pPr>
              <w:rPr>
                <w:rFonts w:cs="Arial"/>
              </w:rPr>
            </w:pPr>
            <w:proofErr w:type="spellStart"/>
            <w:r w:rsidRPr="00FF6AC4">
              <w:rPr>
                <w:rFonts w:cs="Arial"/>
              </w:rPr>
              <w:t>SisAdmin</w:t>
            </w:r>
            <w:proofErr w:type="spellEnd"/>
            <w:r w:rsidRPr="00FF6AC4">
              <w:rPr>
                <w:rFonts w:cs="Arial"/>
              </w:rPr>
              <w:t>.</w:t>
            </w:r>
          </w:p>
        </w:tc>
      </w:tr>
      <w:tr w:rsidR="00C12931" w:rsidRPr="00FF6AC4" w14:paraId="5CAACE0D"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0409700"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ED8F99" w14:textId="77777777" w:rsidR="00C12931" w:rsidRPr="00FF6AC4" w:rsidRDefault="00980B52">
            <w:pPr>
              <w:rPr>
                <w:rFonts w:cs="Arial"/>
              </w:rPr>
            </w:pPr>
            <w:r w:rsidRPr="00FF6AC4">
              <w:rPr>
                <w:rFonts w:cs="Arial"/>
              </w:rPr>
              <w:t xml:space="preserve">Um </w:t>
            </w:r>
            <w:proofErr w:type="spellStart"/>
            <w:r w:rsidRPr="00FF6AC4">
              <w:rPr>
                <w:rFonts w:cs="Arial"/>
              </w:rPr>
              <w:t>SisAdmin</w:t>
            </w:r>
            <w:proofErr w:type="spellEnd"/>
            <w:r w:rsidRPr="00FF6AC4">
              <w:rPr>
                <w:rFonts w:cs="Arial"/>
              </w:rPr>
              <w:t xml:space="preserve"> que deseja banir um usuário deve acessar o perfil do usuário através do menu friends, e selecionar a opção “banir”.</w:t>
            </w:r>
          </w:p>
        </w:tc>
      </w:tr>
      <w:tr w:rsidR="00C12931" w:rsidRPr="00FF6AC4" w14:paraId="5314BFD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FAFBF6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44EEE32" w14:textId="77777777" w:rsidR="00C12931" w:rsidRPr="00FF6AC4" w:rsidRDefault="00980B52">
            <w:pPr>
              <w:rPr>
                <w:rFonts w:cs="Arial"/>
              </w:rPr>
            </w:pPr>
            <w:r w:rsidRPr="00FF6AC4">
              <w:rPr>
                <w:rFonts w:cs="Arial"/>
              </w:rPr>
              <w:t xml:space="preserve">O </w:t>
            </w:r>
            <w:proofErr w:type="spellStart"/>
            <w:r w:rsidRPr="00FF6AC4">
              <w:rPr>
                <w:rFonts w:cs="Arial"/>
              </w:rPr>
              <w:t>SisAdmin</w:t>
            </w:r>
            <w:proofErr w:type="spellEnd"/>
            <w:r w:rsidRPr="00FF6AC4">
              <w:rPr>
                <w:rFonts w:cs="Arial"/>
              </w:rPr>
              <w:t xml:space="preserve"> precisa estar logado no sistema para executar tal ação.</w:t>
            </w:r>
          </w:p>
        </w:tc>
      </w:tr>
      <w:tr w:rsidR="00C12931" w:rsidRPr="00FF6AC4" w14:paraId="1E01D34D"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E10867A"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B03DB53" w14:textId="2CE25168" w:rsidR="00C12931" w:rsidRPr="00FF6AC4" w:rsidRDefault="00980B52">
            <w:pPr>
              <w:rPr>
                <w:rFonts w:cs="Arial"/>
              </w:rPr>
            </w:pPr>
            <w:r w:rsidRPr="00FF6AC4">
              <w:rPr>
                <w:rFonts w:cs="Arial"/>
              </w:rPr>
              <w:t xml:space="preserve">O sistema deverá excluir todos os dados do usuário e adicionar à lista de </w:t>
            </w:r>
            <w:r w:rsidR="000C1CA3" w:rsidRPr="00FF6AC4">
              <w:rPr>
                <w:rFonts w:cs="Arial"/>
              </w:rPr>
              <w:t>rejeição.</w:t>
            </w:r>
          </w:p>
        </w:tc>
      </w:tr>
      <w:tr w:rsidR="00C12931" w:rsidRPr="00FF6AC4" w14:paraId="246F1927"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13E3C6"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116029D"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friends, </w:t>
            </w:r>
            <w:proofErr w:type="spellStart"/>
            <w:r w:rsidRPr="00FF6AC4">
              <w:rPr>
                <w:rFonts w:cs="Arial"/>
                <w:b/>
              </w:rPr>
              <w:t>doador_info</w:t>
            </w:r>
            <w:proofErr w:type="spellEnd"/>
            <w:r w:rsidRPr="00FF6AC4">
              <w:rPr>
                <w:rFonts w:cs="Arial"/>
                <w:b/>
              </w:rPr>
              <w:t>.</w:t>
            </w:r>
          </w:p>
        </w:tc>
      </w:tr>
      <w:tr w:rsidR="00C12931" w:rsidRPr="00FF6AC4" w14:paraId="4666062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24B805"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CB48343" w14:textId="77777777" w:rsidR="00C12931" w:rsidRPr="00FF6AC4" w:rsidRDefault="00980B52">
            <w:pPr>
              <w:spacing w:before="60" w:after="60"/>
              <w:jc w:val="both"/>
              <w:rPr>
                <w:rFonts w:cs="Arial"/>
                <w:szCs w:val="22"/>
              </w:rPr>
            </w:pPr>
            <w:r w:rsidRPr="00FF6AC4">
              <w:rPr>
                <w:rFonts w:cs="Arial"/>
                <w:b/>
                <w:szCs w:val="22"/>
              </w:rPr>
              <w:t>Entidade Friend:</w:t>
            </w:r>
          </w:p>
          <w:p w14:paraId="341C8D50" w14:textId="77777777" w:rsidR="00C12931" w:rsidRPr="00FF6AC4" w:rsidRDefault="00980B52">
            <w:pPr>
              <w:spacing w:before="60" w:after="60"/>
              <w:ind w:left="261"/>
              <w:jc w:val="both"/>
              <w:rPr>
                <w:rFonts w:cs="Arial"/>
              </w:rPr>
            </w:pPr>
            <w:r w:rsidRPr="00FF6AC4">
              <w:rPr>
                <w:rFonts w:cs="Arial"/>
                <w:szCs w:val="22"/>
              </w:rPr>
              <w:t>Botão Banir;</w:t>
            </w:r>
          </w:p>
        </w:tc>
      </w:tr>
      <w:tr w:rsidR="00C12931" w:rsidRPr="00FF6AC4" w14:paraId="664D8D42"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3073367"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64BCE75"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p w14:paraId="353C48C1" w14:textId="77777777" w:rsidR="00C12931" w:rsidRPr="00FF6AC4" w:rsidRDefault="00980B52">
            <w:pPr>
              <w:rPr>
                <w:rFonts w:cs="Arial"/>
              </w:rPr>
            </w:pPr>
            <w:r w:rsidRPr="00FF6AC4">
              <w:rPr>
                <w:rFonts w:cs="Arial"/>
              </w:rPr>
              <w:t>1. Realiza o login no sistema.</w:t>
            </w:r>
          </w:p>
          <w:p w14:paraId="64BFDD51" w14:textId="77777777" w:rsidR="00C12931" w:rsidRPr="00FF6AC4" w:rsidRDefault="00C12931">
            <w:pPr>
              <w:rPr>
                <w:rFonts w:cs="Arial"/>
              </w:rPr>
            </w:pPr>
          </w:p>
          <w:p w14:paraId="2F9A5806" w14:textId="77777777" w:rsidR="00C12931" w:rsidRPr="00FF6AC4" w:rsidRDefault="00980B52">
            <w:pPr>
              <w:rPr>
                <w:rFonts w:cs="Arial"/>
              </w:rPr>
            </w:pPr>
            <w:r w:rsidRPr="00FF6AC4">
              <w:rPr>
                <w:rFonts w:cs="Arial"/>
              </w:rPr>
              <w:t>2. Seleciona o menu friends.</w:t>
            </w:r>
          </w:p>
          <w:p w14:paraId="4F2FB1B9" w14:textId="77777777" w:rsidR="00C12931" w:rsidRPr="00FF6AC4" w:rsidRDefault="00C12931">
            <w:pPr>
              <w:rPr>
                <w:rFonts w:cs="Arial"/>
              </w:rPr>
            </w:pPr>
          </w:p>
          <w:p w14:paraId="73C1F459" w14:textId="77777777" w:rsidR="00C12931" w:rsidRPr="00FF6AC4" w:rsidRDefault="00980B52">
            <w:pPr>
              <w:rPr>
                <w:rFonts w:cs="Arial"/>
              </w:rPr>
            </w:pPr>
            <w:r w:rsidRPr="00FF6AC4">
              <w:rPr>
                <w:rFonts w:cs="Arial"/>
              </w:rPr>
              <w:t>4. Seleciona o friend desejado.</w:t>
            </w:r>
          </w:p>
          <w:p w14:paraId="72C7FAFB" w14:textId="77777777" w:rsidR="00C12931" w:rsidRPr="00FF6AC4" w:rsidRDefault="00C12931">
            <w:pPr>
              <w:rPr>
                <w:rFonts w:cs="Arial"/>
              </w:rPr>
            </w:pPr>
          </w:p>
          <w:p w14:paraId="7CF46ABD" w14:textId="77777777" w:rsidR="00C12931" w:rsidRPr="00FF6AC4" w:rsidRDefault="00980B52">
            <w:pPr>
              <w:rPr>
                <w:rFonts w:cs="Arial"/>
              </w:rPr>
            </w:pPr>
            <w:r w:rsidRPr="00FF6AC4">
              <w:rPr>
                <w:rFonts w:cs="Arial"/>
              </w:rPr>
              <w:t>6. Seleciona a opção banir.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AFC2BB" w14:textId="77777777" w:rsidR="00C12931" w:rsidRPr="00FF6AC4" w:rsidRDefault="00980B52">
            <w:pPr>
              <w:rPr>
                <w:rFonts w:cs="Arial"/>
              </w:rPr>
            </w:pPr>
            <w:r w:rsidRPr="00FF6AC4">
              <w:rPr>
                <w:rFonts w:cs="Arial"/>
                <w:b/>
              </w:rPr>
              <w:t>Sistema</w:t>
            </w:r>
            <w:r w:rsidRPr="00FF6AC4">
              <w:rPr>
                <w:rFonts w:cs="Arial"/>
              </w:rPr>
              <w:t>:</w:t>
            </w:r>
          </w:p>
          <w:p w14:paraId="3CCE5354" w14:textId="77777777" w:rsidR="00C12931" w:rsidRPr="00FF6AC4" w:rsidRDefault="00C12931">
            <w:pPr>
              <w:rPr>
                <w:rFonts w:cs="Arial"/>
              </w:rPr>
            </w:pPr>
          </w:p>
          <w:p w14:paraId="525F9DB9" w14:textId="77777777" w:rsidR="00C12931" w:rsidRPr="00FF6AC4" w:rsidRDefault="00C12931">
            <w:pPr>
              <w:rPr>
                <w:rFonts w:cs="Arial"/>
              </w:rPr>
            </w:pPr>
          </w:p>
          <w:p w14:paraId="3932A4BD" w14:textId="702296DE" w:rsidR="00C12931" w:rsidRPr="00FF6AC4" w:rsidRDefault="00980B52">
            <w:pPr>
              <w:rPr>
                <w:rFonts w:cs="Arial"/>
              </w:rPr>
            </w:pPr>
            <w:r w:rsidRPr="00FF6AC4">
              <w:rPr>
                <w:rFonts w:cs="Arial"/>
              </w:rPr>
              <w:t>3. Apresenta uma tabela com os friends cadastrados no sistema.</w:t>
            </w:r>
          </w:p>
          <w:p w14:paraId="66E6BB07" w14:textId="77777777" w:rsidR="00C12931" w:rsidRPr="00FF6AC4" w:rsidRDefault="00C12931">
            <w:pPr>
              <w:rPr>
                <w:rFonts w:cs="Arial"/>
              </w:rPr>
            </w:pPr>
          </w:p>
          <w:p w14:paraId="3CA1E99D" w14:textId="77777777" w:rsidR="00C12931" w:rsidRPr="00FF6AC4" w:rsidRDefault="00980B52">
            <w:pPr>
              <w:rPr>
                <w:rFonts w:cs="Arial"/>
              </w:rPr>
            </w:pPr>
            <w:r w:rsidRPr="00FF6AC4">
              <w:rPr>
                <w:rFonts w:cs="Arial"/>
              </w:rPr>
              <w:t>5. Apresenta o perfil do usuário escolhido.</w:t>
            </w:r>
          </w:p>
          <w:p w14:paraId="2A8BFF5B" w14:textId="77777777" w:rsidR="00C12931" w:rsidRPr="00FF6AC4" w:rsidRDefault="00C12931">
            <w:pPr>
              <w:rPr>
                <w:rFonts w:cs="Arial"/>
              </w:rPr>
            </w:pPr>
          </w:p>
          <w:p w14:paraId="57D01F4C" w14:textId="77777777" w:rsidR="00C12931" w:rsidRPr="00FF6AC4" w:rsidRDefault="00980B52">
            <w:pPr>
              <w:rPr>
                <w:rFonts w:cs="Arial"/>
              </w:rPr>
            </w:pPr>
            <w:r w:rsidRPr="00FF6AC4">
              <w:rPr>
                <w:rFonts w:cs="Arial"/>
              </w:rPr>
              <w:t>7. Confirma a alteração com uma mensagem de usuário banido.</w:t>
            </w:r>
          </w:p>
        </w:tc>
      </w:tr>
      <w:tr w:rsidR="00C12931" w:rsidRPr="00FF6AC4" w14:paraId="70E7B5B0"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311756"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E590979"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8CD2885" w14:textId="77777777" w:rsidR="00C12931" w:rsidRPr="00FF6AC4" w:rsidRDefault="00980B52">
            <w:pPr>
              <w:rPr>
                <w:rFonts w:cs="Arial"/>
              </w:rPr>
            </w:pPr>
            <w:r w:rsidRPr="00FF6AC4">
              <w:rPr>
                <w:rFonts w:cs="Arial"/>
                <w:b/>
              </w:rPr>
              <w:t>Sistema</w:t>
            </w:r>
            <w:r w:rsidRPr="00FF6AC4">
              <w:rPr>
                <w:rFonts w:cs="Arial"/>
              </w:rPr>
              <w:t>:</w:t>
            </w:r>
          </w:p>
          <w:p w14:paraId="51984DAF" w14:textId="77777777" w:rsidR="00C12931" w:rsidRPr="00FF6AC4" w:rsidRDefault="00980B52">
            <w:pPr>
              <w:rPr>
                <w:rFonts w:cs="Arial"/>
              </w:rPr>
            </w:pPr>
            <w:r w:rsidRPr="00FF6AC4">
              <w:rPr>
                <w:rFonts w:cs="Arial"/>
              </w:rPr>
              <w:t>1. Caso ocorra um erro durante o banimento, o sistema deve exibir uma mensagem de erro.</w:t>
            </w:r>
          </w:p>
          <w:p w14:paraId="5AE90478" w14:textId="77777777" w:rsidR="00C12931" w:rsidRPr="00FF6AC4" w:rsidRDefault="00980B52">
            <w:pPr>
              <w:rPr>
                <w:rFonts w:cs="Arial"/>
              </w:rPr>
            </w:pPr>
            <w:r w:rsidRPr="00FF6AC4">
              <w:rPr>
                <w:rFonts w:cs="Arial"/>
              </w:rPr>
              <w:t>2. Caso o sistema exiba uma mensagem de erro, deve exibir a opção voltar.</w:t>
            </w:r>
          </w:p>
          <w:p w14:paraId="385D5DE4" w14:textId="77777777" w:rsidR="00C12931" w:rsidRPr="00FF6AC4" w:rsidRDefault="00980B52">
            <w:pPr>
              <w:rPr>
                <w:rFonts w:cs="Arial"/>
              </w:rPr>
            </w:pPr>
            <w:r w:rsidRPr="00FF6AC4">
              <w:rPr>
                <w:rFonts w:cs="Arial"/>
              </w:rPr>
              <w:t xml:space="preserve">3. Ao selecionar a opção voltar o </w:t>
            </w:r>
            <w:proofErr w:type="spellStart"/>
            <w:r w:rsidRPr="00FF6AC4">
              <w:rPr>
                <w:rFonts w:cs="Arial"/>
              </w:rPr>
              <w:t>SisAdmin</w:t>
            </w:r>
            <w:proofErr w:type="spellEnd"/>
            <w:r w:rsidRPr="00FF6AC4">
              <w:rPr>
                <w:rFonts w:cs="Arial"/>
              </w:rPr>
              <w:t xml:space="preserve"> retorna ao perfil do friend.</w:t>
            </w:r>
          </w:p>
        </w:tc>
      </w:tr>
    </w:tbl>
    <w:p w14:paraId="0432142E" w14:textId="77777777" w:rsidR="00C12931" w:rsidRPr="00FF6AC4" w:rsidRDefault="00C12931">
      <w:pPr>
        <w:spacing w:before="60" w:after="60"/>
        <w:ind w:left="578"/>
        <w:jc w:val="both"/>
        <w:rPr>
          <w:rFonts w:cs="Arial"/>
          <w:szCs w:val="22"/>
        </w:rPr>
      </w:pPr>
    </w:p>
    <w:p w14:paraId="103CEA47" w14:textId="77777777" w:rsidR="00C12931" w:rsidRPr="00FF6AC4" w:rsidRDefault="00980B52">
      <w:pPr>
        <w:pStyle w:val="Ttulo5"/>
        <w:spacing w:after="120"/>
      </w:pPr>
      <w:bookmarkStart w:id="59" w:name="_Toc48256388"/>
      <w:r w:rsidRPr="00FF6AC4">
        <w:t>[RF044] Aprovar Adoção/ Aprovar um pedido de adoção de pet por um usuário Friend.</w:t>
      </w:r>
      <w:bookmarkEnd w:id="59"/>
    </w:p>
    <w:tbl>
      <w:tblPr>
        <w:tblStyle w:val="a6"/>
        <w:tblW w:w="9075" w:type="dxa"/>
        <w:tblInd w:w="0" w:type="dxa"/>
        <w:tblLayout w:type="fixed"/>
        <w:tblLook w:val="0000" w:firstRow="0" w:lastRow="0" w:firstColumn="0" w:lastColumn="0" w:noHBand="0" w:noVBand="0"/>
      </w:tblPr>
      <w:tblGrid>
        <w:gridCol w:w="1726"/>
        <w:gridCol w:w="2721"/>
        <w:gridCol w:w="4628"/>
      </w:tblGrid>
      <w:tr w:rsidR="00C12931" w:rsidRPr="00FF6AC4" w14:paraId="5AFDEEA8"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BF456CD" w14:textId="77777777" w:rsidR="00C12931" w:rsidRPr="00FF6AC4" w:rsidRDefault="00980B52">
            <w:pPr>
              <w:rPr>
                <w:rFonts w:cs="Arial"/>
                <w:color w:val="FFFFFF"/>
                <w:sz w:val="24"/>
                <w:szCs w:val="24"/>
              </w:rPr>
            </w:pPr>
            <w:r w:rsidRPr="00FF6AC4">
              <w:rPr>
                <w:rFonts w:cs="Arial"/>
                <w:b/>
                <w:color w:val="FFFFFF"/>
                <w:sz w:val="24"/>
                <w:szCs w:val="24"/>
              </w:rPr>
              <w:t>#44</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37B2A202" w14:textId="77777777" w:rsidR="00C12931" w:rsidRPr="00FF6AC4" w:rsidRDefault="00980B52">
            <w:pPr>
              <w:rPr>
                <w:rFonts w:cs="Arial"/>
                <w:color w:val="FFFFFF"/>
                <w:sz w:val="24"/>
                <w:szCs w:val="24"/>
              </w:rPr>
            </w:pPr>
            <w:r w:rsidRPr="00FF6AC4">
              <w:rPr>
                <w:rFonts w:cs="Arial"/>
                <w:b/>
                <w:color w:val="FFFFFF"/>
                <w:sz w:val="24"/>
                <w:szCs w:val="24"/>
              </w:rPr>
              <w:t>Permitir que um friend adote um animal.</w:t>
            </w:r>
          </w:p>
        </w:tc>
      </w:tr>
      <w:tr w:rsidR="00C12931" w:rsidRPr="00FF6AC4" w14:paraId="3CD8A5F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AB98B41"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202FDB" w14:textId="77777777" w:rsidR="00C12931" w:rsidRPr="00FF6AC4" w:rsidRDefault="00980B52">
            <w:pPr>
              <w:rPr>
                <w:rFonts w:cs="Arial"/>
              </w:rPr>
            </w:pPr>
            <w:proofErr w:type="gramStart"/>
            <w:r w:rsidRPr="00FF6AC4">
              <w:rPr>
                <w:rFonts w:cs="Arial"/>
              </w:rPr>
              <w:t xml:space="preserve">(  </w:t>
            </w:r>
            <w:proofErr w:type="gramEnd"/>
            <w:r w:rsidRPr="00FF6AC4">
              <w:rPr>
                <w:rFonts w:cs="Arial"/>
              </w:rPr>
              <w:t xml:space="preserve"> )  Essencial                (  ) Importante       ( X ) Desejável</w:t>
            </w:r>
          </w:p>
        </w:tc>
      </w:tr>
      <w:tr w:rsidR="00C12931" w:rsidRPr="00FF6AC4" w14:paraId="5E0C817D"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640AE3"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02809B" w14:textId="77777777" w:rsidR="00C12931" w:rsidRPr="00FF6AC4" w:rsidRDefault="00980B52">
            <w:pPr>
              <w:rPr>
                <w:rFonts w:cs="Arial"/>
              </w:rPr>
            </w:pPr>
            <w:proofErr w:type="spellStart"/>
            <w:r w:rsidRPr="00FF6AC4">
              <w:rPr>
                <w:rFonts w:cs="Arial"/>
              </w:rPr>
              <w:t>SisAdmin</w:t>
            </w:r>
            <w:proofErr w:type="spellEnd"/>
            <w:r w:rsidRPr="00FF6AC4">
              <w:rPr>
                <w:rFonts w:cs="Arial"/>
              </w:rPr>
              <w:t>.</w:t>
            </w:r>
          </w:p>
        </w:tc>
      </w:tr>
      <w:tr w:rsidR="00C12931" w:rsidRPr="00FF6AC4" w14:paraId="2E41CDDB"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D087AE"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AF1EDEE" w14:textId="77777777" w:rsidR="00C12931" w:rsidRPr="00FF6AC4" w:rsidRDefault="00980B52">
            <w:pPr>
              <w:rPr>
                <w:rFonts w:cs="Arial"/>
              </w:rPr>
            </w:pPr>
            <w:r w:rsidRPr="00FF6AC4">
              <w:rPr>
                <w:rFonts w:cs="Arial"/>
              </w:rPr>
              <w:t xml:space="preserve">Um friend que deseja adotar um pet deve possuir a aprovação do </w:t>
            </w:r>
            <w:proofErr w:type="spellStart"/>
            <w:r w:rsidRPr="00FF6AC4">
              <w:rPr>
                <w:rFonts w:cs="Arial"/>
              </w:rPr>
              <w:t>SisAdmin</w:t>
            </w:r>
            <w:proofErr w:type="spellEnd"/>
            <w:r w:rsidRPr="00FF6AC4">
              <w:rPr>
                <w:rFonts w:cs="Arial"/>
              </w:rPr>
              <w:t>.</w:t>
            </w:r>
          </w:p>
        </w:tc>
      </w:tr>
      <w:tr w:rsidR="00C12931" w:rsidRPr="00FF6AC4" w14:paraId="0A41E36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D8310EB"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2CD05B" w14:textId="77777777" w:rsidR="00C12931" w:rsidRPr="00FF6AC4" w:rsidRDefault="00980B52">
            <w:pPr>
              <w:rPr>
                <w:rFonts w:cs="Arial"/>
              </w:rPr>
            </w:pPr>
            <w:r w:rsidRPr="00FF6AC4">
              <w:rPr>
                <w:rFonts w:cs="Arial"/>
              </w:rPr>
              <w:t xml:space="preserve">O </w:t>
            </w:r>
            <w:proofErr w:type="spellStart"/>
            <w:r w:rsidRPr="00FF6AC4">
              <w:rPr>
                <w:rFonts w:cs="Arial"/>
              </w:rPr>
              <w:t>SisAdmin</w:t>
            </w:r>
            <w:proofErr w:type="spellEnd"/>
            <w:r w:rsidRPr="00FF6AC4">
              <w:rPr>
                <w:rFonts w:cs="Arial"/>
              </w:rPr>
              <w:t xml:space="preserve"> precisa estar logado no sistema para executar tal ação.</w:t>
            </w:r>
          </w:p>
        </w:tc>
      </w:tr>
      <w:tr w:rsidR="00C12931" w:rsidRPr="00FF6AC4" w14:paraId="69F79BC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BD2CE0"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6F5409" w14:textId="77777777" w:rsidR="00C12931" w:rsidRPr="00FF6AC4" w:rsidRDefault="00980B52">
            <w:pPr>
              <w:rPr>
                <w:rFonts w:cs="Arial"/>
              </w:rPr>
            </w:pPr>
            <w:r w:rsidRPr="00FF6AC4">
              <w:rPr>
                <w:rFonts w:cs="Arial"/>
              </w:rPr>
              <w:t>O sistema deverá alterar o status do pet de “não adotado” para “adotado”.</w:t>
            </w:r>
          </w:p>
        </w:tc>
      </w:tr>
      <w:tr w:rsidR="00C12931" w:rsidRPr="00FF6AC4" w14:paraId="77575522"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1F4E0C"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0203C4"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pets, </w:t>
            </w:r>
            <w:proofErr w:type="spellStart"/>
            <w:r w:rsidRPr="00FF6AC4">
              <w:rPr>
                <w:rFonts w:cs="Arial"/>
                <w:b/>
              </w:rPr>
              <w:t>pets_info</w:t>
            </w:r>
            <w:proofErr w:type="spellEnd"/>
            <w:r w:rsidRPr="00FF6AC4">
              <w:rPr>
                <w:rFonts w:cs="Arial"/>
                <w:b/>
              </w:rPr>
              <w:t>, perfil.</w:t>
            </w:r>
          </w:p>
        </w:tc>
      </w:tr>
      <w:tr w:rsidR="00C12931" w:rsidRPr="00FF6AC4" w14:paraId="5A7BF31F"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C69FEDF"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63A53A" w14:textId="77777777" w:rsidR="00C12931" w:rsidRPr="00FF6AC4" w:rsidRDefault="00980B52">
            <w:pPr>
              <w:spacing w:before="60" w:after="60"/>
              <w:jc w:val="both"/>
              <w:rPr>
                <w:rFonts w:cs="Arial"/>
                <w:szCs w:val="22"/>
              </w:rPr>
            </w:pPr>
            <w:r w:rsidRPr="00FF6AC4">
              <w:rPr>
                <w:rFonts w:cs="Arial"/>
                <w:b/>
                <w:szCs w:val="22"/>
              </w:rPr>
              <w:t>Entidade Pet:</w:t>
            </w:r>
          </w:p>
          <w:p w14:paraId="3EC6716B" w14:textId="77777777" w:rsidR="00C12931" w:rsidRPr="00FF6AC4" w:rsidRDefault="00980B52">
            <w:pPr>
              <w:spacing w:before="60" w:after="60"/>
              <w:ind w:left="261"/>
              <w:jc w:val="both"/>
              <w:rPr>
                <w:rFonts w:cs="Arial"/>
                <w:szCs w:val="22"/>
                <w:u w:val="single"/>
              </w:rPr>
            </w:pPr>
            <w:r w:rsidRPr="00FF6AC4">
              <w:rPr>
                <w:rFonts w:cs="Arial"/>
                <w:szCs w:val="22"/>
              </w:rPr>
              <w:t>Status: Booleano “Adotado” e “Não adotado”;</w:t>
            </w:r>
          </w:p>
          <w:p w14:paraId="5DF9FD6C" w14:textId="77777777" w:rsidR="00C12931" w:rsidRPr="00FF6AC4" w:rsidRDefault="00C12931">
            <w:pPr>
              <w:rPr>
                <w:rFonts w:cs="Arial"/>
              </w:rPr>
            </w:pPr>
          </w:p>
        </w:tc>
      </w:tr>
      <w:tr w:rsidR="00C12931" w:rsidRPr="00FF6AC4" w14:paraId="62A0971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2AD2C3"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5E46F42"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p w14:paraId="078D30D0" w14:textId="77777777" w:rsidR="00C12931" w:rsidRPr="00FF6AC4" w:rsidRDefault="00980B52">
            <w:pPr>
              <w:rPr>
                <w:rFonts w:cs="Arial"/>
              </w:rPr>
            </w:pPr>
            <w:r w:rsidRPr="00FF6AC4">
              <w:rPr>
                <w:rFonts w:cs="Arial"/>
              </w:rPr>
              <w:t>1. Realiza o login no sistema.</w:t>
            </w:r>
          </w:p>
          <w:p w14:paraId="4E965C60" w14:textId="77777777" w:rsidR="00C12931" w:rsidRPr="00FF6AC4" w:rsidRDefault="00C12931">
            <w:pPr>
              <w:rPr>
                <w:rFonts w:cs="Arial"/>
              </w:rPr>
            </w:pPr>
          </w:p>
          <w:p w14:paraId="7962AD48" w14:textId="77777777" w:rsidR="00C12931" w:rsidRPr="00FF6AC4" w:rsidRDefault="00980B52">
            <w:pPr>
              <w:rPr>
                <w:rFonts w:cs="Arial"/>
              </w:rPr>
            </w:pPr>
            <w:r w:rsidRPr="00FF6AC4">
              <w:rPr>
                <w:rFonts w:cs="Arial"/>
              </w:rPr>
              <w:t>2. Seleciona o menu de Pets.</w:t>
            </w:r>
          </w:p>
          <w:p w14:paraId="599E9E43" w14:textId="77777777" w:rsidR="00C12931" w:rsidRPr="00FF6AC4" w:rsidRDefault="00C12931">
            <w:pPr>
              <w:rPr>
                <w:rFonts w:cs="Arial"/>
              </w:rPr>
            </w:pPr>
          </w:p>
          <w:p w14:paraId="352A5AF7" w14:textId="77777777" w:rsidR="00C12931" w:rsidRPr="00FF6AC4" w:rsidRDefault="00980B52">
            <w:pPr>
              <w:rPr>
                <w:rFonts w:cs="Arial"/>
              </w:rPr>
            </w:pPr>
            <w:r w:rsidRPr="00FF6AC4">
              <w:rPr>
                <w:rFonts w:cs="Arial"/>
              </w:rPr>
              <w:t>4. Seleciona o pet que precisa de autorização.</w:t>
            </w:r>
          </w:p>
          <w:p w14:paraId="34F07B6A" w14:textId="77777777" w:rsidR="00C12931" w:rsidRPr="00FF6AC4" w:rsidRDefault="00C12931">
            <w:pPr>
              <w:rPr>
                <w:rFonts w:cs="Arial"/>
              </w:rPr>
            </w:pPr>
          </w:p>
          <w:p w14:paraId="08BB6881" w14:textId="6E15C114" w:rsidR="00C12931" w:rsidRPr="00FF6AC4" w:rsidRDefault="00980B52">
            <w:pPr>
              <w:rPr>
                <w:rFonts w:cs="Arial"/>
              </w:rPr>
            </w:pPr>
            <w:r w:rsidRPr="00FF6AC4">
              <w:rPr>
                <w:rFonts w:cs="Arial"/>
              </w:rPr>
              <w:t xml:space="preserve">6. Seleciona a </w:t>
            </w:r>
            <w:r w:rsidR="000C1CA3" w:rsidRPr="00FF6AC4">
              <w:rPr>
                <w:rFonts w:cs="Arial"/>
              </w:rPr>
              <w:t>opção aprovar</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A4CBEC" w14:textId="77777777" w:rsidR="00C12931" w:rsidRPr="00FF6AC4" w:rsidRDefault="00980B52">
            <w:pPr>
              <w:rPr>
                <w:rFonts w:cs="Arial"/>
              </w:rPr>
            </w:pPr>
            <w:r w:rsidRPr="00FF6AC4">
              <w:rPr>
                <w:rFonts w:cs="Arial"/>
                <w:b/>
              </w:rPr>
              <w:t>Sistema</w:t>
            </w:r>
            <w:r w:rsidRPr="00FF6AC4">
              <w:rPr>
                <w:rFonts w:cs="Arial"/>
              </w:rPr>
              <w:t>:</w:t>
            </w:r>
          </w:p>
          <w:p w14:paraId="052FD2E9" w14:textId="77777777" w:rsidR="00C12931" w:rsidRPr="00FF6AC4" w:rsidRDefault="00C12931">
            <w:pPr>
              <w:rPr>
                <w:rFonts w:cs="Arial"/>
              </w:rPr>
            </w:pPr>
          </w:p>
          <w:p w14:paraId="16BAF4A3" w14:textId="77777777" w:rsidR="00C12931" w:rsidRPr="00FF6AC4" w:rsidRDefault="00C12931">
            <w:pPr>
              <w:rPr>
                <w:rFonts w:cs="Arial"/>
              </w:rPr>
            </w:pPr>
          </w:p>
          <w:p w14:paraId="1D47C957" w14:textId="77777777" w:rsidR="00C12931" w:rsidRPr="00FF6AC4" w:rsidRDefault="00980B52">
            <w:pPr>
              <w:rPr>
                <w:rFonts w:cs="Arial"/>
              </w:rPr>
            </w:pPr>
            <w:r w:rsidRPr="00FF6AC4">
              <w:rPr>
                <w:rFonts w:cs="Arial"/>
              </w:rPr>
              <w:t>3. Apresenta os pets cadastrados no sistema.</w:t>
            </w:r>
          </w:p>
          <w:p w14:paraId="6603C3F4" w14:textId="77777777" w:rsidR="00C12931" w:rsidRPr="00FF6AC4" w:rsidRDefault="00C12931">
            <w:pPr>
              <w:rPr>
                <w:rFonts w:cs="Arial"/>
              </w:rPr>
            </w:pPr>
          </w:p>
          <w:p w14:paraId="39814E11" w14:textId="77777777" w:rsidR="00C12931" w:rsidRPr="00FF6AC4" w:rsidRDefault="00980B52">
            <w:pPr>
              <w:rPr>
                <w:rFonts w:cs="Arial"/>
              </w:rPr>
            </w:pPr>
            <w:r w:rsidRPr="00FF6AC4">
              <w:rPr>
                <w:rFonts w:cs="Arial"/>
              </w:rPr>
              <w:t>5. Apresenta o perfil do pet.</w:t>
            </w:r>
          </w:p>
          <w:p w14:paraId="309CC7A1" w14:textId="77777777" w:rsidR="00C12931" w:rsidRPr="00FF6AC4" w:rsidRDefault="00C12931">
            <w:pPr>
              <w:rPr>
                <w:rFonts w:cs="Arial"/>
              </w:rPr>
            </w:pPr>
          </w:p>
          <w:p w14:paraId="09A34315" w14:textId="77777777" w:rsidR="00C12931" w:rsidRPr="00FF6AC4" w:rsidRDefault="00C12931">
            <w:pPr>
              <w:rPr>
                <w:rFonts w:cs="Arial"/>
              </w:rPr>
            </w:pPr>
          </w:p>
          <w:p w14:paraId="57513D11" w14:textId="77777777" w:rsidR="00C12931" w:rsidRPr="00FF6AC4" w:rsidRDefault="00980B52">
            <w:pPr>
              <w:rPr>
                <w:rFonts w:cs="Arial"/>
              </w:rPr>
            </w:pPr>
            <w:r w:rsidRPr="00FF6AC4">
              <w:rPr>
                <w:rFonts w:cs="Arial"/>
              </w:rPr>
              <w:t>7. O sistema altera o status de “Não adotado” para “Adotado”.</w:t>
            </w:r>
          </w:p>
        </w:tc>
      </w:tr>
      <w:tr w:rsidR="00C12931" w:rsidRPr="00FF6AC4" w14:paraId="0C1FE588"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D1D028"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2B7735" w14:textId="77777777" w:rsidR="00C12931" w:rsidRPr="00FF6AC4" w:rsidRDefault="00980B52">
            <w:pPr>
              <w:rPr>
                <w:rFonts w:cs="Arial"/>
              </w:rPr>
            </w:pPr>
            <w:proofErr w:type="spellStart"/>
            <w:r w:rsidRPr="00FF6AC4">
              <w:rPr>
                <w:rFonts w:cs="Arial"/>
                <w:b/>
              </w:rPr>
              <w:t>SisAdmin</w:t>
            </w:r>
            <w:proofErr w:type="spellEnd"/>
            <w:r w:rsidRPr="00FF6AC4">
              <w:rPr>
                <w:rFonts w:cs="Arial"/>
              </w:rPr>
              <w:t>:</w:t>
            </w:r>
          </w:p>
          <w:p w14:paraId="2788FC94" w14:textId="77777777" w:rsidR="00C12931" w:rsidRPr="00FF6AC4" w:rsidRDefault="00980B52">
            <w:pPr>
              <w:rPr>
                <w:rFonts w:cs="Arial"/>
              </w:rPr>
            </w:pPr>
            <w:r w:rsidRPr="00FF6AC4">
              <w:rPr>
                <w:rFonts w:cs="Arial"/>
              </w:rPr>
              <w:t>1. Realiza o login no sistema.</w:t>
            </w:r>
          </w:p>
          <w:p w14:paraId="4D4E88D1" w14:textId="77777777" w:rsidR="00C12931" w:rsidRPr="00FF6AC4" w:rsidRDefault="00C12931">
            <w:pPr>
              <w:rPr>
                <w:rFonts w:cs="Arial"/>
              </w:rPr>
            </w:pPr>
          </w:p>
          <w:p w14:paraId="58E3859A" w14:textId="77777777" w:rsidR="00C12931" w:rsidRPr="00FF6AC4" w:rsidRDefault="00980B52">
            <w:pPr>
              <w:rPr>
                <w:rFonts w:cs="Arial"/>
              </w:rPr>
            </w:pPr>
            <w:r w:rsidRPr="00FF6AC4">
              <w:rPr>
                <w:rFonts w:cs="Arial"/>
              </w:rPr>
              <w:t>2. Seleciona o menu adoção.</w:t>
            </w:r>
          </w:p>
          <w:p w14:paraId="2B895052" w14:textId="77777777" w:rsidR="00C12931" w:rsidRPr="00FF6AC4" w:rsidRDefault="00C12931">
            <w:pPr>
              <w:rPr>
                <w:rFonts w:cs="Arial"/>
              </w:rPr>
            </w:pPr>
          </w:p>
          <w:p w14:paraId="4DDB186E" w14:textId="77777777" w:rsidR="00C12931" w:rsidRPr="00FF6AC4" w:rsidRDefault="00980B52">
            <w:pPr>
              <w:rPr>
                <w:rFonts w:cs="Arial"/>
              </w:rPr>
            </w:pPr>
            <w:r w:rsidRPr="00FF6AC4">
              <w:rPr>
                <w:rFonts w:cs="Arial"/>
              </w:rPr>
              <w:t>4. Seleciona a opção aprovar.</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945081A" w14:textId="77777777" w:rsidR="00C12931" w:rsidRPr="00FF6AC4" w:rsidRDefault="00980B52">
            <w:pPr>
              <w:rPr>
                <w:rFonts w:cs="Arial"/>
              </w:rPr>
            </w:pPr>
            <w:r w:rsidRPr="00FF6AC4">
              <w:rPr>
                <w:rFonts w:cs="Arial"/>
                <w:b/>
              </w:rPr>
              <w:t>Sistema</w:t>
            </w:r>
            <w:r w:rsidRPr="00FF6AC4">
              <w:rPr>
                <w:rFonts w:cs="Arial"/>
              </w:rPr>
              <w:t>:</w:t>
            </w:r>
          </w:p>
          <w:p w14:paraId="1854CCFA" w14:textId="77777777" w:rsidR="00C12931" w:rsidRPr="00FF6AC4" w:rsidRDefault="00C12931">
            <w:pPr>
              <w:rPr>
                <w:rFonts w:cs="Arial"/>
              </w:rPr>
            </w:pPr>
          </w:p>
          <w:p w14:paraId="08484C25" w14:textId="77777777" w:rsidR="00C12931" w:rsidRPr="00FF6AC4" w:rsidRDefault="00C12931">
            <w:pPr>
              <w:rPr>
                <w:rFonts w:cs="Arial"/>
              </w:rPr>
            </w:pPr>
          </w:p>
          <w:p w14:paraId="589DD931" w14:textId="77777777" w:rsidR="00C12931" w:rsidRPr="00FF6AC4" w:rsidRDefault="00980B52">
            <w:pPr>
              <w:rPr>
                <w:rFonts w:cs="Arial"/>
              </w:rPr>
            </w:pPr>
            <w:r w:rsidRPr="00FF6AC4">
              <w:rPr>
                <w:rFonts w:cs="Arial"/>
              </w:rPr>
              <w:t>3. Apresenta as solicitações pendentes.</w:t>
            </w:r>
          </w:p>
          <w:p w14:paraId="3AA21E05" w14:textId="77777777" w:rsidR="00C12931" w:rsidRPr="00FF6AC4" w:rsidRDefault="00C12931">
            <w:pPr>
              <w:rPr>
                <w:rFonts w:cs="Arial"/>
              </w:rPr>
            </w:pPr>
          </w:p>
          <w:p w14:paraId="78666AE6" w14:textId="77777777" w:rsidR="00C12931" w:rsidRPr="00FF6AC4" w:rsidRDefault="00980B52">
            <w:pPr>
              <w:rPr>
                <w:rFonts w:cs="Arial"/>
              </w:rPr>
            </w:pPr>
            <w:r w:rsidRPr="00FF6AC4">
              <w:rPr>
                <w:rFonts w:cs="Arial"/>
              </w:rPr>
              <w:t>5. Altera o status do pet para “Adotado”.</w:t>
            </w:r>
          </w:p>
        </w:tc>
      </w:tr>
    </w:tbl>
    <w:p w14:paraId="3EB53C24" w14:textId="77777777" w:rsidR="00C12931" w:rsidRPr="00FF6AC4" w:rsidRDefault="00C12931">
      <w:pPr>
        <w:spacing w:before="60" w:after="60"/>
        <w:ind w:left="578"/>
        <w:jc w:val="both"/>
        <w:rPr>
          <w:rFonts w:cs="Arial"/>
          <w:szCs w:val="22"/>
        </w:rPr>
      </w:pPr>
    </w:p>
    <w:p w14:paraId="49D11196" w14:textId="77777777" w:rsidR="00C12931" w:rsidRPr="00FF6AC4" w:rsidRDefault="00980B52">
      <w:pPr>
        <w:pStyle w:val="Ttulo3"/>
        <w:numPr>
          <w:ilvl w:val="1"/>
          <w:numId w:val="3"/>
        </w:numPr>
        <w:rPr>
          <w:rFonts w:ascii="Arial" w:hAnsi="Arial"/>
        </w:rPr>
      </w:pPr>
      <w:bookmarkStart w:id="60" w:name="_Toc48256389"/>
      <w:r w:rsidRPr="00FF6AC4">
        <w:rPr>
          <w:rFonts w:ascii="Arial" w:hAnsi="Arial"/>
        </w:rPr>
        <w:t>Requisitos da adoção</w:t>
      </w:r>
      <w:bookmarkEnd w:id="60"/>
      <w:r w:rsidRPr="00FF6AC4">
        <w:rPr>
          <w:rFonts w:ascii="Arial" w:hAnsi="Arial"/>
        </w:rPr>
        <w:t xml:space="preserve"> </w:t>
      </w:r>
    </w:p>
    <w:p w14:paraId="749C7F88" w14:textId="77777777" w:rsidR="00C12931" w:rsidRPr="00FF6AC4" w:rsidRDefault="00C12931">
      <w:pPr>
        <w:pStyle w:val="Ttulo5"/>
        <w:spacing w:after="120"/>
      </w:pPr>
      <w:bookmarkStart w:id="61" w:name="_1jlao46" w:colFirst="0" w:colLast="0"/>
      <w:bookmarkEnd w:id="61"/>
    </w:p>
    <w:p w14:paraId="32D56EA8" w14:textId="77777777" w:rsidR="00C12931" w:rsidRPr="00FF6AC4" w:rsidRDefault="00980B52">
      <w:pPr>
        <w:pStyle w:val="Ttulo5"/>
        <w:spacing w:after="120"/>
      </w:pPr>
      <w:bookmarkStart w:id="62" w:name="_Toc48256390"/>
      <w:r w:rsidRPr="00FF6AC4">
        <w:t>[RF045] Adotar um Pet/ Solicitar adoção de um pet</w:t>
      </w:r>
      <w:bookmarkEnd w:id="62"/>
    </w:p>
    <w:tbl>
      <w:tblPr>
        <w:tblStyle w:val="a7"/>
        <w:tblW w:w="9075" w:type="dxa"/>
        <w:tblInd w:w="0" w:type="dxa"/>
        <w:tblLayout w:type="fixed"/>
        <w:tblLook w:val="0000" w:firstRow="0" w:lastRow="0" w:firstColumn="0" w:lastColumn="0" w:noHBand="0" w:noVBand="0"/>
      </w:tblPr>
      <w:tblGrid>
        <w:gridCol w:w="1726"/>
        <w:gridCol w:w="2721"/>
        <w:gridCol w:w="4628"/>
      </w:tblGrid>
      <w:tr w:rsidR="00C12931" w:rsidRPr="00FF6AC4" w14:paraId="56BBBB0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102EC63" w14:textId="77777777" w:rsidR="00C12931" w:rsidRPr="00FF6AC4" w:rsidRDefault="00980B52">
            <w:pPr>
              <w:rPr>
                <w:rFonts w:cs="Arial"/>
                <w:color w:val="FFFFFF"/>
                <w:sz w:val="24"/>
                <w:szCs w:val="24"/>
              </w:rPr>
            </w:pPr>
            <w:r w:rsidRPr="00FF6AC4">
              <w:rPr>
                <w:rFonts w:cs="Arial"/>
                <w:b/>
                <w:color w:val="FFFFFF"/>
                <w:sz w:val="24"/>
                <w:szCs w:val="24"/>
              </w:rPr>
              <w:t>#45</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8336523" w14:textId="77777777" w:rsidR="00C12931" w:rsidRPr="00FF6AC4" w:rsidRDefault="00980B52">
            <w:pPr>
              <w:rPr>
                <w:rFonts w:cs="Arial"/>
                <w:color w:val="FFFFFF"/>
                <w:sz w:val="24"/>
                <w:szCs w:val="24"/>
              </w:rPr>
            </w:pPr>
            <w:r w:rsidRPr="00FF6AC4">
              <w:rPr>
                <w:rFonts w:cs="Arial"/>
                <w:b/>
                <w:color w:val="FFFFFF"/>
                <w:sz w:val="24"/>
                <w:szCs w:val="24"/>
              </w:rPr>
              <w:t>Adotar um pet disponível.</w:t>
            </w:r>
          </w:p>
        </w:tc>
      </w:tr>
      <w:tr w:rsidR="00C12931" w:rsidRPr="00FF6AC4" w14:paraId="0584541E"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B027758"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8A96494" w14:textId="77777777" w:rsidR="00C12931" w:rsidRPr="00FF6AC4" w:rsidRDefault="00980B52">
            <w:pPr>
              <w:rPr>
                <w:rFonts w:cs="Arial"/>
              </w:rPr>
            </w:pPr>
            <w:proofErr w:type="gramStart"/>
            <w:r w:rsidRPr="00FF6AC4">
              <w:rPr>
                <w:rFonts w:cs="Arial"/>
              </w:rPr>
              <w:t>( X</w:t>
            </w:r>
            <w:proofErr w:type="gramEnd"/>
            <w:r w:rsidRPr="00FF6AC4">
              <w:rPr>
                <w:rFonts w:cs="Arial"/>
              </w:rPr>
              <w:t xml:space="preserve"> )  Essencial                (   ) Importante       (   ) Desejável</w:t>
            </w:r>
          </w:p>
        </w:tc>
      </w:tr>
      <w:tr w:rsidR="00C12931" w:rsidRPr="00FF6AC4" w14:paraId="5445C95A"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9BA7EA"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E858B82" w14:textId="77777777" w:rsidR="00C12931" w:rsidRPr="00FF6AC4" w:rsidRDefault="00980B52">
            <w:pPr>
              <w:rPr>
                <w:rFonts w:cs="Arial"/>
              </w:rPr>
            </w:pPr>
            <w:r w:rsidRPr="00FF6AC4">
              <w:rPr>
                <w:rFonts w:cs="Arial"/>
              </w:rPr>
              <w:t>Friend, Pet.</w:t>
            </w:r>
          </w:p>
        </w:tc>
      </w:tr>
      <w:tr w:rsidR="00C12931" w:rsidRPr="00FF6AC4" w14:paraId="4799DAF0"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44A5458"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29274DC" w14:textId="77777777" w:rsidR="00C12931" w:rsidRPr="00FF6AC4" w:rsidRDefault="00980B52">
            <w:pPr>
              <w:rPr>
                <w:rFonts w:cs="Arial"/>
              </w:rPr>
            </w:pPr>
            <w:r w:rsidRPr="00FF6AC4">
              <w:rPr>
                <w:rFonts w:cs="Arial"/>
              </w:rPr>
              <w:t>Um friend que deseja adotar um pet, deve acessar o menu pets, escolher o pet e confirmar o interesse clicando em “quero adotar”.</w:t>
            </w:r>
          </w:p>
        </w:tc>
      </w:tr>
      <w:tr w:rsidR="00C12931" w:rsidRPr="00FF6AC4" w14:paraId="1EA2B04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470F9CF"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D2C7C20" w14:textId="77777777" w:rsidR="00C12931" w:rsidRPr="00FF6AC4" w:rsidRDefault="00980B52">
            <w:pPr>
              <w:rPr>
                <w:rFonts w:cs="Arial"/>
              </w:rPr>
            </w:pPr>
            <w:r w:rsidRPr="00FF6AC4">
              <w:rPr>
                <w:rFonts w:cs="Arial"/>
              </w:rPr>
              <w:t>O pet precisa ter o status “não adotado”.</w:t>
            </w:r>
          </w:p>
        </w:tc>
      </w:tr>
      <w:tr w:rsidR="00C12931" w:rsidRPr="00FF6AC4" w14:paraId="2E4FA7AE"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250F5F8"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6F9200E" w14:textId="77777777" w:rsidR="00C12931" w:rsidRPr="00FF6AC4" w:rsidRDefault="00980B52">
            <w:pPr>
              <w:rPr>
                <w:rFonts w:cs="Arial"/>
              </w:rPr>
            </w:pPr>
            <w:r w:rsidRPr="00FF6AC4">
              <w:rPr>
                <w:rFonts w:cs="Arial"/>
              </w:rPr>
              <w:t>O sistema deverá exibir uma tela com as informações sobre a adoção.</w:t>
            </w:r>
          </w:p>
        </w:tc>
      </w:tr>
      <w:tr w:rsidR="00C12931" w:rsidRPr="00FF6AC4" w14:paraId="2F6E0A66"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E09BF2"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CB75AC"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pets, </w:t>
            </w:r>
            <w:proofErr w:type="spellStart"/>
            <w:r w:rsidRPr="00FF6AC4">
              <w:rPr>
                <w:rFonts w:cs="Arial"/>
                <w:b/>
              </w:rPr>
              <w:t>visualizar_pet_id</w:t>
            </w:r>
            <w:proofErr w:type="spellEnd"/>
            <w:r w:rsidRPr="00FF6AC4">
              <w:rPr>
                <w:rFonts w:cs="Arial"/>
                <w:b/>
              </w:rPr>
              <w:t xml:space="preserve">, adotar, </w:t>
            </w:r>
            <w:proofErr w:type="spellStart"/>
            <w:r w:rsidRPr="00FF6AC4">
              <w:rPr>
                <w:rFonts w:cs="Arial"/>
                <w:b/>
              </w:rPr>
              <w:t>confirmar_interesse</w:t>
            </w:r>
            <w:proofErr w:type="spellEnd"/>
            <w:r w:rsidRPr="00FF6AC4">
              <w:rPr>
                <w:rFonts w:cs="Arial"/>
                <w:b/>
              </w:rPr>
              <w:t>.</w:t>
            </w:r>
          </w:p>
        </w:tc>
      </w:tr>
      <w:tr w:rsidR="00C12931" w:rsidRPr="00FF6AC4" w14:paraId="55F7C97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B91A666"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DA96B81" w14:textId="77777777" w:rsidR="00C12931" w:rsidRPr="00FF6AC4" w:rsidRDefault="00980B52">
            <w:pPr>
              <w:spacing w:before="60" w:after="60"/>
              <w:jc w:val="both"/>
              <w:rPr>
                <w:rFonts w:cs="Arial"/>
                <w:szCs w:val="22"/>
              </w:rPr>
            </w:pPr>
            <w:r w:rsidRPr="00FF6AC4">
              <w:rPr>
                <w:rFonts w:cs="Arial"/>
                <w:b/>
                <w:szCs w:val="22"/>
              </w:rPr>
              <w:t>Entidade Pet:</w:t>
            </w:r>
          </w:p>
          <w:p w14:paraId="378DDC2D" w14:textId="77777777" w:rsidR="00C12931" w:rsidRPr="00FF6AC4" w:rsidRDefault="00980B52">
            <w:pPr>
              <w:rPr>
                <w:rFonts w:cs="Arial"/>
              </w:rPr>
            </w:pPr>
            <w:r w:rsidRPr="00FF6AC4">
              <w:rPr>
                <w:rFonts w:cs="Arial"/>
              </w:rPr>
              <w:t xml:space="preserve">    Nome;</w:t>
            </w:r>
          </w:p>
          <w:p w14:paraId="5844798C" w14:textId="77777777" w:rsidR="00C12931" w:rsidRPr="00FF6AC4" w:rsidRDefault="00980B52">
            <w:pPr>
              <w:rPr>
                <w:rFonts w:cs="Arial"/>
              </w:rPr>
            </w:pPr>
            <w:r w:rsidRPr="00FF6AC4">
              <w:rPr>
                <w:rFonts w:cs="Arial"/>
              </w:rPr>
              <w:t xml:space="preserve">    Status;</w:t>
            </w:r>
          </w:p>
        </w:tc>
      </w:tr>
      <w:tr w:rsidR="00C12931" w:rsidRPr="00FF6AC4" w14:paraId="3CF6717D"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DF90A17"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604D3BE" w14:textId="77777777" w:rsidR="00C12931" w:rsidRPr="00FF6AC4" w:rsidRDefault="00980B52">
            <w:pPr>
              <w:rPr>
                <w:rFonts w:cs="Arial"/>
              </w:rPr>
            </w:pPr>
            <w:r w:rsidRPr="00FF6AC4">
              <w:rPr>
                <w:rFonts w:cs="Arial"/>
                <w:b/>
              </w:rPr>
              <w:t>Friend</w:t>
            </w:r>
            <w:r w:rsidRPr="00FF6AC4">
              <w:rPr>
                <w:rFonts w:cs="Arial"/>
              </w:rPr>
              <w:t>:</w:t>
            </w:r>
          </w:p>
          <w:p w14:paraId="323C137D" w14:textId="77777777" w:rsidR="00C12931" w:rsidRPr="00FF6AC4" w:rsidRDefault="00980B52">
            <w:pPr>
              <w:rPr>
                <w:rFonts w:cs="Arial"/>
              </w:rPr>
            </w:pPr>
            <w:r w:rsidRPr="00FF6AC4">
              <w:rPr>
                <w:rFonts w:cs="Arial"/>
              </w:rPr>
              <w:t>1. Realiza o login no sistema.</w:t>
            </w:r>
          </w:p>
          <w:p w14:paraId="45C478CD" w14:textId="77777777" w:rsidR="00C12931" w:rsidRPr="00FF6AC4" w:rsidRDefault="00C12931">
            <w:pPr>
              <w:rPr>
                <w:rFonts w:cs="Arial"/>
              </w:rPr>
            </w:pPr>
          </w:p>
          <w:p w14:paraId="1D5B3AE0" w14:textId="77777777" w:rsidR="00C12931" w:rsidRPr="00FF6AC4" w:rsidRDefault="00980B52">
            <w:pPr>
              <w:rPr>
                <w:rFonts w:cs="Arial"/>
              </w:rPr>
            </w:pPr>
            <w:r w:rsidRPr="00FF6AC4">
              <w:rPr>
                <w:rFonts w:cs="Arial"/>
              </w:rPr>
              <w:t>2. Seleciona o menu pets.</w:t>
            </w:r>
          </w:p>
          <w:p w14:paraId="4FEE5427" w14:textId="77777777" w:rsidR="00C12931" w:rsidRPr="00FF6AC4" w:rsidRDefault="00C12931">
            <w:pPr>
              <w:rPr>
                <w:rFonts w:cs="Arial"/>
              </w:rPr>
            </w:pPr>
          </w:p>
          <w:p w14:paraId="051F3F87" w14:textId="77777777" w:rsidR="00C12931" w:rsidRPr="00FF6AC4" w:rsidRDefault="00980B52">
            <w:pPr>
              <w:rPr>
                <w:rFonts w:cs="Arial"/>
              </w:rPr>
            </w:pPr>
            <w:r w:rsidRPr="00FF6AC4">
              <w:rPr>
                <w:rFonts w:cs="Arial"/>
              </w:rPr>
              <w:t>4. Seleciona o pet desejado.</w:t>
            </w:r>
          </w:p>
          <w:p w14:paraId="1AD4CBFA" w14:textId="77777777" w:rsidR="00C12931" w:rsidRPr="00FF6AC4" w:rsidRDefault="00C12931">
            <w:pPr>
              <w:rPr>
                <w:rFonts w:cs="Arial"/>
              </w:rPr>
            </w:pPr>
          </w:p>
          <w:p w14:paraId="70A1F68E" w14:textId="77777777" w:rsidR="00C12931" w:rsidRPr="00FF6AC4" w:rsidRDefault="00980B52">
            <w:pPr>
              <w:rPr>
                <w:rFonts w:cs="Arial"/>
              </w:rPr>
            </w:pPr>
            <w:r w:rsidRPr="00FF6AC4">
              <w:rPr>
                <w:rFonts w:cs="Arial"/>
              </w:rPr>
              <w:t>6. Seleciona a opção “quero adotar”.</w:t>
            </w:r>
          </w:p>
          <w:p w14:paraId="107CA365" w14:textId="77777777" w:rsidR="00C12931" w:rsidRPr="00FF6AC4" w:rsidRDefault="00C12931">
            <w:pPr>
              <w:rPr>
                <w:rFonts w:cs="Arial"/>
              </w:rPr>
            </w:pPr>
          </w:p>
          <w:p w14:paraId="18950C45" w14:textId="77777777" w:rsidR="00C12931" w:rsidRPr="00FF6AC4" w:rsidRDefault="00980B52">
            <w:pPr>
              <w:rPr>
                <w:rFonts w:cs="Arial"/>
              </w:rPr>
            </w:pPr>
            <w:r w:rsidRPr="00FF6AC4">
              <w:rPr>
                <w:rFonts w:cs="Arial"/>
              </w:rPr>
              <w:t>8. Seleciona a opção “confirmar interesse”</w:t>
            </w:r>
          </w:p>
          <w:p w14:paraId="29047DD9"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C5CABF3" w14:textId="77777777" w:rsidR="00C12931" w:rsidRPr="00FF6AC4" w:rsidRDefault="00980B52">
            <w:pPr>
              <w:rPr>
                <w:rFonts w:cs="Arial"/>
              </w:rPr>
            </w:pPr>
            <w:r w:rsidRPr="00FF6AC4">
              <w:rPr>
                <w:rFonts w:cs="Arial"/>
                <w:b/>
              </w:rPr>
              <w:t>Sistema</w:t>
            </w:r>
            <w:r w:rsidRPr="00FF6AC4">
              <w:rPr>
                <w:rFonts w:cs="Arial"/>
              </w:rPr>
              <w:t>:</w:t>
            </w:r>
          </w:p>
          <w:p w14:paraId="7A3D5301" w14:textId="77777777" w:rsidR="00C12931" w:rsidRPr="00FF6AC4" w:rsidRDefault="00C12931">
            <w:pPr>
              <w:rPr>
                <w:rFonts w:cs="Arial"/>
              </w:rPr>
            </w:pPr>
          </w:p>
          <w:p w14:paraId="1DA64361" w14:textId="77777777" w:rsidR="00C12931" w:rsidRPr="00FF6AC4" w:rsidRDefault="00C12931">
            <w:pPr>
              <w:rPr>
                <w:rFonts w:cs="Arial"/>
              </w:rPr>
            </w:pPr>
          </w:p>
          <w:p w14:paraId="0E739704" w14:textId="77777777" w:rsidR="00C12931" w:rsidRPr="00FF6AC4" w:rsidRDefault="00980B52">
            <w:pPr>
              <w:rPr>
                <w:rFonts w:cs="Arial"/>
              </w:rPr>
            </w:pPr>
            <w:r w:rsidRPr="00FF6AC4">
              <w:rPr>
                <w:rFonts w:cs="Arial"/>
              </w:rPr>
              <w:t>3. Apresenta os pets cadastrados no sistema.</w:t>
            </w:r>
          </w:p>
          <w:p w14:paraId="03751F77" w14:textId="77777777" w:rsidR="00C12931" w:rsidRPr="00FF6AC4" w:rsidRDefault="00C12931">
            <w:pPr>
              <w:rPr>
                <w:rFonts w:cs="Arial"/>
              </w:rPr>
            </w:pPr>
          </w:p>
          <w:p w14:paraId="3F44D5BF" w14:textId="77777777" w:rsidR="00C12931" w:rsidRPr="00FF6AC4" w:rsidRDefault="00980B52">
            <w:pPr>
              <w:rPr>
                <w:rFonts w:cs="Arial"/>
              </w:rPr>
            </w:pPr>
            <w:r w:rsidRPr="00FF6AC4">
              <w:rPr>
                <w:rFonts w:cs="Arial"/>
              </w:rPr>
              <w:t>5. Apresenta o perfil do pet.</w:t>
            </w:r>
          </w:p>
          <w:p w14:paraId="4EC8DF18" w14:textId="77777777" w:rsidR="00C12931" w:rsidRPr="00FF6AC4" w:rsidRDefault="00C12931">
            <w:pPr>
              <w:rPr>
                <w:rFonts w:cs="Arial"/>
              </w:rPr>
            </w:pPr>
          </w:p>
          <w:p w14:paraId="0B238C57" w14:textId="77777777" w:rsidR="00C12931" w:rsidRPr="00FF6AC4" w:rsidRDefault="00980B52">
            <w:pPr>
              <w:rPr>
                <w:rFonts w:cs="Arial"/>
              </w:rPr>
            </w:pPr>
            <w:r w:rsidRPr="00FF6AC4">
              <w:rPr>
                <w:rFonts w:cs="Arial"/>
              </w:rPr>
              <w:t>7. Apresenta as informações sobre a adoção</w:t>
            </w:r>
          </w:p>
          <w:p w14:paraId="6DCB994E" w14:textId="77777777" w:rsidR="00C12931" w:rsidRPr="00FF6AC4" w:rsidRDefault="00C12931">
            <w:pPr>
              <w:rPr>
                <w:rFonts w:cs="Arial"/>
              </w:rPr>
            </w:pPr>
          </w:p>
          <w:p w14:paraId="36C52BEA" w14:textId="77777777" w:rsidR="00C12931" w:rsidRPr="00FF6AC4" w:rsidRDefault="00C12931">
            <w:pPr>
              <w:rPr>
                <w:rFonts w:cs="Arial"/>
              </w:rPr>
            </w:pPr>
          </w:p>
          <w:p w14:paraId="45327D1C" w14:textId="77777777" w:rsidR="00C12931" w:rsidRPr="00FF6AC4" w:rsidRDefault="00980B52">
            <w:pPr>
              <w:rPr>
                <w:rFonts w:cs="Arial"/>
              </w:rPr>
            </w:pPr>
            <w:r w:rsidRPr="00FF6AC4">
              <w:rPr>
                <w:rFonts w:cs="Arial"/>
              </w:rPr>
              <w:t>9. Sistema confirma o interesse em adotar o pet.</w:t>
            </w:r>
          </w:p>
        </w:tc>
      </w:tr>
      <w:tr w:rsidR="00C12931" w:rsidRPr="00FF6AC4" w14:paraId="4BB8342E"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6CABD7"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09325E"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CDE2322" w14:textId="77777777" w:rsidR="00C12931" w:rsidRPr="00FF6AC4" w:rsidRDefault="00980B52">
            <w:pPr>
              <w:rPr>
                <w:rFonts w:cs="Arial"/>
              </w:rPr>
            </w:pPr>
            <w:r w:rsidRPr="00FF6AC4">
              <w:rPr>
                <w:rFonts w:cs="Arial"/>
                <w:b/>
              </w:rPr>
              <w:t>Sistema</w:t>
            </w:r>
            <w:r w:rsidRPr="00FF6AC4">
              <w:rPr>
                <w:rFonts w:cs="Arial"/>
              </w:rPr>
              <w:t>:</w:t>
            </w:r>
          </w:p>
          <w:p w14:paraId="40F680CE" w14:textId="77777777" w:rsidR="00C12931" w:rsidRPr="00FF6AC4" w:rsidRDefault="00980B52">
            <w:pPr>
              <w:rPr>
                <w:rFonts w:cs="Arial"/>
              </w:rPr>
            </w:pPr>
            <w:r w:rsidRPr="00FF6AC4">
              <w:rPr>
                <w:rFonts w:cs="Arial"/>
              </w:rPr>
              <w:t>1. O botão “quero adotar” só estará ativo se o pet possuir o status de “não adotado”</w:t>
            </w:r>
          </w:p>
        </w:tc>
      </w:tr>
    </w:tbl>
    <w:p w14:paraId="74B69E47" w14:textId="77777777" w:rsidR="00C12931" w:rsidRPr="00FF6AC4" w:rsidRDefault="00C12931">
      <w:pPr>
        <w:spacing w:before="60" w:after="60"/>
        <w:ind w:left="578"/>
        <w:jc w:val="both"/>
        <w:rPr>
          <w:rFonts w:cs="Arial"/>
          <w:szCs w:val="22"/>
        </w:rPr>
      </w:pPr>
    </w:p>
    <w:p w14:paraId="1CE2F445" w14:textId="77777777" w:rsidR="00C12931" w:rsidRPr="00FF6AC4" w:rsidRDefault="00980B52">
      <w:pPr>
        <w:pStyle w:val="Ttulo5"/>
        <w:spacing w:after="120"/>
      </w:pPr>
      <w:bookmarkStart w:id="63" w:name="_Toc48256391"/>
      <w:r w:rsidRPr="00FF6AC4">
        <w:t>[RF046] Denunciar um Doador/ Relatar um problema com uma adoção</w:t>
      </w:r>
      <w:bookmarkEnd w:id="63"/>
    </w:p>
    <w:tbl>
      <w:tblPr>
        <w:tblStyle w:val="a8"/>
        <w:tblW w:w="9075" w:type="dxa"/>
        <w:tblInd w:w="0" w:type="dxa"/>
        <w:tblLayout w:type="fixed"/>
        <w:tblLook w:val="0000" w:firstRow="0" w:lastRow="0" w:firstColumn="0" w:lastColumn="0" w:noHBand="0" w:noVBand="0"/>
      </w:tblPr>
      <w:tblGrid>
        <w:gridCol w:w="1726"/>
        <w:gridCol w:w="2721"/>
        <w:gridCol w:w="4628"/>
      </w:tblGrid>
      <w:tr w:rsidR="00C12931" w:rsidRPr="00FF6AC4" w14:paraId="296C34AC"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9C1B2E3" w14:textId="77777777" w:rsidR="00C12931" w:rsidRPr="00FF6AC4" w:rsidRDefault="00980B52">
            <w:pPr>
              <w:rPr>
                <w:rFonts w:cs="Arial"/>
                <w:color w:val="FFFFFF"/>
                <w:sz w:val="24"/>
                <w:szCs w:val="24"/>
              </w:rPr>
            </w:pPr>
            <w:r w:rsidRPr="00FF6AC4">
              <w:rPr>
                <w:rFonts w:cs="Arial"/>
                <w:b/>
                <w:color w:val="FFFFFF"/>
                <w:sz w:val="24"/>
                <w:szCs w:val="24"/>
              </w:rPr>
              <w:t>#46</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6F894AB" w14:textId="77777777" w:rsidR="00C12931" w:rsidRPr="00FF6AC4" w:rsidRDefault="00980B52">
            <w:pPr>
              <w:rPr>
                <w:rFonts w:cs="Arial"/>
                <w:color w:val="FFFFFF"/>
                <w:sz w:val="24"/>
                <w:szCs w:val="24"/>
              </w:rPr>
            </w:pPr>
            <w:r w:rsidRPr="00FF6AC4">
              <w:rPr>
                <w:rFonts w:cs="Arial"/>
                <w:b/>
                <w:color w:val="FFFFFF"/>
                <w:sz w:val="24"/>
                <w:szCs w:val="24"/>
              </w:rPr>
              <w:t>Denunciar um doador por conduta irregular.</w:t>
            </w:r>
          </w:p>
        </w:tc>
      </w:tr>
      <w:tr w:rsidR="00C12931" w:rsidRPr="00FF6AC4" w14:paraId="367DC843"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72D6814"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3FE8694" w14:textId="77777777" w:rsidR="00C12931" w:rsidRPr="00FF6AC4" w:rsidRDefault="00980B52">
            <w:pPr>
              <w:rPr>
                <w:rFonts w:cs="Arial"/>
              </w:rPr>
            </w:pPr>
            <w:proofErr w:type="gramStart"/>
            <w:r w:rsidRPr="00FF6AC4">
              <w:rPr>
                <w:rFonts w:cs="Arial"/>
              </w:rPr>
              <w:t xml:space="preserve">(  </w:t>
            </w:r>
            <w:proofErr w:type="gramEnd"/>
            <w:r w:rsidRPr="00FF6AC4">
              <w:rPr>
                <w:rFonts w:cs="Arial"/>
              </w:rPr>
              <w:t xml:space="preserve"> )  Essencial                (   ) Importante       ( X ) Desejável</w:t>
            </w:r>
          </w:p>
        </w:tc>
      </w:tr>
      <w:tr w:rsidR="00C12931" w:rsidRPr="00FF6AC4" w14:paraId="447DE21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2788CC8"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5BD9159" w14:textId="77777777" w:rsidR="00C12931" w:rsidRPr="00FF6AC4" w:rsidRDefault="00980B52">
            <w:pPr>
              <w:rPr>
                <w:rFonts w:cs="Arial"/>
              </w:rPr>
            </w:pPr>
            <w:r w:rsidRPr="00FF6AC4">
              <w:rPr>
                <w:rFonts w:cs="Arial"/>
              </w:rPr>
              <w:t>Friend.</w:t>
            </w:r>
          </w:p>
        </w:tc>
      </w:tr>
      <w:tr w:rsidR="00C12931" w:rsidRPr="00FF6AC4" w14:paraId="365D9AD8"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C586A1F"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6EBFD34" w14:textId="77777777" w:rsidR="00C12931" w:rsidRPr="00FF6AC4" w:rsidRDefault="00980B52">
            <w:pPr>
              <w:rPr>
                <w:rFonts w:cs="Arial"/>
              </w:rPr>
            </w:pPr>
            <w:r w:rsidRPr="00FF6AC4">
              <w:rPr>
                <w:rFonts w:cs="Arial"/>
              </w:rPr>
              <w:t xml:space="preserve">Um friend que identificar algo suspeito em relação </w:t>
            </w:r>
            <w:proofErr w:type="gramStart"/>
            <w:r w:rsidRPr="00FF6AC4">
              <w:rPr>
                <w:rFonts w:cs="Arial"/>
              </w:rPr>
              <w:t>à</w:t>
            </w:r>
            <w:proofErr w:type="gramEnd"/>
            <w:r w:rsidRPr="00FF6AC4">
              <w:rPr>
                <w:rFonts w:cs="Arial"/>
              </w:rPr>
              <w:t xml:space="preserve"> outro friend pode denunciar o usuário para moderação.</w:t>
            </w:r>
          </w:p>
        </w:tc>
      </w:tr>
      <w:tr w:rsidR="00C12931" w:rsidRPr="00FF6AC4" w14:paraId="5306EBB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0A19F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934690" w14:textId="77777777" w:rsidR="00C12931" w:rsidRPr="00FF6AC4" w:rsidRDefault="00980B52">
            <w:pPr>
              <w:rPr>
                <w:rFonts w:cs="Arial"/>
              </w:rPr>
            </w:pPr>
            <w:r w:rsidRPr="00FF6AC4">
              <w:rPr>
                <w:rFonts w:cs="Arial"/>
              </w:rPr>
              <w:t>O friend precisa estar logado no sistema para executar tal ação.</w:t>
            </w:r>
          </w:p>
        </w:tc>
      </w:tr>
      <w:tr w:rsidR="00C12931" w:rsidRPr="00FF6AC4" w14:paraId="47742A8A"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B8E7AF1"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40F3BC1" w14:textId="77777777" w:rsidR="00C12931" w:rsidRPr="00FF6AC4" w:rsidRDefault="00980B52">
            <w:pPr>
              <w:rPr>
                <w:rFonts w:cs="Arial"/>
              </w:rPr>
            </w:pPr>
            <w:r w:rsidRPr="00FF6AC4">
              <w:rPr>
                <w:rFonts w:cs="Arial"/>
              </w:rPr>
              <w:t xml:space="preserve">O sistema deverá enviar uma mensagem ao </w:t>
            </w:r>
            <w:proofErr w:type="spellStart"/>
            <w:r w:rsidRPr="00FF6AC4">
              <w:rPr>
                <w:rFonts w:cs="Arial"/>
              </w:rPr>
              <w:t>SisAdmin</w:t>
            </w:r>
            <w:proofErr w:type="spellEnd"/>
            <w:r w:rsidRPr="00FF6AC4">
              <w:rPr>
                <w:rFonts w:cs="Arial"/>
              </w:rPr>
              <w:t>.</w:t>
            </w:r>
          </w:p>
        </w:tc>
      </w:tr>
      <w:tr w:rsidR="00C12931" w:rsidRPr="00FF6AC4" w14:paraId="4F7D582E"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E90B84A"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0FAC5A7"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friends, </w:t>
            </w:r>
            <w:proofErr w:type="spellStart"/>
            <w:r w:rsidRPr="00FF6AC4">
              <w:rPr>
                <w:rFonts w:cs="Arial"/>
                <w:b/>
              </w:rPr>
              <w:t>doador_info</w:t>
            </w:r>
            <w:proofErr w:type="spellEnd"/>
          </w:p>
        </w:tc>
      </w:tr>
      <w:tr w:rsidR="00C12931" w:rsidRPr="00FF6AC4" w14:paraId="11633B65"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6ACC59D"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D25D6E6" w14:textId="77777777" w:rsidR="00C12931" w:rsidRPr="00FF6AC4" w:rsidRDefault="00980B52">
            <w:pPr>
              <w:spacing w:before="60" w:after="60"/>
              <w:jc w:val="both"/>
              <w:rPr>
                <w:rFonts w:cs="Arial"/>
                <w:szCs w:val="22"/>
              </w:rPr>
            </w:pPr>
            <w:r w:rsidRPr="00FF6AC4">
              <w:rPr>
                <w:rFonts w:cs="Arial"/>
                <w:b/>
                <w:szCs w:val="22"/>
              </w:rPr>
              <w:t>Entidade Pet:</w:t>
            </w:r>
          </w:p>
          <w:p w14:paraId="2FB21E9B" w14:textId="77777777" w:rsidR="00C12931" w:rsidRPr="00FF6AC4" w:rsidRDefault="00980B52">
            <w:pPr>
              <w:spacing w:before="60" w:after="60"/>
              <w:ind w:left="261"/>
              <w:jc w:val="both"/>
              <w:rPr>
                <w:rFonts w:cs="Arial"/>
                <w:szCs w:val="22"/>
              </w:rPr>
            </w:pPr>
            <w:r w:rsidRPr="00FF6AC4">
              <w:rPr>
                <w:rFonts w:cs="Arial"/>
                <w:szCs w:val="22"/>
              </w:rPr>
              <w:t>Doador;</w:t>
            </w:r>
          </w:p>
          <w:p w14:paraId="5F4CED42" w14:textId="77777777" w:rsidR="00C12931" w:rsidRPr="00FF6AC4" w:rsidRDefault="00980B52">
            <w:pPr>
              <w:spacing w:before="60" w:after="60" w:line="288" w:lineRule="auto"/>
              <w:jc w:val="both"/>
              <w:rPr>
                <w:rFonts w:cs="Arial"/>
                <w:b/>
                <w:szCs w:val="22"/>
              </w:rPr>
            </w:pPr>
            <w:r w:rsidRPr="00FF6AC4">
              <w:rPr>
                <w:rFonts w:cs="Arial"/>
                <w:b/>
                <w:szCs w:val="22"/>
              </w:rPr>
              <w:t>Entidade Friend:</w:t>
            </w:r>
          </w:p>
          <w:p w14:paraId="2536EBB9" w14:textId="77777777" w:rsidR="00C12931" w:rsidRPr="00FF6AC4" w:rsidRDefault="00980B52">
            <w:pPr>
              <w:spacing w:before="60" w:after="60" w:line="288" w:lineRule="auto"/>
              <w:ind w:left="260"/>
              <w:jc w:val="both"/>
              <w:rPr>
                <w:rFonts w:cs="Arial"/>
                <w:szCs w:val="22"/>
              </w:rPr>
            </w:pPr>
            <w:r w:rsidRPr="00FF6AC4">
              <w:rPr>
                <w:rFonts w:cs="Arial"/>
                <w:szCs w:val="22"/>
              </w:rPr>
              <w:t>Nome:</w:t>
            </w:r>
          </w:p>
          <w:p w14:paraId="46FDDD84" w14:textId="77777777" w:rsidR="00C12931" w:rsidRPr="00FF6AC4" w:rsidRDefault="00980B52">
            <w:pPr>
              <w:spacing w:before="60" w:after="60" w:line="288" w:lineRule="auto"/>
              <w:ind w:left="260"/>
              <w:jc w:val="both"/>
              <w:rPr>
                <w:rFonts w:cs="Arial"/>
                <w:szCs w:val="22"/>
              </w:rPr>
            </w:pPr>
            <w:r w:rsidRPr="00FF6AC4">
              <w:rPr>
                <w:rFonts w:cs="Arial"/>
                <w:szCs w:val="22"/>
              </w:rPr>
              <w:t>Tipo: doador;</w:t>
            </w:r>
          </w:p>
          <w:p w14:paraId="1427EB78" w14:textId="77777777" w:rsidR="00C12931" w:rsidRPr="00FF6AC4" w:rsidRDefault="00980B52">
            <w:pPr>
              <w:spacing w:before="60" w:after="60" w:line="288" w:lineRule="auto"/>
              <w:jc w:val="both"/>
              <w:rPr>
                <w:rFonts w:cs="Arial"/>
                <w:b/>
                <w:szCs w:val="22"/>
              </w:rPr>
            </w:pPr>
            <w:r w:rsidRPr="00FF6AC4">
              <w:rPr>
                <w:rFonts w:cs="Arial"/>
                <w:b/>
                <w:szCs w:val="22"/>
              </w:rPr>
              <w:t>Entidade Friend:</w:t>
            </w:r>
          </w:p>
          <w:p w14:paraId="5A811E41" w14:textId="77777777" w:rsidR="00C12931" w:rsidRPr="00FF6AC4" w:rsidRDefault="00980B52">
            <w:pPr>
              <w:spacing w:before="60" w:after="60" w:line="288" w:lineRule="auto"/>
              <w:ind w:left="260"/>
              <w:jc w:val="both"/>
              <w:rPr>
                <w:rFonts w:cs="Arial"/>
                <w:szCs w:val="22"/>
              </w:rPr>
            </w:pPr>
            <w:r w:rsidRPr="00FF6AC4">
              <w:rPr>
                <w:rFonts w:cs="Arial"/>
                <w:szCs w:val="22"/>
              </w:rPr>
              <w:t>Nome:</w:t>
            </w:r>
          </w:p>
          <w:p w14:paraId="26727E47" w14:textId="77777777" w:rsidR="00C12931" w:rsidRPr="00FF6AC4" w:rsidRDefault="00980B52">
            <w:pPr>
              <w:spacing w:before="60" w:after="60" w:line="288" w:lineRule="auto"/>
              <w:ind w:left="260"/>
              <w:jc w:val="both"/>
              <w:rPr>
                <w:rFonts w:cs="Arial"/>
                <w:szCs w:val="22"/>
              </w:rPr>
            </w:pPr>
            <w:r w:rsidRPr="00FF6AC4">
              <w:rPr>
                <w:rFonts w:cs="Arial"/>
                <w:szCs w:val="22"/>
              </w:rPr>
              <w:lastRenderedPageBreak/>
              <w:t>Tipo: adotante;</w:t>
            </w:r>
          </w:p>
        </w:tc>
      </w:tr>
      <w:tr w:rsidR="00C12931" w:rsidRPr="00FF6AC4" w14:paraId="6A40CA4C"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EA3DC0"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4FC11A" w14:textId="77777777" w:rsidR="00C12931" w:rsidRPr="00FF6AC4" w:rsidRDefault="00980B52">
            <w:pPr>
              <w:rPr>
                <w:rFonts w:cs="Arial"/>
              </w:rPr>
            </w:pPr>
            <w:r w:rsidRPr="00FF6AC4">
              <w:rPr>
                <w:rFonts w:cs="Arial"/>
                <w:b/>
              </w:rPr>
              <w:t>Aluno</w:t>
            </w:r>
            <w:r w:rsidRPr="00FF6AC4">
              <w:rPr>
                <w:rFonts w:cs="Arial"/>
              </w:rPr>
              <w:t>:</w:t>
            </w:r>
          </w:p>
          <w:p w14:paraId="25AFA776" w14:textId="77777777" w:rsidR="00C12931" w:rsidRPr="00FF6AC4" w:rsidRDefault="00980B52">
            <w:pPr>
              <w:rPr>
                <w:rFonts w:cs="Arial"/>
              </w:rPr>
            </w:pPr>
            <w:r w:rsidRPr="00FF6AC4">
              <w:rPr>
                <w:rFonts w:cs="Arial"/>
              </w:rPr>
              <w:t>1. Realiza o login no sistema.</w:t>
            </w:r>
          </w:p>
          <w:p w14:paraId="5EB8295E" w14:textId="77777777" w:rsidR="00C12931" w:rsidRPr="00FF6AC4" w:rsidRDefault="00C12931">
            <w:pPr>
              <w:rPr>
                <w:rFonts w:cs="Arial"/>
              </w:rPr>
            </w:pPr>
          </w:p>
          <w:p w14:paraId="5A17E146" w14:textId="77777777" w:rsidR="00C12931" w:rsidRPr="00FF6AC4" w:rsidRDefault="00980B52">
            <w:pPr>
              <w:rPr>
                <w:rFonts w:cs="Arial"/>
              </w:rPr>
            </w:pPr>
            <w:r w:rsidRPr="00FF6AC4">
              <w:rPr>
                <w:rFonts w:cs="Arial"/>
              </w:rPr>
              <w:t>2. Seleciona o menu de pets.</w:t>
            </w:r>
          </w:p>
          <w:p w14:paraId="612A2A5F" w14:textId="77777777" w:rsidR="00C12931" w:rsidRPr="00FF6AC4" w:rsidRDefault="00C12931">
            <w:pPr>
              <w:rPr>
                <w:rFonts w:cs="Arial"/>
              </w:rPr>
            </w:pPr>
          </w:p>
          <w:p w14:paraId="29A86697" w14:textId="77777777" w:rsidR="00C12931" w:rsidRPr="00FF6AC4" w:rsidRDefault="00980B52">
            <w:pPr>
              <w:rPr>
                <w:rFonts w:cs="Arial"/>
              </w:rPr>
            </w:pPr>
            <w:r w:rsidRPr="00FF6AC4">
              <w:rPr>
                <w:rFonts w:cs="Arial"/>
              </w:rPr>
              <w:t>4. Seleciona o perfil do pet.</w:t>
            </w:r>
          </w:p>
          <w:p w14:paraId="3C746DCC" w14:textId="77777777" w:rsidR="00C12931" w:rsidRPr="00FF6AC4" w:rsidRDefault="00C12931">
            <w:pPr>
              <w:rPr>
                <w:rFonts w:cs="Arial"/>
              </w:rPr>
            </w:pPr>
          </w:p>
          <w:p w14:paraId="59A4F4C3" w14:textId="77777777" w:rsidR="00C12931" w:rsidRPr="00FF6AC4" w:rsidRDefault="00980B52">
            <w:pPr>
              <w:rPr>
                <w:rFonts w:cs="Arial"/>
              </w:rPr>
            </w:pPr>
            <w:r w:rsidRPr="00FF6AC4">
              <w:rPr>
                <w:rFonts w:cs="Arial"/>
              </w:rPr>
              <w:t>6. Seleciona a opção “doador”.</w:t>
            </w:r>
          </w:p>
          <w:p w14:paraId="284ECBE3" w14:textId="77777777" w:rsidR="00C12931" w:rsidRPr="00FF6AC4" w:rsidRDefault="00C12931">
            <w:pPr>
              <w:rPr>
                <w:rFonts w:cs="Arial"/>
              </w:rPr>
            </w:pPr>
          </w:p>
          <w:p w14:paraId="71F07E48" w14:textId="77777777" w:rsidR="00C12931" w:rsidRPr="00FF6AC4" w:rsidRDefault="00980B52">
            <w:pPr>
              <w:rPr>
                <w:rFonts w:cs="Arial"/>
              </w:rPr>
            </w:pPr>
            <w:r w:rsidRPr="00FF6AC4">
              <w:rPr>
                <w:rFonts w:cs="Arial"/>
              </w:rPr>
              <w:t>8. Seleciona a opção “denunciar”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229808D" w14:textId="77777777" w:rsidR="00C12931" w:rsidRPr="00FF6AC4" w:rsidRDefault="00980B52">
            <w:pPr>
              <w:rPr>
                <w:rFonts w:cs="Arial"/>
              </w:rPr>
            </w:pPr>
            <w:r w:rsidRPr="00FF6AC4">
              <w:rPr>
                <w:rFonts w:cs="Arial"/>
                <w:b/>
              </w:rPr>
              <w:t>Sistema</w:t>
            </w:r>
            <w:r w:rsidRPr="00FF6AC4">
              <w:rPr>
                <w:rFonts w:cs="Arial"/>
              </w:rPr>
              <w:t>:</w:t>
            </w:r>
          </w:p>
          <w:p w14:paraId="7D356661" w14:textId="77777777" w:rsidR="00C12931" w:rsidRPr="00FF6AC4" w:rsidRDefault="00C12931">
            <w:pPr>
              <w:rPr>
                <w:rFonts w:cs="Arial"/>
              </w:rPr>
            </w:pPr>
          </w:p>
          <w:p w14:paraId="04A58A2F" w14:textId="77777777" w:rsidR="00C12931" w:rsidRPr="00FF6AC4" w:rsidRDefault="00C12931">
            <w:pPr>
              <w:rPr>
                <w:rFonts w:cs="Arial"/>
              </w:rPr>
            </w:pPr>
          </w:p>
          <w:p w14:paraId="5DB2D2C3" w14:textId="77777777" w:rsidR="00C12931" w:rsidRPr="00FF6AC4" w:rsidRDefault="00980B52">
            <w:pPr>
              <w:rPr>
                <w:rFonts w:cs="Arial"/>
              </w:rPr>
            </w:pPr>
            <w:r w:rsidRPr="00FF6AC4">
              <w:rPr>
                <w:rFonts w:cs="Arial"/>
              </w:rPr>
              <w:t>3. Apresenta os pets cadastrados no sistema.</w:t>
            </w:r>
          </w:p>
          <w:p w14:paraId="304C6AB1" w14:textId="77777777" w:rsidR="00C12931" w:rsidRPr="00FF6AC4" w:rsidRDefault="00C12931">
            <w:pPr>
              <w:rPr>
                <w:rFonts w:cs="Arial"/>
              </w:rPr>
            </w:pPr>
          </w:p>
          <w:p w14:paraId="7EA5D8B2" w14:textId="77777777" w:rsidR="00C12931" w:rsidRPr="00FF6AC4" w:rsidRDefault="00980B52">
            <w:pPr>
              <w:rPr>
                <w:rFonts w:cs="Arial"/>
              </w:rPr>
            </w:pPr>
            <w:r w:rsidRPr="00FF6AC4">
              <w:rPr>
                <w:rFonts w:cs="Arial"/>
              </w:rPr>
              <w:t>5. Apresenta as informações do pet.</w:t>
            </w:r>
          </w:p>
          <w:p w14:paraId="3B77210C" w14:textId="77777777" w:rsidR="00C12931" w:rsidRPr="00FF6AC4" w:rsidRDefault="00C12931">
            <w:pPr>
              <w:rPr>
                <w:rFonts w:cs="Arial"/>
              </w:rPr>
            </w:pPr>
          </w:p>
          <w:p w14:paraId="643B90EA" w14:textId="77777777" w:rsidR="00C12931" w:rsidRPr="00FF6AC4" w:rsidRDefault="00980B52">
            <w:pPr>
              <w:rPr>
                <w:rFonts w:cs="Arial"/>
              </w:rPr>
            </w:pPr>
            <w:r w:rsidRPr="00FF6AC4">
              <w:rPr>
                <w:rFonts w:cs="Arial"/>
              </w:rPr>
              <w:t>7. Exibe o perfil do doador.</w:t>
            </w:r>
          </w:p>
          <w:p w14:paraId="5C334CC1" w14:textId="77777777" w:rsidR="00C12931" w:rsidRPr="00FF6AC4" w:rsidRDefault="00C12931">
            <w:pPr>
              <w:rPr>
                <w:rFonts w:cs="Arial"/>
              </w:rPr>
            </w:pPr>
          </w:p>
          <w:p w14:paraId="37146999" w14:textId="77777777" w:rsidR="00C12931" w:rsidRPr="00FF6AC4" w:rsidRDefault="00C12931">
            <w:pPr>
              <w:rPr>
                <w:rFonts w:cs="Arial"/>
              </w:rPr>
            </w:pPr>
          </w:p>
          <w:p w14:paraId="2523D220" w14:textId="77777777" w:rsidR="00C12931" w:rsidRPr="00FF6AC4" w:rsidRDefault="00980B52">
            <w:pPr>
              <w:rPr>
                <w:rFonts w:cs="Arial"/>
              </w:rPr>
            </w:pPr>
            <w:r w:rsidRPr="00FF6AC4">
              <w:rPr>
                <w:rFonts w:cs="Arial"/>
              </w:rPr>
              <w:t xml:space="preserve">9. Envia as informações para o </w:t>
            </w:r>
            <w:proofErr w:type="spellStart"/>
            <w:r w:rsidRPr="00FF6AC4">
              <w:rPr>
                <w:rFonts w:cs="Arial"/>
              </w:rPr>
              <w:t>SisAdmin</w:t>
            </w:r>
            <w:proofErr w:type="spellEnd"/>
            <w:r w:rsidRPr="00FF6AC4">
              <w:rPr>
                <w:rFonts w:cs="Arial"/>
              </w:rPr>
              <w:t>.</w:t>
            </w:r>
          </w:p>
        </w:tc>
      </w:tr>
      <w:tr w:rsidR="00C12931" w:rsidRPr="00FF6AC4" w14:paraId="1F156895"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29DBA0C"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F7428B"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3C07C5A" w14:textId="77777777" w:rsidR="00C12931" w:rsidRPr="00FF6AC4" w:rsidRDefault="00980B52">
            <w:pPr>
              <w:rPr>
                <w:rFonts w:cs="Arial"/>
              </w:rPr>
            </w:pPr>
            <w:r w:rsidRPr="00FF6AC4">
              <w:rPr>
                <w:rFonts w:cs="Arial"/>
                <w:b/>
              </w:rPr>
              <w:t>Sistema</w:t>
            </w:r>
            <w:r w:rsidRPr="00FF6AC4">
              <w:rPr>
                <w:rFonts w:cs="Arial"/>
              </w:rPr>
              <w:t>:</w:t>
            </w:r>
          </w:p>
          <w:p w14:paraId="7A6F68D3" w14:textId="77777777" w:rsidR="00C12931" w:rsidRPr="00FF6AC4" w:rsidRDefault="00980B52">
            <w:pPr>
              <w:rPr>
                <w:rFonts w:cs="Arial"/>
              </w:rPr>
            </w:pPr>
            <w:r w:rsidRPr="00FF6AC4">
              <w:rPr>
                <w:rFonts w:cs="Arial"/>
              </w:rPr>
              <w:t xml:space="preserve">1. A mensagem deve ser enviada para todos os </w:t>
            </w:r>
            <w:proofErr w:type="spellStart"/>
            <w:r w:rsidRPr="00FF6AC4">
              <w:rPr>
                <w:rFonts w:cs="Arial"/>
              </w:rPr>
              <w:t>SisAdmin</w:t>
            </w:r>
            <w:proofErr w:type="spellEnd"/>
            <w:r w:rsidRPr="00FF6AC4">
              <w:rPr>
                <w:rFonts w:cs="Arial"/>
              </w:rPr>
              <w:t>.</w:t>
            </w:r>
          </w:p>
        </w:tc>
      </w:tr>
    </w:tbl>
    <w:p w14:paraId="1359CE69" w14:textId="77777777" w:rsidR="00C12931" w:rsidRPr="00FF6AC4" w:rsidRDefault="00C12931">
      <w:pPr>
        <w:spacing w:before="60" w:after="60"/>
        <w:ind w:left="578"/>
        <w:jc w:val="both"/>
        <w:rPr>
          <w:rFonts w:cs="Arial"/>
          <w:szCs w:val="22"/>
        </w:rPr>
      </w:pPr>
    </w:p>
    <w:p w14:paraId="7750410C" w14:textId="77777777" w:rsidR="00C12931" w:rsidRPr="00FF6AC4" w:rsidRDefault="00980B52">
      <w:pPr>
        <w:pStyle w:val="Ttulo5"/>
        <w:spacing w:after="120"/>
      </w:pPr>
      <w:bookmarkStart w:id="64" w:name="_Toc48256392"/>
      <w:r w:rsidRPr="00FF6AC4">
        <w:t>[RF047</w:t>
      </w:r>
      <w:proofErr w:type="gramStart"/>
      <w:r w:rsidRPr="00FF6AC4">
        <w:t>] Disponibilizar</w:t>
      </w:r>
      <w:proofErr w:type="gramEnd"/>
      <w:r w:rsidRPr="00FF6AC4">
        <w:t xml:space="preserve"> um pet para colaborador/ Adicionar um animal disponível para adoção em uma ONG ou abrigo.</w:t>
      </w:r>
      <w:bookmarkEnd w:id="64"/>
    </w:p>
    <w:tbl>
      <w:tblPr>
        <w:tblStyle w:val="a9"/>
        <w:tblW w:w="9075" w:type="dxa"/>
        <w:tblInd w:w="0" w:type="dxa"/>
        <w:tblLayout w:type="fixed"/>
        <w:tblLook w:val="0000" w:firstRow="0" w:lastRow="0" w:firstColumn="0" w:lastColumn="0" w:noHBand="0" w:noVBand="0"/>
      </w:tblPr>
      <w:tblGrid>
        <w:gridCol w:w="1726"/>
        <w:gridCol w:w="2721"/>
        <w:gridCol w:w="4628"/>
      </w:tblGrid>
      <w:tr w:rsidR="00C12931" w:rsidRPr="00FF6AC4" w14:paraId="6E03933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5CDC5E52" w14:textId="77777777" w:rsidR="00C12931" w:rsidRPr="00FF6AC4" w:rsidRDefault="00980B52">
            <w:pPr>
              <w:rPr>
                <w:rFonts w:cs="Arial"/>
                <w:color w:val="FFFFFF"/>
                <w:sz w:val="24"/>
                <w:szCs w:val="24"/>
              </w:rPr>
            </w:pPr>
            <w:r w:rsidRPr="00FF6AC4">
              <w:rPr>
                <w:rFonts w:cs="Arial"/>
                <w:b/>
                <w:color w:val="FFFFFF"/>
                <w:sz w:val="24"/>
                <w:szCs w:val="24"/>
              </w:rPr>
              <w:t>#47</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D1B5E76" w14:textId="77777777" w:rsidR="00C12931" w:rsidRPr="00FF6AC4" w:rsidRDefault="00980B52">
            <w:pPr>
              <w:rPr>
                <w:rFonts w:cs="Arial"/>
                <w:color w:val="FFFFFF"/>
                <w:sz w:val="24"/>
                <w:szCs w:val="24"/>
              </w:rPr>
            </w:pPr>
            <w:r w:rsidRPr="00FF6AC4">
              <w:rPr>
                <w:rFonts w:cs="Arial"/>
                <w:b/>
                <w:color w:val="FFFFFF"/>
                <w:sz w:val="24"/>
                <w:szCs w:val="24"/>
              </w:rPr>
              <w:t>Adicionar um pet ao sistema associado à um colaborador.</w:t>
            </w:r>
          </w:p>
        </w:tc>
      </w:tr>
      <w:tr w:rsidR="00C12931" w:rsidRPr="00FF6AC4" w14:paraId="1D87F298"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3336E4"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CD8C30" w14:textId="77777777" w:rsidR="00C12931" w:rsidRPr="00FF6AC4" w:rsidRDefault="00980B52">
            <w:pPr>
              <w:rPr>
                <w:rFonts w:cs="Arial"/>
              </w:rPr>
            </w:pPr>
            <w:proofErr w:type="gramStart"/>
            <w:r w:rsidRPr="00FF6AC4">
              <w:rPr>
                <w:rFonts w:cs="Arial"/>
              </w:rPr>
              <w:t>( X</w:t>
            </w:r>
            <w:proofErr w:type="gramEnd"/>
            <w:r w:rsidRPr="00FF6AC4">
              <w:rPr>
                <w:rFonts w:cs="Arial"/>
              </w:rPr>
              <w:t xml:space="preserve"> )  Essencial                (   ) Importante       (   ) Desejável</w:t>
            </w:r>
          </w:p>
        </w:tc>
      </w:tr>
      <w:tr w:rsidR="00C12931" w:rsidRPr="00FF6AC4" w14:paraId="7C0C869A"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726CF1"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7CA041C" w14:textId="77777777" w:rsidR="00C12931" w:rsidRPr="00FF6AC4" w:rsidRDefault="00980B52">
            <w:pPr>
              <w:rPr>
                <w:rFonts w:cs="Arial"/>
              </w:rPr>
            </w:pPr>
            <w:r w:rsidRPr="00FF6AC4">
              <w:rPr>
                <w:rFonts w:cs="Arial"/>
              </w:rPr>
              <w:t>Friend.</w:t>
            </w:r>
          </w:p>
        </w:tc>
      </w:tr>
      <w:tr w:rsidR="00C12931" w:rsidRPr="00FF6AC4" w14:paraId="4F28653E"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94B963"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F98ACC1" w14:textId="77777777" w:rsidR="00C12931" w:rsidRPr="00FF6AC4" w:rsidRDefault="00980B52">
            <w:pPr>
              <w:rPr>
                <w:rFonts w:cs="Arial"/>
              </w:rPr>
            </w:pPr>
            <w:r w:rsidRPr="00FF6AC4">
              <w:rPr>
                <w:rFonts w:cs="Arial"/>
              </w:rPr>
              <w:t>Um friend que deseja disponibilizar um pet para um colaborador, deve acessar o menu pets, selecionar adicionar pet e preencher o formulário e selecionar o colaborador.</w:t>
            </w:r>
          </w:p>
        </w:tc>
      </w:tr>
      <w:tr w:rsidR="00C12931" w:rsidRPr="00FF6AC4" w14:paraId="0F8D88A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C0E28C"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1C00BB3" w14:textId="77777777" w:rsidR="00C12931" w:rsidRPr="00FF6AC4" w:rsidRDefault="00980B52">
            <w:pPr>
              <w:rPr>
                <w:rFonts w:cs="Arial"/>
              </w:rPr>
            </w:pPr>
            <w:r w:rsidRPr="00FF6AC4">
              <w:rPr>
                <w:rFonts w:cs="Arial"/>
              </w:rPr>
              <w:t>O friend precisa estar logado no sistema para executar tal ação.</w:t>
            </w:r>
            <w:r w:rsidRPr="00FF6AC4">
              <w:rPr>
                <w:rFonts w:cs="Arial"/>
              </w:rPr>
              <w:br/>
              <w:t>O colaborador precisa estar incluído na lista de colaboradores.</w:t>
            </w:r>
          </w:p>
        </w:tc>
      </w:tr>
      <w:tr w:rsidR="00C12931" w:rsidRPr="00FF6AC4" w14:paraId="5415C7A3"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3C0321B"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F4EFB91" w14:textId="4D45E5B6" w:rsidR="00C12931" w:rsidRPr="00FF6AC4" w:rsidRDefault="00980B52">
            <w:pPr>
              <w:rPr>
                <w:rFonts w:cs="Arial"/>
              </w:rPr>
            </w:pPr>
            <w:r w:rsidRPr="00FF6AC4">
              <w:rPr>
                <w:rFonts w:cs="Arial"/>
              </w:rPr>
              <w:t xml:space="preserve">O sistema deverá incluir o novo pet à lista de </w:t>
            </w:r>
            <w:r w:rsidR="000C1CA3" w:rsidRPr="00FF6AC4">
              <w:rPr>
                <w:rFonts w:cs="Arial"/>
              </w:rPr>
              <w:t>pets.</w:t>
            </w:r>
          </w:p>
        </w:tc>
      </w:tr>
      <w:tr w:rsidR="00C12931" w:rsidRPr="00FF6AC4" w14:paraId="068A6856"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2988983"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0E04381"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xml:space="preserve">, pets, </w:t>
            </w:r>
            <w:proofErr w:type="spellStart"/>
            <w:r w:rsidRPr="00FF6AC4">
              <w:rPr>
                <w:rFonts w:cs="Arial"/>
                <w:b/>
              </w:rPr>
              <w:t>pets_info_id</w:t>
            </w:r>
            <w:proofErr w:type="spellEnd"/>
            <w:r w:rsidRPr="00FF6AC4">
              <w:rPr>
                <w:rFonts w:cs="Arial"/>
                <w:b/>
              </w:rPr>
              <w:t xml:space="preserve">, </w:t>
            </w:r>
            <w:proofErr w:type="spellStart"/>
            <w:r w:rsidRPr="00FF6AC4">
              <w:rPr>
                <w:rFonts w:cs="Arial"/>
                <w:b/>
              </w:rPr>
              <w:t>pets_novo</w:t>
            </w:r>
            <w:proofErr w:type="spellEnd"/>
            <w:r w:rsidRPr="00FF6AC4">
              <w:rPr>
                <w:rFonts w:cs="Arial"/>
                <w:b/>
              </w:rPr>
              <w:t>;</w:t>
            </w:r>
          </w:p>
        </w:tc>
      </w:tr>
      <w:tr w:rsidR="00C12931" w:rsidRPr="00FF6AC4" w14:paraId="0BC09006"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6D14EC3"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C74610" w14:textId="77777777" w:rsidR="00C12931" w:rsidRPr="00FF6AC4" w:rsidRDefault="00980B52">
            <w:pPr>
              <w:spacing w:before="60" w:after="60"/>
              <w:jc w:val="both"/>
              <w:rPr>
                <w:rFonts w:cs="Arial"/>
                <w:szCs w:val="22"/>
              </w:rPr>
            </w:pPr>
            <w:r w:rsidRPr="00FF6AC4">
              <w:rPr>
                <w:rFonts w:cs="Arial"/>
                <w:b/>
                <w:szCs w:val="22"/>
              </w:rPr>
              <w:t>Entidade Pet:</w:t>
            </w:r>
          </w:p>
          <w:p w14:paraId="45D7A8A2" w14:textId="77777777" w:rsidR="00C12931" w:rsidRPr="00FF6AC4" w:rsidRDefault="00980B52">
            <w:pPr>
              <w:spacing w:before="60" w:after="60"/>
              <w:ind w:left="261"/>
              <w:jc w:val="both"/>
              <w:rPr>
                <w:rFonts w:cs="Arial"/>
                <w:szCs w:val="22"/>
              </w:rPr>
            </w:pPr>
            <w:r w:rsidRPr="00FF6AC4">
              <w:rPr>
                <w:rFonts w:cs="Arial"/>
                <w:szCs w:val="22"/>
              </w:rPr>
              <w:t>Nome: deve possuir no máximo 50 caracteres;</w:t>
            </w:r>
          </w:p>
          <w:p w14:paraId="7D6D1A00" w14:textId="77777777" w:rsidR="00C12931" w:rsidRPr="00FF6AC4" w:rsidRDefault="00980B52">
            <w:pPr>
              <w:spacing w:before="60" w:after="60"/>
              <w:ind w:left="261"/>
              <w:jc w:val="both"/>
              <w:rPr>
                <w:rFonts w:cs="Arial"/>
                <w:szCs w:val="22"/>
              </w:rPr>
            </w:pPr>
            <w:r w:rsidRPr="00FF6AC4">
              <w:rPr>
                <w:rFonts w:cs="Arial"/>
                <w:szCs w:val="22"/>
              </w:rPr>
              <w:t>Raça: deve possuir no máximo 40 caracteres;</w:t>
            </w:r>
          </w:p>
          <w:p w14:paraId="5D8B7952" w14:textId="77777777" w:rsidR="00C12931" w:rsidRPr="00FF6AC4" w:rsidRDefault="00980B52">
            <w:pPr>
              <w:spacing w:before="60" w:after="60"/>
              <w:ind w:left="261"/>
              <w:jc w:val="both"/>
              <w:rPr>
                <w:rFonts w:cs="Arial"/>
                <w:szCs w:val="22"/>
              </w:rPr>
            </w:pPr>
            <w:r w:rsidRPr="00FF6AC4">
              <w:rPr>
                <w:rFonts w:cs="Arial"/>
                <w:szCs w:val="22"/>
              </w:rPr>
              <w:t>Sexo: masculino ou feminino;</w:t>
            </w:r>
          </w:p>
          <w:p w14:paraId="4ABA1A6D" w14:textId="77777777" w:rsidR="00C12931" w:rsidRPr="00FF6AC4" w:rsidRDefault="00980B52">
            <w:pPr>
              <w:spacing w:before="60" w:after="60"/>
              <w:ind w:left="261"/>
              <w:jc w:val="both"/>
              <w:rPr>
                <w:rFonts w:cs="Arial"/>
                <w:szCs w:val="22"/>
              </w:rPr>
            </w:pPr>
            <w:r w:rsidRPr="00FF6AC4">
              <w:rPr>
                <w:rFonts w:cs="Arial"/>
                <w:szCs w:val="22"/>
              </w:rPr>
              <w:t>Tipo: cachorro ou gato;</w:t>
            </w:r>
          </w:p>
          <w:p w14:paraId="6094A70E" w14:textId="77777777" w:rsidR="00C12931" w:rsidRPr="00FF6AC4" w:rsidRDefault="00980B52">
            <w:pPr>
              <w:spacing w:before="60" w:after="60"/>
              <w:ind w:left="261"/>
              <w:jc w:val="both"/>
              <w:rPr>
                <w:rFonts w:cs="Arial"/>
                <w:szCs w:val="22"/>
              </w:rPr>
            </w:pPr>
            <w:r w:rsidRPr="00FF6AC4">
              <w:rPr>
                <w:rFonts w:cs="Arial"/>
                <w:szCs w:val="22"/>
              </w:rPr>
              <w:lastRenderedPageBreak/>
              <w:t>Porte: pequeno, médio ou grande;</w:t>
            </w:r>
          </w:p>
          <w:p w14:paraId="41D9ADA9" w14:textId="77777777" w:rsidR="00C12931" w:rsidRPr="00FF6AC4" w:rsidRDefault="00980B52">
            <w:pPr>
              <w:spacing w:before="60" w:after="60"/>
              <w:ind w:left="261"/>
              <w:jc w:val="both"/>
              <w:rPr>
                <w:rFonts w:cs="Arial"/>
                <w:szCs w:val="22"/>
              </w:rPr>
            </w:pPr>
            <w:r w:rsidRPr="00FF6AC4">
              <w:rPr>
                <w:rFonts w:cs="Arial"/>
                <w:szCs w:val="22"/>
              </w:rPr>
              <w:t>Idade: máximo 8 caracteres, pode conter o numeral da idade ou as opções: Filhote, Adulto e Idoso;</w:t>
            </w:r>
          </w:p>
          <w:p w14:paraId="56E8039C" w14:textId="77777777" w:rsidR="00C12931" w:rsidRPr="00FF6AC4" w:rsidRDefault="00980B52">
            <w:pPr>
              <w:spacing w:before="60" w:after="60"/>
              <w:ind w:left="261"/>
              <w:jc w:val="both"/>
              <w:rPr>
                <w:rFonts w:cs="Arial"/>
                <w:szCs w:val="22"/>
              </w:rPr>
            </w:pPr>
            <w:r w:rsidRPr="00FF6AC4">
              <w:rPr>
                <w:rFonts w:cs="Arial"/>
                <w:szCs w:val="22"/>
              </w:rPr>
              <w:t>História: Caixa de texto, deve possuir no máximo 500 caracteres;</w:t>
            </w:r>
          </w:p>
          <w:p w14:paraId="1DDF61FF" w14:textId="77777777" w:rsidR="00C12931" w:rsidRPr="00FF6AC4" w:rsidRDefault="00980B52">
            <w:pPr>
              <w:spacing w:before="60" w:after="60"/>
              <w:ind w:left="261"/>
              <w:jc w:val="both"/>
              <w:rPr>
                <w:rFonts w:cs="Arial"/>
                <w:szCs w:val="22"/>
              </w:rPr>
            </w:pPr>
            <w:r w:rsidRPr="00FF6AC4">
              <w:rPr>
                <w:rFonts w:cs="Arial"/>
                <w:szCs w:val="22"/>
              </w:rPr>
              <w:t>Personalidade: deve permitir no máximo 100 caracteres;</w:t>
            </w:r>
          </w:p>
          <w:p w14:paraId="1DBF43D0" w14:textId="77777777" w:rsidR="00C12931" w:rsidRPr="00FF6AC4" w:rsidRDefault="00980B52">
            <w:pPr>
              <w:spacing w:before="60" w:after="60"/>
              <w:ind w:left="261"/>
              <w:jc w:val="both"/>
              <w:rPr>
                <w:rFonts w:cs="Arial"/>
                <w:szCs w:val="22"/>
              </w:rPr>
            </w:pPr>
            <w:r w:rsidRPr="00FF6AC4">
              <w:rPr>
                <w:rFonts w:cs="Arial"/>
                <w:szCs w:val="22"/>
              </w:rPr>
              <w:t>Outras informações: deve permitir no máximo 100 caracteres;</w:t>
            </w:r>
            <w:r w:rsidRPr="00FF6AC4">
              <w:rPr>
                <w:rFonts w:cs="Arial"/>
                <w:szCs w:val="22"/>
              </w:rPr>
              <w:br/>
              <w:t>(...)</w:t>
            </w:r>
          </w:p>
          <w:p w14:paraId="4D9943AD" w14:textId="77777777" w:rsidR="00C12931" w:rsidRPr="00FF6AC4" w:rsidRDefault="00980B52">
            <w:pPr>
              <w:spacing w:before="60" w:after="60"/>
              <w:jc w:val="both"/>
              <w:rPr>
                <w:rFonts w:cs="Arial"/>
                <w:szCs w:val="22"/>
              </w:rPr>
            </w:pPr>
            <w:r w:rsidRPr="00FF6AC4">
              <w:rPr>
                <w:rFonts w:cs="Arial"/>
                <w:b/>
                <w:szCs w:val="22"/>
              </w:rPr>
              <w:t>Entidade Friend:</w:t>
            </w:r>
          </w:p>
          <w:p w14:paraId="0BC617C5" w14:textId="77777777" w:rsidR="00C12931" w:rsidRPr="00FF6AC4" w:rsidRDefault="00980B52">
            <w:pPr>
              <w:spacing w:before="60" w:after="60" w:line="288" w:lineRule="auto"/>
              <w:ind w:left="260"/>
              <w:jc w:val="both"/>
              <w:rPr>
                <w:rFonts w:cs="Arial"/>
                <w:szCs w:val="22"/>
              </w:rPr>
            </w:pPr>
            <w:r w:rsidRPr="00FF6AC4">
              <w:rPr>
                <w:rFonts w:cs="Arial"/>
                <w:szCs w:val="22"/>
              </w:rPr>
              <w:t>Doador: nome do friend que cadastrar o animal;</w:t>
            </w:r>
          </w:p>
          <w:p w14:paraId="498AA4D3" w14:textId="77777777" w:rsidR="00C12931" w:rsidRPr="00FF6AC4" w:rsidRDefault="00980B52">
            <w:pPr>
              <w:spacing w:before="60" w:after="60"/>
              <w:jc w:val="both"/>
              <w:rPr>
                <w:rFonts w:cs="Arial"/>
                <w:szCs w:val="22"/>
              </w:rPr>
            </w:pPr>
            <w:r w:rsidRPr="00FF6AC4">
              <w:rPr>
                <w:rFonts w:cs="Arial"/>
                <w:b/>
                <w:szCs w:val="22"/>
              </w:rPr>
              <w:t>Entidade Colaborador:</w:t>
            </w:r>
          </w:p>
          <w:p w14:paraId="66E21EB2" w14:textId="77777777" w:rsidR="00C12931" w:rsidRPr="00FF6AC4" w:rsidRDefault="00980B52">
            <w:pPr>
              <w:spacing w:before="60" w:after="60" w:line="288" w:lineRule="auto"/>
              <w:ind w:left="260"/>
              <w:jc w:val="both"/>
              <w:rPr>
                <w:rFonts w:cs="Arial"/>
              </w:rPr>
            </w:pPr>
            <w:r w:rsidRPr="00FF6AC4">
              <w:rPr>
                <w:rFonts w:cs="Arial"/>
                <w:szCs w:val="22"/>
              </w:rPr>
              <w:t>Colaborador: nome do local, caso o animal se encontre em uma ONG ou abrigo;</w:t>
            </w:r>
          </w:p>
        </w:tc>
      </w:tr>
      <w:tr w:rsidR="00C12931" w:rsidRPr="00FF6AC4" w14:paraId="58FE155E"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561E53B" w14:textId="77777777" w:rsidR="00C12931" w:rsidRPr="00FF6AC4" w:rsidRDefault="00980B52">
            <w:pPr>
              <w:rPr>
                <w:rFonts w:cs="Arial"/>
              </w:rPr>
            </w:pPr>
            <w:r w:rsidRPr="00FF6AC4">
              <w:rPr>
                <w:rFonts w:cs="Arial"/>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A40B55" w14:textId="77777777" w:rsidR="00C12931" w:rsidRPr="00FF6AC4" w:rsidRDefault="00980B52">
            <w:pPr>
              <w:rPr>
                <w:rFonts w:cs="Arial"/>
              </w:rPr>
            </w:pPr>
            <w:r w:rsidRPr="00FF6AC4">
              <w:rPr>
                <w:rFonts w:cs="Arial"/>
                <w:b/>
              </w:rPr>
              <w:t>Friend</w:t>
            </w:r>
            <w:r w:rsidRPr="00FF6AC4">
              <w:rPr>
                <w:rFonts w:cs="Arial"/>
              </w:rPr>
              <w:t>:</w:t>
            </w:r>
          </w:p>
          <w:p w14:paraId="7B53A24D" w14:textId="77777777" w:rsidR="00C12931" w:rsidRPr="00FF6AC4" w:rsidRDefault="00980B52">
            <w:pPr>
              <w:rPr>
                <w:rFonts w:cs="Arial"/>
              </w:rPr>
            </w:pPr>
            <w:r w:rsidRPr="00FF6AC4">
              <w:rPr>
                <w:rFonts w:cs="Arial"/>
              </w:rPr>
              <w:t>1. Realiza o login no sistema.</w:t>
            </w:r>
          </w:p>
          <w:p w14:paraId="52866FCA" w14:textId="77777777" w:rsidR="00C12931" w:rsidRPr="00FF6AC4" w:rsidRDefault="00C12931">
            <w:pPr>
              <w:rPr>
                <w:rFonts w:cs="Arial"/>
              </w:rPr>
            </w:pPr>
          </w:p>
          <w:p w14:paraId="0A7B7021" w14:textId="77777777" w:rsidR="00C12931" w:rsidRPr="00FF6AC4" w:rsidRDefault="00980B52">
            <w:pPr>
              <w:rPr>
                <w:rFonts w:cs="Arial"/>
              </w:rPr>
            </w:pPr>
            <w:r w:rsidRPr="00FF6AC4">
              <w:rPr>
                <w:rFonts w:cs="Arial"/>
              </w:rPr>
              <w:t>2. Seleciona o menu pets.</w:t>
            </w:r>
          </w:p>
          <w:p w14:paraId="3C894A00" w14:textId="77777777" w:rsidR="00C12931" w:rsidRPr="00FF6AC4" w:rsidRDefault="00C12931">
            <w:pPr>
              <w:rPr>
                <w:rFonts w:cs="Arial"/>
              </w:rPr>
            </w:pPr>
          </w:p>
          <w:p w14:paraId="79E8BBB0" w14:textId="77777777" w:rsidR="00C12931" w:rsidRPr="00FF6AC4" w:rsidRDefault="00980B52">
            <w:pPr>
              <w:rPr>
                <w:rFonts w:cs="Arial"/>
              </w:rPr>
            </w:pPr>
            <w:r w:rsidRPr="00FF6AC4">
              <w:rPr>
                <w:rFonts w:cs="Arial"/>
              </w:rPr>
              <w:t>4. Seleciona a opção “adicionar pet”.</w:t>
            </w:r>
          </w:p>
          <w:p w14:paraId="70753909" w14:textId="77777777" w:rsidR="00C12931" w:rsidRPr="00FF6AC4" w:rsidRDefault="00C12931">
            <w:pPr>
              <w:rPr>
                <w:rFonts w:cs="Arial"/>
              </w:rPr>
            </w:pPr>
          </w:p>
          <w:p w14:paraId="5C19EFE6" w14:textId="77777777" w:rsidR="00C12931" w:rsidRPr="00FF6AC4" w:rsidRDefault="00980B52">
            <w:pPr>
              <w:rPr>
                <w:rFonts w:cs="Arial"/>
              </w:rPr>
            </w:pPr>
            <w:r w:rsidRPr="00FF6AC4">
              <w:rPr>
                <w:rFonts w:cs="Arial"/>
              </w:rPr>
              <w:t>6. Confirma o cadastro em “disponibilizar”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A153E77" w14:textId="77777777" w:rsidR="00C12931" w:rsidRPr="00FF6AC4" w:rsidRDefault="00980B52">
            <w:pPr>
              <w:rPr>
                <w:rFonts w:cs="Arial"/>
              </w:rPr>
            </w:pPr>
            <w:r w:rsidRPr="00FF6AC4">
              <w:rPr>
                <w:rFonts w:cs="Arial"/>
                <w:b/>
              </w:rPr>
              <w:t>Sistema</w:t>
            </w:r>
            <w:r w:rsidRPr="00FF6AC4">
              <w:rPr>
                <w:rFonts w:cs="Arial"/>
              </w:rPr>
              <w:t>:</w:t>
            </w:r>
          </w:p>
          <w:p w14:paraId="4C0A5B5C" w14:textId="77777777" w:rsidR="00C12931" w:rsidRPr="00FF6AC4" w:rsidRDefault="00C12931">
            <w:pPr>
              <w:rPr>
                <w:rFonts w:cs="Arial"/>
              </w:rPr>
            </w:pPr>
          </w:p>
          <w:p w14:paraId="445FA320" w14:textId="77777777" w:rsidR="00C12931" w:rsidRPr="00FF6AC4" w:rsidRDefault="00C12931">
            <w:pPr>
              <w:rPr>
                <w:rFonts w:cs="Arial"/>
              </w:rPr>
            </w:pPr>
          </w:p>
          <w:p w14:paraId="2401E023" w14:textId="0CAA0BB1" w:rsidR="00C12931" w:rsidRPr="00FF6AC4" w:rsidRDefault="00980B52">
            <w:pPr>
              <w:rPr>
                <w:rFonts w:cs="Arial"/>
              </w:rPr>
            </w:pPr>
            <w:r w:rsidRPr="00FF6AC4">
              <w:rPr>
                <w:rFonts w:cs="Arial"/>
              </w:rPr>
              <w:t xml:space="preserve">3. Apresenta os animais disponíveis e a opção de adicionar </w:t>
            </w:r>
            <w:r w:rsidR="000C1CA3" w:rsidRPr="00FF6AC4">
              <w:rPr>
                <w:rFonts w:cs="Arial"/>
              </w:rPr>
              <w:t>pet.</w:t>
            </w:r>
          </w:p>
          <w:p w14:paraId="77006C90" w14:textId="77777777" w:rsidR="00C12931" w:rsidRPr="00FF6AC4" w:rsidRDefault="00C12931">
            <w:pPr>
              <w:rPr>
                <w:rFonts w:cs="Arial"/>
              </w:rPr>
            </w:pPr>
          </w:p>
          <w:p w14:paraId="6651C5F3" w14:textId="77777777" w:rsidR="00C12931" w:rsidRPr="00FF6AC4" w:rsidRDefault="00980B52">
            <w:pPr>
              <w:rPr>
                <w:rFonts w:cs="Arial"/>
              </w:rPr>
            </w:pPr>
            <w:r w:rsidRPr="00FF6AC4">
              <w:rPr>
                <w:rFonts w:cs="Arial"/>
              </w:rPr>
              <w:t>5. Apresenta um formulário de cadastro.</w:t>
            </w:r>
          </w:p>
          <w:p w14:paraId="6A23DC02" w14:textId="77777777" w:rsidR="00C12931" w:rsidRPr="00FF6AC4" w:rsidRDefault="00C12931">
            <w:pPr>
              <w:rPr>
                <w:rFonts w:cs="Arial"/>
              </w:rPr>
            </w:pPr>
          </w:p>
          <w:p w14:paraId="7CBC25AB" w14:textId="77777777" w:rsidR="00C12931" w:rsidRPr="00FF6AC4" w:rsidRDefault="00980B52">
            <w:pPr>
              <w:rPr>
                <w:rFonts w:cs="Arial"/>
              </w:rPr>
            </w:pPr>
            <w:r w:rsidRPr="00FF6AC4">
              <w:rPr>
                <w:rFonts w:cs="Arial"/>
              </w:rPr>
              <w:t>7. Exibe a confirmação e adicionar o pet ao perfil do friend, pets e colaborador.</w:t>
            </w:r>
          </w:p>
        </w:tc>
      </w:tr>
      <w:tr w:rsidR="00C12931" w:rsidRPr="00FF6AC4" w14:paraId="53037037"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86A7EB"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6E4A403"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C74BF0F" w14:textId="77777777" w:rsidR="00C12931" w:rsidRPr="00FF6AC4" w:rsidRDefault="00980B52">
            <w:pPr>
              <w:rPr>
                <w:rFonts w:cs="Arial"/>
              </w:rPr>
            </w:pPr>
            <w:r w:rsidRPr="00FF6AC4">
              <w:rPr>
                <w:rFonts w:cs="Arial"/>
                <w:b/>
              </w:rPr>
              <w:t>Sistema</w:t>
            </w:r>
            <w:r w:rsidRPr="00FF6AC4">
              <w:rPr>
                <w:rFonts w:cs="Arial"/>
              </w:rPr>
              <w:t>:</w:t>
            </w:r>
          </w:p>
          <w:p w14:paraId="05D29698" w14:textId="77777777" w:rsidR="00C12931" w:rsidRPr="00FF6AC4" w:rsidRDefault="00980B52">
            <w:pPr>
              <w:rPr>
                <w:rFonts w:cs="Arial"/>
              </w:rPr>
            </w:pPr>
            <w:r w:rsidRPr="00FF6AC4">
              <w:rPr>
                <w:rFonts w:cs="Arial"/>
              </w:rPr>
              <w:t>1. O campo colaborador, deve acessar os colaboradores já cadastrados no sistema em uma lista.</w:t>
            </w:r>
          </w:p>
          <w:p w14:paraId="7AE7E728" w14:textId="77777777" w:rsidR="00C12931" w:rsidRPr="00FF6AC4" w:rsidRDefault="00C12931">
            <w:pPr>
              <w:rPr>
                <w:rFonts w:cs="Arial"/>
              </w:rPr>
            </w:pPr>
          </w:p>
          <w:p w14:paraId="2D9BF499" w14:textId="77777777" w:rsidR="00C12931" w:rsidRPr="00FF6AC4" w:rsidRDefault="00980B52">
            <w:pPr>
              <w:rPr>
                <w:rFonts w:cs="Arial"/>
              </w:rPr>
            </w:pPr>
            <w:r w:rsidRPr="00FF6AC4">
              <w:rPr>
                <w:rFonts w:cs="Arial"/>
              </w:rPr>
              <w:t>2. O campo doador deve acessar os friends já cadastrados no sistema.</w:t>
            </w:r>
          </w:p>
        </w:tc>
      </w:tr>
    </w:tbl>
    <w:p w14:paraId="45F4D7A1" w14:textId="77777777" w:rsidR="00C12931" w:rsidRPr="00FF6AC4" w:rsidRDefault="00C12931">
      <w:pPr>
        <w:spacing w:before="60" w:after="60"/>
        <w:ind w:left="578"/>
        <w:jc w:val="both"/>
        <w:rPr>
          <w:rFonts w:cs="Arial"/>
          <w:szCs w:val="22"/>
        </w:rPr>
      </w:pPr>
    </w:p>
    <w:p w14:paraId="5D0119AC" w14:textId="77777777" w:rsidR="00C12931" w:rsidRPr="00FF6AC4" w:rsidRDefault="00980B52">
      <w:pPr>
        <w:pStyle w:val="Ttulo5"/>
        <w:spacing w:after="120"/>
      </w:pPr>
      <w:bookmarkStart w:id="65" w:name="_Toc48256393"/>
      <w:r w:rsidRPr="00FF6AC4">
        <w:t>[RF048</w:t>
      </w:r>
      <w:proofErr w:type="gramStart"/>
      <w:r w:rsidRPr="00FF6AC4">
        <w:t>] Visualizar</w:t>
      </w:r>
      <w:proofErr w:type="gramEnd"/>
      <w:r w:rsidRPr="00FF6AC4">
        <w:t xml:space="preserve"> pedido adoção/ Ver pets aguardando adoção</w:t>
      </w:r>
      <w:bookmarkEnd w:id="65"/>
    </w:p>
    <w:tbl>
      <w:tblPr>
        <w:tblStyle w:val="aa"/>
        <w:tblW w:w="9075" w:type="dxa"/>
        <w:tblInd w:w="0" w:type="dxa"/>
        <w:tblLayout w:type="fixed"/>
        <w:tblLook w:val="0000" w:firstRow="0" w:lastRow="0" w:firstColumn="0" w:lastColumn="0" w:noHBand="0" w:noVBand="0"/>
      </w:tblPr>
      <w:tblGrid>
        <w:gridCol w:w="1726"/>
        <w:gridCol w:w="2721"/>
        <w:gridCol w:w="4628"/>
      </w:tblGrid>
      <w:tr w:rsidR="00C12931" w:rsidRPr="00FF6AC4" w14:paraId="43627200"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E42C1B1" w14:textId="77777777" w:rsidR="00C12931" w:rsidRPr="00FF6AC4" w:rsidRDefault="00980B52">
            <w:pPr>
              <w:rPr>
                <w:rFonts w:cs="Arial"/>
                <w:color w:val="FFFFFF"/>
                <w:sz w:val="24"/>
                <w:szCs w:val="24"/>
              </w:rPr>
            </w:pPr>
            <w:r w:rsidRPr="00FF6AC4">
              <w:rPr>
                <w:rFonts w:cs="Arial"/>
                <w:b/>
                <w:color w:val="FFFFFF"/>
                <w:sz w:val="24"/>
                <w:szCs w:val="24"/>
              </w:rPr>
              <w:t>#48</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320D4D7D" w14:textId="77777777" w:rsidR="00C12931" w:rsidRPr="00FF6AC4" w:rsidRDefault="00980B52">
            <w:pPr>
              <w:rPr>
                <w:rFonts w:cs="Arial"/>
                <w:color w:val="FFFFFF"/>
                <w:sz w:val="24"/>
                <w:szCs w:val="24"/>
              </w:rPr>
            </w:pPr>
            <w:r w:rsidRPr="00FF6AC4">
              <w:rPr>
                <w:rFonts w:cs="Arial"/>
                <w:b/>
                <w:color w:val="FFFFFF"/>
                <w:sz w:val="24"/>
                <w:szCs w:val="24"/>
              </w:rPr>
              <w:t>Exibir uma lista de animais aguardando aprovação.</w:t>
            </w:r>
          </w:p>
        </w:tc>
      </w:tr>
      <w:tr w:rsidR="00C12931" w:rsidRPr="00FF6AC4" w14:paraId="0999E66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2BC4FAE"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D498C57" w14:textId="77777777" w:rsidR="00C12931" w:rsidRPr="00FF6AC4" w:rsidRDefault="00980B52">
            <w:pPr>
              <w:rPr>
                <w:rFonts w:cs="Arial"/>
              </w:rPr>
            </w:pPr>
            <w:proofErr w:type="gramStart"/>
            <w:r w:rsidRPr="00FF6AC4">
              <w:rPr>
                <w:rFonts w:cs="Arial"/>
              </w:rPr>
              <w:t xml:space="preserve">(  </w:t>
            </w:r>
            <w:proofErr w:type="gramEnd"/>
            <w:r w:rsidRPr="00FF6AC4">
              <w:rPr>
                <w:rFonts w:cs="Arial"/>
              </w:rPr>
              <w:t xml:space="preserve"> )  Essencial                ( X ) Importante       (   ) Desejável</w:t>
            </w:r>
          </w:p>
        </w:tc>
      </w:tr>
      <w:tr w:rsidR="00C12931" w:rsidRPr="00FF6AC4" w14:paraId="67FE5C4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2906E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FAFE65" w14:textId="77777777" w:rsidR="00C12931" w:rsidRPr="00FF6AC4" w:rsidRDefault="00980B52">
            <w:pPr>
              <w:rPr>
                <w:rFonts w:cs="Arial"/>
              </w:rPr>
            </w:pPr>
            <w:r w:rsidRPr="00FF6AC4">
              <w:rPr>
                <w:rFonts w:cs="Arial"/>
              </w:rPr>
              <w:t>Parceiro, Pet, Friend, Colaborador.</w:t>
            </w:r>
          </w:p>
        </w:tc>
      </w:tr>
      <w:tr w:rsidR="00C12931" w:rsidRPr="00FF6AC4" w14:paraId="1508F7E7"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42800AB"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DAE5BEA" w14:textId="77777777" w:rsidR="00C12931" w:rsidRPr="00FF6AC4" w:rsidRDefault="00980B52">
            <w:pPr>
              <w:rPr>
                <w:rFonts w:cs="Arial"/>
              </w:rPr>
            </w:pPr>
            <w:r w:rsidRPr="00FF6AC4">
              <w:rPr>
                <w:rFonts w:cs="Arial"/>
              </w:rPr>
              <w:t>Um parceiro pode visualizar todos os pedidos de adoção através do menu adoção.</w:t>
            </w:r>
          </w:p>
        </w:tc>
      </w:tr>
      <w:tr w:rsidR="00C12931" w:rsidRPr="00FF6AC4" w14:paraId="06A67F9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41B0EDF"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D162C18" w14:textId="77777777" w:rsidR="00C12931" w:rsidRPr="00FF6AC4" w:rsidRDefault="00980B52">
            <w:pPr>
              <w:rPr>
                <w:rFonts w:cs="Arial"/>
              </w:rPr>
            </w:pPr>
            <w:r w:rsidRPr="00FF6AC4">
              <w:rPr>
                <w:rFonts w:cs="Arial"/>
              </w:rPr>
              <w:t>O parceiro precisa estar logado no sistema para executar tal ação.</w:t>
            </w:r>
          </w:p>
        </w:tc>
      </w:tr>
      <w:tr w:rsidR="00C12931" w:rsidRPr="00FF6AC4" w14:paraId="1AE20E3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C78B86A"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E479312" w14:textId="7A3D2A93" w:rsidR="00C12931" w:rsidRPr="00FF6AC4" w:rsidRDefault="00980B52">
            <w:pPr>
              <w:rPr>
                <w:rFonts w:cs="Arial"/>
              </w:rPr>
            </w:pPr>
            <w:r w:rsidRPr="00FF6AC4">
              <w:rPr>
                <w:rFonts w:cs="Arial"/>
              </w:rPr>
              <w:t xml:space="preserve">O sistema deverá exibir uma atualizar de todos os usuários envolvidos no processo de </w:t>
            </w:r>
            <w:r w:rsidR="000C1CA3" w:rsidRPr="00FF6AC4">
              <w:rPr>
                <w:rFonts w:cs="Arial"/>
              </w:rPr>
              <w:t>adoção.</w:t>
            </w:r>
          </w:p>
        </w:tc>
      </w:tr>
      <w:tr w:rsidR="00C12931" w:rsidRPr="00FF6AC4" w14:paraId="12AC56FB"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D47B3AF" w14:textId="77777777" w:rsidR="00C12931" w:rsidRPr="00FF6AC4" w:rsidRDefault="00980B52">
            <w:pPr>
              <w:rPr>
                <w:rFonts w:cs="Arial"/>
              </w:rPr>
            </w:pPr>
            <w:r w:rsidRPr="00FF6AC4">
              <w:rPr>
                <w:rFonts w:cs="Arial"/>
                <w:b/>
              </w:rPr>
              <w:lastRenderedPageBreak/>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2C535C2" w14:textId="77777777" w:rsidR="00C12931" w:rsidRPr="00FF6AC4" w:rsidRDefault="00980B52">
            <w:pPr>
              <w:rPr>
                <w:rFonts w:cs="Arial"/>
              </w:rPr>
            </w:pPr>
            <w:proofErr w:type="spellStart"/>
            <w:r w:rsidRPr="00FF6AC4">
              <w:rPr>
                <w:rFonts w:cs="Arial"/>
                <w:b/>
              </w:rPr>
              <w:t>home_autenticado</w:t>
            </w:r>
            <w:proofErr w:type="spellEnd"/>
            <w:r w:rsidRPr="00FF6AC4">
              <w:rPr>
                <w:rFonts w:cs="Arial"/>
                <w:b/>
              </w:rPr>
              <w:t>, adoção.</w:t>
            </w:r>
          </w:p>
        </w:tc>
      </w:tr>
      <w:tr w:rsidR="00C12931" w:rsidRPr="00FF6AC4" w14:paraId="0ED60DE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8918644"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1D8C98E" w14:textId="77777777" w:rsidR="00C12931" w:rsidRPr="00FF6AC4" w:rsidRDefault="00980B52">
            <w:pPr>
              <w:spacing w:before="60" w:after="60"/>
              <w:jc w:val="both"/>
              <w:rPr>
                <w:rFonts w:cs="Arial"/>
                <w:szCs w:val="22"/>
              </w:rPr>
            </w:pPr>
            <w:r w:rsidRPr="00FF6AC4">
              <w:rPr>
                <w:rFonts w:cs="Arial"/>
                <w:b/>
                <w:szCs w:val="22"/>
              </w:rPr>
              <w:t>Entidade Pet:</w:t>
            </w:r>
          </w:p>
          <w:p w14:paraId="74B900F5" w14:textId="77777777" w:rsidR="00C12931" w:rsidRPr="00FF6AC4" w:rsidRDefault="00980B52">
            <w:pPr>
              <w:spacing w:before="60" w:after="60"/>
              <w:ind w:left="261"/>
              <w:jc w:val="both"/>
              <w:rPr>
                <w:rFonts w:cs="Arial"/>
                <w:szCs w:val="22"/>
              </w:rPr>
            </w:pPr>
            <w:r w:rsidRPr="00FF6AC4">
              <w:rPr>
                <w:rFonts w:cs="Arial"/>
                <w:szCs w:val="22"/>
              </w:rPr>
              <w:t>Nome:</w:t>
            </w:r>
          </w:p>
          <w:p w14:paraId="7866B5EF" w14:textId="77777777" w:rsidR="00C12931" w:rsidRPr="00FF6AC4" w:rsidRDefault="00980B52">
            <w:pPr>
              <w:spacing w:before="60" w:after="60"/>
              <w:ind w:left="261"/>
              <w:jc w:val="both"/>
              <w:rPr>
                <w:rFonts w:cs="Arial"/>
                <w:szCs w:val="22"/>
              </w:rPr>
            </w:pPr>
            <w:r w:rsidRPr="00FF6AC4">
              <w:rPr>
                <w:rFonts w:cs="Arial"/>
                <w:szCs w:val="22"/>
              </w:rPr>
              <w:t>Animal:</w:t>
            </w:r>
          </w:p>
          <w:p w14:paraId="175E7734" w14:textId="77777777" w:rsidR="00C12931" w:rsidRPr="00FF6AC4" w:rsidRDefault="00980B52">
            <w:pPr>
              <w:spacing w:before="60" w:after="60"/>
              <w:jc w:val="both"/>
              <w:rPr>
                <w:rFonts w:cs="Arial"/>
                <w:szCs w:val="22"/>
              </w:rPr>
            </w:pPr>
            <w:r w:rsidRPr="00FF6AC4">
              <w:rPr>
                <w:rFonts w:cs="Arial"/>
                <w:b/>
                <w:szCs w:val="22"/>
              </w:rPr>
              <w:t>Entidade Friend:</w:t>
            </w:r>
          </w:p>
          <w:p w14:paraId="1E0FD697" w14:textId="77777777" w:rsidR="00C12931" w:rsidRPr="00FF6AC4" w:rsidRDefault="00980B52">
            <w:pPr>
              <w:spacing w:before="60" w:after="60"/>
              <w:ind w:left="261"/>
              <w:jc w:val="both"/>
              <w:rPr>
                <w:rFonts w:cs="Arial"/>
                <w:szCs w:val="22"/>
              </w:rPr>
            </w:pPr>
            <w:r w:rsidRPr="00FF6AC4">
              <w:rPr>
                <w:rFonts w:cs="Arial"/>
                <w:szCs w:val="22"/>
              </w:rPr>
              <w:t>Nome:</w:t>
            </w:r>
          </w:p>
          <w:p w14:paraId="60A82A62" w14:textId="77777777" w:rsidR="00C12931" w:rsidRPr="00FF6AC4" w:rsidRDefault="00980B52">
            <w:pPr>
              <w:spacing w:before="60" w:after="60"/>
              <w:ind w:left="261"/>
              <w:jc w:val="both"/>
              <w:rPr>
                <w:rFonts w:cs="Arial"/>
                <w:szCs w:val="22"/>
              </w:rPr>
            </w:pPr>
            <w:r w:rsidRPr="00FF6AC4">
              <w:rPr>
                <w:rFonts w:cs="Arial"/>
                <w:szCs w:val="22"/>
              </w:rPr>
              <w:t>Telefone:</w:t>
            </w:r>
          </w:p>
          <w:p w14:paraId="2E6ECF0A" w14:textId="77777777" w:rsidR="00C12931" w:rsidRPr="00FF6AC4" w:rsidRDefault="00980B52">
            <w:pPr>
              <w:spacing w:before="60" w:after="60"/>
              <w:ind w:left="261"/>
              <w:jc w:val="both"/>
              <w:rPr>
                <w:rFonts w:cs="Arial"/>
                <w:szCs w:val="22"/>
              </w:rPr>
            </w:pPr>
            <w:r w:rsidRPr="00FF6AC4">
              <w:rPr>
                <w:rFonts w:cs="Arial"/>
                <w:szCs w:val="22"/>
              </w:rPr>
              <w:t>E-mail:</w:t>
            </w:r>
          </w:p>
          <w:p w14:paraId="6C097983" w14:textId="77777777" w:rsidR="00C12931" w:rsidRPr="00FF6AC4" w:rsidRDefault="00980B52">
            <w:pPr>
              <w:spacing w:before="60" w:after="60"/>
              <w:jc w:val="both"/>
              <w:rPr>
                <w:rFonts w:cs="Arial"/>
                <w:szCs w:val="22"/>
              </w:rPr>
            </w:pPr>
            <w:r w:rsidRPr="00FF6AC4">
              <w:rPr>
                <w:rFonts w:cs="Arial"/>
                <w:b/>
                <w:szCs w:val="22"/>
              </w:rPr>
              <w:t>Entidade Colaborador:</w:t>
            </w:r>
          </w:p>
          <w:p w14:paraId="42879059" w14:textId="77777777" w:rsidR="00C12931" w:rsidRPr="00FF6AC4" w:rsidRDefault="00980B52">
            <w:pPr>
              <w:spacing w:before="60" w:after="60"/>
              <w:ind w:left="261"/>
              <w:jc w:val="both"/>
              <w:rPr>
                <w:rFonts w:cs="Arial"/>
                <w:szCs w:val="22"/>
              </w:rPr>
            </w:pPr>
            <w:r w:rsidRPr="00FF6AC4">
              <w:rPr>
                <w:rFonts w:cs="Arial"/>
                <w:szCs w:val="22"/>
              </w:rPr>
              <w:t>Nome:</w:t>
            </w:r>
          </w:p>
          <w:p w14:paraId="65B9869D" w14:textId="77777777" w:rsidR="00C12931" w:rsidRPr="00FF6AC4" w:rsidRDefault="00980B52">
            <w:pPr>
              <w:spacing w:before="60" w:after="60"/>
              <w:ind w:left="261"/>
              <w:jc w:val="both"/>
              <w:rPr>
                <w:rFonts w:cs="Arial"/>
                <w:szCs w:val="22"/>
              </w:rPr>
            </w:pPr>
            <w:r w:rsidRPr="00FF6AC4">
              <w:rPr>
                <w:rFonts w:cs="Arial"/>
                <w:szCs w:val="22"/>
              </w:rPr>
              <w:t>Telefone:</w:t>
            </w:r>
          </w:p>
          <w:p w14:paraId="196E1E89" w14:textId="77777777" w:rsidR="00C12931" w:rsidRPr="00FF6AC4" w:rsidRDefault="00980B52">
            <w:pPr>
              <w:spacing w:before="60" w:after="60"/>
              <w:ind w:left="261"/>
              <w:jc w:val="both"/>
              <w:rPr>
                <w:rFonts w:cs="Arial"/>
                <w:szCs w:val="22"/>
              </w:rPr>
            </w:pPr>
            <w:r w:rsidRPr="00FF6AC4">
              <w:rPr>
                <w:rFonts w:cs="Arial"/>
                <w:szCs w:val="22"/>
              </w:rPr>
              <w:t>Localização:</w:t>
            </w:r>
          </w:p>
          <w:p w14:paraId="30963E05" w14:textId="77777777" w:rsidR="00C12931" w:rsidRPr="00FF6AC4" w:rsidRDefault="00C12931">
            <w:pPr>
              <w:rPr>
                <w:rFonts w:cs="Arial"/>
              </w:rPr>
            </w:pPr>
          </w:p>
        </w:tc>
      </w:tr>
      <w:tr w:rsidR="00C12931" w:rsidRPr="00FF6AC4" w14:paraId="61419E0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E0005A"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7A67B1" w14:textId="77777777" w:rsidR="00C12931" w:rsidRPr="00FF6AC4" w:rsidRDefault="00980B52">
            <w:pPr>
              <w:rPr>
                <w:rFonts w:cs="Arial"/>
              </w:rPr>
            </w:pPr>
            <w:r w:rsidRPr="00FF6AC4">
              <w:rPr>
                <w:rFonts w:cs="Arial"/>
                <w:b/>
              </w:rPr>
              <w:t>Parceiro</w:t>
            </w:r>
            <w:r w:rsidRPr="00FF6AC4">
              <w:rPr>
                <w:rFonts w:cs="Arial"/>
              </w:rPr>
              <w:t>:</w:t>
            </w:r>
          </w:p>
          <w:p w14:paraId="52E8D9D3" w14:textId="77777777" w:rsidR="00C12931" w:rsidRPr="00FF6AC4" w:rsidRDefault="00980B52">
            <w:pPr>
              <w:rPr>
                <w:rFonts w:cs="Arial"/>
              </w:rPr>
            </w:pPr>
            <w:r w:rsidRPr="00FF6AC4">
              <w:rPr>
                <w:rFonts w:cs="Arial"/>
              </w:rPr>
              <w:t>1. Realiza o login no sistema.</w:t>
            </w:r>
          </w:p>
          <w:p w14:paraId="49F95C67" w14:textId="77777777" w:rsidR="00C12931" w:rsidRPr="00FF6AC4" w:rsidRDefault="00C12931">
            <w:pPr>
              <w:rPr>
                <w:rFonts w:cs="Arial"/>
              </w:rPr>
            </w:pPr>
          </w:p>
          <w:p w14:paraId="7E5AB2B5" w14:textId="77777777" w:rsidR="00C12931" w:rsidRPr="00FF6AC4" w:rsidRDefault="00980B52">
            <w:pPr>
              <w:rPr>
                <w:rFonts w:cs="Arial"/>
              </w:rPr>
            </w:pPr>
            <w:r w:rsidRPr="00FF6AC4">
              <w:rPr>
                <w:rFonts w:cs="Arial"/>
              </w:rPr>
              <w:t>2. Seleciona o menu de adoção.</w:t>
            </w:r>
          </w:p>
          <w:p w14:paraId="7886BB0B" w14:textId="77777777" w:rsidR="00C12931" w:rsidRPr="00FF6AC4" w:rsidRDefault="00C12931">
            <w:pPr>
              <w:rPr>
                <w:rFonts w:cs="Arial"/>
              </w:rPr>
            </w:pPr>
          </w:p>
          <w:p w14:paraId="63C28769"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8D1AF12" w14:textId="77777777" w:rsidR="00C12931" w:rsidRPr="00FF6AC4" w:rsidRDefault="00980B52">
            <w:pPr>
              <w:rPr>
                <w:rFonts w:cs="Arial"/>
              </w:rPr>
            </w:pPr>
            <w:r w:rsidRPr="00FF6AC4">
              <w:rPr>
                <w:rFonts w:cs="Arial"/>
                <w:b/>
              </w:rPr>
              <w:t>Sistema</w:t>
            </w:r>
            <w:r w:rsidRPr="00FF6AC4">
              <w:rPr>
                <w:rFonts w:cs="Arial"/>
              </w:rPr>
              <w:t>:</w:t>
            </w:r>
          </w:p>
          <w:p w14:paraId="5F361CE7" w14:textId="77777777" w:rsidR="00C12931" w:rsidRPr="00FF6AC4" w:rsidRDefault="00C12931">
            <w:pPr>
              <w:rPr>
                <w:rFonts w:cs="Arial"/>
              </w:rPr>
            </w:pPr>
          </w:p>
          <w:p w14:paraId="39FFC22E" w14:textId="77777777" w:rsidR="00C12931" w:rsidRPr="00FF6AC4" w:rsidRDefault="00C12931">
            <w:pPr>
              <w:rPr>
                <w:rFonts w:cs="Arial"/>
              </w:rPr>
            </w:pPr>
          </w:p>
          <w:p w14:paraId="23C926A5" w14:textId="77777777" w:rsidR="00C12931" w:rsidRPr="00FF6AC4" w:rsidRDefault="00980B52">
            <w:pPr>
              <w:rPr>
                <w:rFonts w:cs="Arial"/>
              </w:rPr>
            </w:pPr>
            <w:r w:rsidRPr="00FF6AC4">
              <w:rPr>
                <w:rFonts w:cs="Arial"/>
              </w:rPr>
              <w:t>3. Apresenta uma tabela com as solicitações pendentes.</w:t>
            </w:r>
          </w:p>
          <w:p w14:paraId="76DC49CD" w14:textId="77777777" w:rsidR="00C12931" w:rsidRPr="00FF6AC4" w:rsidRDefault="00C12931">
            <w:pPr>
              <w:rPr>
                <w:rFonts w:cs="Arial"/>
              </w:rPr>
            </w:pPr>
          </w:p>
          <w:p w14:paraId="7C0830B6" w14:textId="77777777" w:rsidR="00C12931" w:rsidRPr="00FF6AC4" w:rsidRDefault="00C12931">
            <w:pPr>
              <w:rPr>
                <w:rFonts w:cs="Arial"/>
              </w:rPr>
            </w:pPr>
          </w:p>
        </w:tc>
      </w:tr>
      <w:tr w:rsidR="00C12931" w:rsidRPr="00FF6AC4" w14:paraId="4C06209A"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D58E370"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61A188D" w14:textId="77777777" w:rsidR="00C12931" w:rsidRPr="00FF6AC4" w:rsidRDefault="00980B52">
            <w:pPr>
              <w:rPr>
                <w:rFonts w:cs="Arial"/>
              </w:rPr>
            </w:pPr>
            <w:r w:rsidRPr="00FF6AC4">
              <w:rPr>
                <w:rFonts w:cs="Arial"/>
                <w:b/>
              </w:rPr>
              <w:t>Parceiro</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22CC365" w14:textId="77777777" w:rsidR="00C12931" w:rsidRPr="00FF6AC4" w:rsidRDefault="00980B52">
            <w:pPr>
              <w:rPr>
                <w:rFonts w:cs="Arial"/>
              </w:rPr>
            </w:pPr>
            <w:r w:rsidRPr="00FF6AC4">
              <w:rPr>
                <w:rFonts w:cs="Arial"/>
                <w:b/>
              </w:rPr>
              <w:t>Sistema</w:t>
            </w:r>
            <w:r w:rsidRPr="00FF6AC4">
              <w:rPr>
                <w:rFonts w:cs="Arial"/>
              </w:rPr>
              <w:t>:</w:t>
            </w:r>
          </w:p>
          <w:p w14:paraId="3A50E24B" w14:textId="22AD4886" w:rsidR="00C12931" w:rsidRPr="00FF6AC4" w:rsidRDefault="00980B52">
            <w:pPr>
              <w:rPr>
                <w:rFonts w:cs="Arial"/>
              </w:rPr>
            </w:pPr>
            <w:r w:rsidRPr="00FF6AC4">
              <w:rPr>
                <w:rFonts w:cs="Arial"/>
              </w:rPr>
              <w:t xml:space="preserve">1. A tabela deve ser composta pelas informações dos 3 usuários cadastradas no </w:t>
            </w:r>
            <w:r w:rsidR="000C1CA3" w:rsidRPr="00FF6AC4">
              <w:rPr>
                <w:rFonts w:cs="Arial"/>
              </w:rPr>
              <w:t>sistema.</w:t>
            </w:r>
          </w:p>
        </w:tc>
      </w:tr>
    </w:tbl>
    <w:p w14:paraId="221D871E" w14:textId="77777777" w:rsidR="00C12931" w:rsidRPr="00FF6AC4" w:rsidRDefault="00C12931">
      <w:pPr>
        <w:spacing w:before="60" w:after="60"/>
        <w:ind w:left="578"/>
        <w:jc w:val="both"/>
        <w:rPr>
          <w:rFonts w:cs="Arial"/>
          <w:szCs w:val="22"/>
        </w:rPr>
      </w:pPr>
    </w:p>
    <w:p w14:paraId="61D55533" w14:textId="77777777" w:rsidR="00C12931" w:rsidRPr="00FF6AC4" w:rsidRDefault="00980B52">
      <w:pPr>
        <w:pBdr>
          <w:top w:val="nil"/>
          <w:left w:val="nil"/>
          <w:bottom w:val="nil"/>
          <w:right w:val="nil"/>
          <w:between w:val="nil"/>
        </w:pBdr>
        <w:spacing w:before="60" w:after="60"/>
        <w:jc w:val="both"/>
        <w:rPr>
          <w:rFonts w:cs="Arial"/>
          <w:color w:val="000000"/>
          <w:szCs w:val="22"/>
        </w:rPr>
      </w:pPr>
      <w:del w:id="66" w:author="">
        <w:r w:rsidRPr="00FF6AC4">
          <w:rPr>
            <w:rFonts w:cs="Arial"/>
            <w:color w:val="000000"/>
            <w:szCs w:val="22"/>
          </w:rPr>
          <w:delText>&lt;FAÇA A DOCUMENTAÇÃO DE QUANTOS REQUISITOS FOREM NECESSÁRIOS. PELO MENOS 4 REQUISITOS RELACIONADOS AO CRUD DE UMA ENTIDADE, 4 REQUISITOS RELACIONADOS AO CRUD ENVOLVENDO 3 OU MAIS ENTIDADES.&gt;</w:delText>
        </w:r>
      </w:del>
    </w:p>
    <w:p w14:paraId="5032746C" w14:textId="77777777" w:rsidR="00C12931" w:rsidRPr="00FF6AC4" w:rsidRDefault="00C12931">
      <w:pPr>
        <w:pBdr>
          <w:top w:val="nil"/>
          <w:left w:val="nil"/>
          <w:bottom w:val="nil"/>
          <w:right w:val="nil"/>
          <w:between w:val="nil"/>
        </w:pBdr>
        <w:spacing w:before="60" w:after="60"/>
        <w:ind w:left="578"/>
        <w:jc w:val="both"/>
        <w:rPr>
          <w:rFonts w:cs="Arial"/>
          <w:color w:val="000000"/>
          <w:szCs w:val="22"/>
        </w:rPr>
        <w:sectPr w:rsidR="00C12931" w:rsidRPr="00FF6AC4">
          <w:headerReference w:type="default" r:id="rId23"/>
          <w:pgSz w:w="11909" w:h="16834"/>
          <w:pgMar w:top="1440" w:right="1440" w:bottom="1440" w:left="1440" w:header="720" w:footer="720" w:gutter="0"/>
          <w:pgNumType w:start="1"/>
          <w:cols w:space="720" w:equalWidth="0">
            <w:col w:w="8838"/>
          </w:cols>
        </w:sectPr>
      </w:pPr>
      <w:bookmarkStart w:id="67" w:name="_1x0gk37" w:colFirst="0" w:colLast="0"/>
      <w:bookmarkEnd w:id="67"/>
    </w:p>
    <w:p w14:paraId="3AA9267B"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06360EF5" w14:textId="77777777" w:rsidR="00C12931" w:rsidRPr="00FF6AC4" w:rsidRDefault="00980B52">
      <w:pPr>
        <w:pStyle w:val="Ttulo1"/>
        <w:jc w:val="right"/>
        <w:rPr>
          <w:rFonts w:ascii="Arial" w:eastAsia="Arial" w:hAnsi="Arial" w:cs="Arial"/>
        </w:rPr>
      </w:pPr>
      <w:bookmarkStart w:id="68" w:name="_Toc48256394"/>
      <w:r w:rsidRPr="00FF6AC4">
        <w:rPr>
          <w:rFonts w:ascii="Arial" w:eastAsia="Arial" w:hAnsi="Arial" w:cs="Arial"/>
        </w:rPr>
        <w:t>Capítulo 3</w:t>
      </w:r>
      <w:bookmarkEnd w:id="68"/>
    </w:p>
    <w:p w14:paraId="62E89169" w14:textId="77777777" w:rsidR="00C12931" w:rsidRPr="00FF6AC4" w:rsidRDefault="00980B52">
      <w:pPr>
        <w:pStyle w:val="Ttulo2"/>
        <w:numPr>
          <w:ilvl w:val="0"/>
          <w:numId w:val="3"/>
        </w:numPr>
      </w:pPr>
      <w:bookmarkStart w:id="69" w:name="_Toc48256395"/>
      <w:r w:rsidRPr="00FF6AC4">
        <w:t>Requisitos não funcionais</w:t>
      </w:r>
      <w:bookmarkEnd w:id="69"/>
    </w:p>
    <w:p w14:paraId="0F1F6322"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&lt;Esta seção deve conter os requisitos não funcionais do sistema. Para uma melhor organização deste documento, utilize as subseções abaixo para agrupar os requisitos não funcionais relacionados. Naturalmente, o número e tipo de subseções utilizadas depende do sistema que está sendo especificado e não é preciso utilizar todas elas. Simplesmente elimine as subseções para as quais não for encontrado nenhum requisito.</w:t>
      </w:r>
    </w:p>
    <w:p w14:paraId="422AB7BD" w14:textId="3456DAE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 xml:space="preserve">Os requisitos não funcionais devem ser identificados com um identificador único, da mesma maneira que os requisitos funcionais (casos de uso). Inicie a numeração com o identificador NF001 e prossiga incrementando os números </w:t>
      </w:r>
      <w:r w:rsidR="000C1CA3" w:rsidRPr="00FF6AC4">
        <w:rPr>
          <w:rFonts w:cs="Arial"/>
          <w:color w:val="5B9BD5"/>
          <w:szCs w:val="22"/>
        </w:rPr>
        <w:t>à</w:t>
      </w:r>
      <w:r w:rsidRPr="00FF6AC4">
        <w:rPr>
          <w:rFonts w:cs="Arial"/>
          <w:color w:val="5B9BD5"/>
          <w:szCs w:val="22"/>
        </w:rPr>
        <w:t xml:space="preserve"> medida que forem surgindo novos requisitos não funcionais. Reinicie a numeração em cada subseção. Forneça também um nome para o requisito, como foi feito para os requisitos funcionais.</w:t>
      </w:r>
    </w:p>
    <w:p w14:paraId="7BD7A3D3"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70" w:name="_1baon6m" w:colFirst="0" w:colLast="0"/>
      <w:bookmarkEnd w:id="70"/>
      <w:r w:rsidRPr="00FF6AC4">
        <w:rPr>
          <w:rFonts w:cs="Arial"/>
          <w:color w:val="5B9BD5"/>
          <w:szCs w:val="22"/>
        </w:rPr>
        <w:t>Descreva o requisito, assinale a sua prioridade e, em seguida, caso o requisito esteja relacionado a um caso de uso ou a um grupo de casos de uso específicos, utilize o campo “</w:t>
      </w:r>
      <w:r w:rsidRPr="00FF6AC4">
        <w:rPr>
          <w:rFonts w:cs="Arial"/>
          <w:b/>
          <w:color w:val="5B9BD5"/>
          <w:szCs w:val="22"/>
        </w:rPr>
        <w:t>Caso(s) de uso associado(s):</w:t>
      </w:r>
      <w:r w:rsidRPr="00FF6AC4">
        <w:rPr>
          <w:rFonts w:cs="Arial"/>
          <w:color w:val="5B9BD5"/>
          <w:szCs w:val="22"/>
        </w:rPr>
        <w:t>” para identificar o(s) caso(s) de uso correspondente(s). Se for um requisito não funcional do sistema como um todo, esse campo não precisa ser utilizado.&gt;</w:t>
      </w:r>
    </w:p>
    <w:p w14:paraId="1AB4D183" w14:textId="77777777" w:rsidR="00C12931" w:rsidRPr="00FF6AC4" w:rsidRDefault="00980B52">
      <w:pPr>
        <w:pStyle w:val="Ttulo3"/>
        <w:numPr>
          <w:ilvl w:val="1"/>
          <w:numId w:val="3"/>
        </w:numPr>
        <w:rPr>
          <w:rFonts w:ascii="Arial" w:hAnsi="Arial"/>
        </w:rPr>
      </w:pPr>
      <w:bookmarkStart w:id="71" w:name="_Toc48256396"/>
      <w:r w:rsidRPr="00FF6AC4">
        <w:rPr>
          <w:rFonts w:ascii="Arial" w:hAnsi="Arial"/>
        </w:rPr>
        <w:t>Usabilidade</w:t>
      </w:r>
      <w:bookmarkEnd w:id="71"/>
    </w:p>
    <w:p w14:paraId="25D64BCF"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72" w:name="_2afmg28" w:colFirst="0" w:colLast="0"/>
      <w:bookmarkEnd w:id="72"/>
      <w:r w:rsidRPr="00FF6AC4">
        <w:rPr>
          <w:rFonts w:cs="Arial"/>
          <w:color w:val="000000"/>
          <w:szCs w:val="22"/>
        </w:rPr>
        <w:t>Esta seção descreve os requisitos não funcionais associados à facilidade de uso da interface com o usuário, material de treinamento e documentação do sistema.</w:t>
      </w:r>
    </w:p>
    <w:p w14:paraId="29270709" w14:textId="77777777" w:rsidR="00C12931" w:rsidRPr="00FF6AC4" w:rsidRDefault="00980B52">
      <w:pPr>
        <w:pStyle w:val="Ttulo5"/>
        <w:spacing w:after="120"/>
      </w:pPr>
      <w:bookmarkStart w:id="73" w:name="_Toc48256397"/>
      <w:r w:rsidRPr="00FF6AC4">
        <w:t>[NF049] Acessibilidade na Interface #49</w:t>
      </w:r>
      <w:bookmarkEnd w:id="73"/>
    </w:p>
    <w:p w14:paraId="5945BF02"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A interface deve ser desenvolvida pensando na acessibilidade conforme o documento </w:t>
      </w:r>
      <w:proofErr w:type="spellStart"/>
      <w:r w:rsidRPr="00FF6AC4">
        <w:rPr>
          <w:rFonts w:cs="Arial"/>
          <w:szCs w:val="22"/>
        </w:rPr>
        <w:t>Anexo_Acessibilidade</w:t>
      </w:r>
      <w:proofErr w:type="spellEnd"/>
      <w:r w:rsidRPr="00FF6AC4">
        <w:rPr>
          <w:rFonts w:cs="Arial"/>
          <w:szCs w:val="22"/>
        </w:rPr>
        <w:t xml:space="preserve">. </w:t>
      </w:r>
    </w:p>
    <w:tbl>
      <w:tblPr>
        <w:tblStyle w:val="ab"/>
        <w:tblW w:w="7890" w:type="dxa"/>
        <w:tblInd w:w="534" w:type="dxa"/>
        <w:tblLayout w:type="fixed"/>
        <w:tblLook w:val="0000" w:firstRow="0" w:lastRow="0" w:firstColumn="0" w:lastColumn="0" w:noHBand="0" w:noVBand="0"/>
      </w:tblPr>
      <w:tblGrid>
        <w:gridCol w:w="1559"/>
        <w:gridCol w:w="425"/>
        <w:gridCol w:w="1620"/>
        <w:gridCol w:w="495"/>
        <w:gridCol w:w="1985"/>
        <w:gridCol w:w="425"/>
        <w:gridCol w:w="1381"/>
      </w:tblGrid>
      <w:tr w:rsidR="00C12931" w:rsidRPr="00FF6AC4" w14:paraId="0B68997B" w14:textId="77777777">
        <w:tc>
          <w:tcPr>
            <w:tcW w:w="1559" w:type="dxa"/>
            <w:vAlign w:val="center"/>
          </w:tcPr>
          <w:p w14:paraId="63BD884A"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7922738B"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620" w:type="dxa"/>
            <w:vAlign w:val="center"/>
          </w:tcPr>
          <w:p w14:paraId="39B79495"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95" w:type="dxa"/>
            <w:vAlign w:val="center"/>
          </w:tcPr>
          <w:p w14:paraId="52CBDFFC"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985" w:type="dxa"/>
            <w:vAlign w:val="center"/>
          </w:tcPr>
          <w:p w14:paraId="725CA7CD"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679E5AD5"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10F84DB"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46D4C7F1" w14:textId="77777777" w:rsidR="00C12931" w:rsidRPr="00FF6AC4" w:rsidRDefault="00980B52">
      <w:pPr>
        <w:pStyle w:val="Ttulo3"/>
        <w:numPr>
          <w:ilvl w:val="1"/>
          <w:numId w:val="3"/>
        </w:numPr>
        <w:rPr>
          <w:rFonts w:ascii="Arial" w:hAnsi="Arial"/>
        </w:rPr>
      </w:pPr>
      <w:bookmarkStart w:id="74" w:name="_Toc48256398"/>
      <w:r w:rsidRPr="00FF6AC4">
        <w:rPr>
          <w:rFonts w:ascii="Arial" w:hAnsi="Arial"/>
        </w:rPr>
        <w:t>Desempenho</w:t>
      </w:r>
      <w:bookmarkEnd w:id="74"/>
    </w:p>
    <w:p w14:paraId="6C075498"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75" w:name="_48pi1tg" w:colFirst="0" w:colLast="0"/>
      <w:bookmarkEnd w:id="75"/>
      <w:r w:rsidRPr="00FF6AC4">
        <w:rPr>
          <w:rFonts w:cs="Arial"/>
          <w:color w:val="000000"/>
          <w:szCs w:val="22"/>
        </w:rPr>
        <w:t>Esta seção descreve os requisitos não funcionais associados à eficiência, uso de recursos e tempo de resposta do sistema.</w:t>
      </w:r>
    </w:p>
    <w:p w14:paraId="70454892" w14:textId="77777777" w:rsidR="00C12931" w:rsidRPr="00FF6AC4" w:rsidRDefault="00980B52">
      <w:pPr>
        <w:pStyle w:val="Ttulo5"/>
        <w:spacing w:after="120"/>
      </w:pPr>
      <w:bookmarkStart w:id="76" w:name="_Toc48256399"/>
      <w:r w:rsidRPr="00FF6AC4">
        <w:t>[NF50] Tempo para Cadastro #50</w:t>
      </w:r>
      <w:bookmarkEnd w:id="76"/>
    </w:p>
    <w:p w14:paraId="2CFE04E6"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O tempo máximo para se realizar um cadastro deve ser de 5 minutos</w:t>
      </w:r>
    </w:p>
    <w:tbl>
      <w:tblPr>
        <w:tblStyle w:val="ac"/>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102C8112" w14:textId="77777777">
        <w:tc>
          <w:tcPr>
            <w:tcW w:w="1559" w:type="dxa"/>
            <w:vAlign w:val="center"/>
          </w:tcPr>
          <w:p w14:paraId="280EA8C6"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556D76C4" w14:textId="77777777" w:rsidR="00C12931" w:rsidRPr="00FF6AC4" w:rsidRDefault="00980B52">
            <w:pPr>
              <w:spacing w:before="60" w:after="60"/>
              <w:jc w:val="both"/>
              <w:rPr>
                <w:rFonts w:cs="Arial"/>
              </w:rPr>
            </w:pPr>
            <w:bookmarkStart w:id="77" w:name="_1302m92" w:colFirst="0" w:colLast="0"/>
            <w:bookmarkEnd w:id="77"/>
            <w:r w:rsidRPr="00FF6AC4">
              <w:rPr>
                <w:rFonts w:ascii="Segoe UI Symbol" w:eastAsia="Noto Sans Symbols" w:hAnsi="Segoe UI Symbol" w:cs="Segoe UI Symbol"/>
                <w:szCs w:val="22"/>
              </w:rPr>
              <w:t>🗹</w:t>
            </w:r>
          </w:p>
        </w:tc>
        <w:tc>
          <w:tcPr>
            <w:tcW w:w="1701" w:type="dxa"/>
            <w:vAlign w:val="center"/>
          </w:tcPr>
          <w:p w14:paraId="637217F0"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2B0D511E"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38EDBA33"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130D094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7628A41A"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16603A53" w14:textId="77777777" w:rsidR="00C12931" w:rsidRPr="00FF6AC4" w:rsidRDefault="00980B52">
      <w:pPr>
        <w:pStyle w:val="Ttulo3"/>
        <w:numPr>
          <w:ilvl w:val="1"/>
          <w:numId w:val="3"/>
        </w:numPr>
        <w:rPr>
          <w:rFonts w:ascii="Arial" w:hAnsi="Arial"/>
        </w:rPr>
      </w:pPr>
      <w:bookmarkStart w:id="78" w:name="_Toc48256400"/>
      <w:r w:rsidRPr="00FF6AC4">
        <w:rPr>
          <w:rFonts w:ascii="Arial" w:hAnsi="Arial"/>
        </w:rPr>
        <w:lastRenderedPageBreak/>
        <w:t>Segurança</w:t>
      </w:r>
      <w:bookmarkEnd w:id="78"/>
    </w:p>
    <w:p w14:paraId="04AA5121"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79" w:name="_2250f4o" w:colFirst="0" w:colLast="0"/>
      <w:bookmarkEnd w:id="79"/>
      <w:r w:rsidRPr="00FF6AC4">
        <w:rPr>
          <w:rFonts w:cs="Arial"/>
          <w:color w:val="000000"/>
          <w:szCs w:val="22"/>
        </w:rPr>
        <w:t xml:space="preserve">Esta seção descreve os requisitos não funcionais associados à integridade, privacidade e autenticidade dos dados do sistema. </w:t>
      </w:r>
    </w:p>
    <w:p w14:paraId="14F723B3" w14:textId="77777777" w:rsidR="00C12931" w:rsidRPr="00FF6AC4" w:rsidRDefault="00980B52">
      <w:pPr>
        <w:pStyle w:val="Ttulo5"/>
        <w:spacing w:after="120"/>
      </w:pPr>
      <w:bookmarkStart w:id="80" w:name="_Toc48256401"/>
      <w:r w:rsidRPr="00FF6AC4">
        <w:t>[NF51] Segurança do Banco de Dados #51</w:t>
      </w:r>
      <w:bookmarkEnd w:id="80"/>
    </w:p>
    <w:p w14:paraId="68215328" w14:textId="77777777" w:rsidR="00C12931" w:rsidRPr="00FF6AC4" w:rsidRDefault="00980B52">
      <w:pPr>
        <w:spacing w:before="60" w:after="60"/>
        <w:ind w:left="580"/>
        <w:jc w:val="both"/>
        <w:rPr>
          <w:rFonts w:cs="Arial"/>
          <w:color w:val="000000"/>
          <w:szCs w:val="22"/>
        </w:rPr>
      </w:pPr>
      <w:r w:rsidRPr="00FF6AC4">
        <w:rPr>
          <w:rFonts w:cs="Arial"/>
          <w:szCs w:val="22"/>
        </w:rPr>
        <w:t xml:space="preserve">O software deve ser protegido contra SQL </w:t>
      </w:r>
      <w:proofErr w:type="spellStart"/>
      <w:r w:rsidRPr="00FF6AC4">
        <w:rPr>
          <w:rFonts w:cs="Arial"/>
          <w:szCs w:val="22"/>
        </w:rPr>
        <w:t>injection</w:t>
      </w:r>
      <w:proofErr w:type="spellEnd"/>
      <w:r w:rsidRPr="00FF6AC4">
        <w:rPr>
          <w:rFonts w:cs="Arial"/>
          <w:szCs w:val="22"/>
        </w:rPr>
        <w:t xml:space="preserve">. </w:t>
      </w:r>
      <w:r w:rsidRPr="00FF6AC4">
        <w:rPr>
          <w:rFonts w:cs="Arial"/>
          <w:color w:val="000000"/>
          <w:szCs w:val="22"/>
        </w:rPr>
        <w:t xml:space="preserve">&lt;Descreva o requisito não funcional e substitua um dos símbolos abaixo por </w:t>
      </w:r>
      <w:r w:rsidRPr="00FF6AC4">
        <w:rPr>
          <w:rFonts w:ascii="Segoe UI Symbol" w:eastAsia="Noto Sans Symbols" w:hAnsi="Segoe UI Symbol" w:cs="Segoe UI Symbol"/>
          <w:color w:val="000000"/>
          <w:szCs w:val="22"/>
        </w:rPr>
        <w:t>🗹</w:t>
      </w:r>
      <w:r w:rsidRPr="00FF6AC4">
        <w:rPr>
          <w:rFonts w:cs="Arial"/>
          <w:color w:val="000000"/>
          <w:szCs w:val="22"/>
        </w:rPr>
        <w:t>, para indicar a sua prioridade.&gt;</w:t>
      </w:r>
    </w:p>
    <w:tbl>
      <w:tblPr>
        <w:tblStyle w:val="ad"/>
        <w:tblW w:w="7885" w:type="dxa"/>
        <w:tblInd w:w="534" w:type="dxa"/>
        <w:tblLayout w:type="fixed"/>
        <w:tblLook w:val="0000" w:firstRow="0" w:lastRow="0" w:firstColumn="0" w:lastColumn="0" w:noHBand="0" w:noVBand="0"/>
      </w:tblPr>
      <w:tblGrid>
        <w:gridCol w:w="1559"/>
        <w:gridCol w:w="425"/>
        <w:gridCol w:w="1575"/>
        <w:gridCol w:w="630"/>
        <w:gridCol w:w="1890"/>
        <w:gridCol w:w="425"/>
        <w:gridCol w:w="1381"/>
      </w:tblGrid>
      <w:tr w:rsidR="00C12931" w:rsidRPr="00FF6AC4" w14:paraId="789575DD" w14:textId="77777777">
        <w:tc>
          <w:tcPr>
            <w:tcW w:w="1559" w:type="dxa"/>
            <w:vAlign w:val="center"/>
          </w:tcPr>
          <w:p w14:paraId="61800A29"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08129E9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575" w:type="dxa"/>
            <w:vAlign w:val="center"/>
          </w:tcPr>
          <w:p w14:paraId="4D59C1B8"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630" w:type="dxa"/>
            <w:vAlign w:val="center"/>
          </w:tcPr>
          <w:p w14:paraId="07698DA8"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890" w:type="dxa"/>
            <w:vAlign w:val="center"/>
          </w:tcPr>
          <w:p w14:paraId="776C2964"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0B7CC67C"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CD73EEA"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18D79DD7" w14:textId="77777777" w:rsidR="00C12931" w:rsidRPr="00FF6AC4" w:rsidRDefault="00980B52">
      <w:pPr>
        <w:pStyle w:val="Ttulo5"/>
      </w:pPr>
      <w:bookmarkStart w:id="81" w:name="_Toc48256402"/>
      <w:r w:rsidRPr="00FF6AC4">
        <w:t>[NF52] Segurança da Senha #52</w:t>
      </w:r>
      <w:bookmarkEnd w:id="81"/>
    </w:p>
    <w:p w14:paraId="22CF1301" w14:textId="77777777" w:rsidR="00C12931" w:rsidRPr="00FF6AC4" w:rsidRDefault="00980B52">
      <w:pPr>
        <w:spacing w:before="60" w:after="60"/>
        <w:ind w:left="580"/>
        <w:jc w:val="both"/>
        <w:rPr>
          <w:rFonts w:cs="Arial"/>
          <w:szCs w:val="22"/>
        </w:rPr>
      </w:pPr>
      <w:bookmarkStart w:id="82" w:name="_1gf8i83" w:colFirst="0" w:colLast="0"/>
      <w:bookmarkEnd w:id="82"/>
      <w:r w:rsidRPr="00FF6AC4">
        <w:rPr>
          <w:rFonts w:cs="Arial"/>
          <w:szCs w:val="22"/>
        </w:rPr>
        <w:t xml:space="preserve">O software deve criptografar a senha ao armazenar no banco de dados. &lt;Descreva o requisito não funcional e substitua um dos símbolos abaixo por </w:t>
      </w:r>
      <w:r w:rsidRPr="00FF6AC4">
        <w:rPr>
          <w:rFonts w:ascii="Segoe UI Symbol" w:eastAsia="Noto Sans Symbols" w:hAnsi="Segoe UI Symbol" w:cs="Segoe UI Symbol"/>
          <w:szCs w:val="22"/>
        </w:rPr>
        <w:t>🗹</w:t>
      </w:r>
      <w:r w:rsidRPr="00FF6AC4">
        <w:rPr>
          <w:rFonts w:cs="Arial"/>
          <w:szCs w:val="22"/>
        </w:rPr>
        <w:t>, para indicar a sua prioridade.&gt;</w:t>
      </w:r>
    </w:p>
    <w:tbl>
      <w:tblPr>
        <w:tblStyle w:val="ae"/>
        <w:tblW w:w="7885" w:type="dxa"/>
        <w:tblInd w:w="534" w:type="dxa"/>
        <w:tblLayout w:type="fixed"/>
        <w:tblLook w:val="0000" w:firstRow="0" w:lastRow="0" w:firstColumn="0" w:lastColumn="0" w:noHBand="0" w:noVBand="0"/>
      </w:tblPr>
      <w:tblGrid>
        <w:gridCol w:w="1559"/>
        <w:gridCol w:w="425"/>
        <w:gridCol w:w="1575"/>
        <w:gridCol w:w="630"/>
        <w:gridCol w:w="1890"/>
        <w:gridCol w:w="425"/>
        <w:gridCol w:w="1381"/>
      </w:tblGrid>
      <w:tr w:rsidR="00C12931" w:rsidRPr="00FF6AC4" w14:paraId="0E4F113E" w14:textId="77777777">
        <w:tc>
          <w:tcPr>
            <w:tcW w:w="1559" w:type="dxa"/>
            <w:vAlign w:val="center"/>
          </w:tcPr>
          <w:p w14:paraId="7D18D54B" w14:textId="77777777" w:rsidR="00C12931" w:rsidRPr="00FF6AC4" w:rsidRDefault="00980B52">
            <w:pPr>
              <w:spacing w:before="60" w:after="60"/>
              <w:ind w:left="33"/>
              <w:jc w:val="both"/>
              <w:rPr>
                <w:rFonts w:cs="Arial"/>
                <w:szCs w:val="22"/>
              </w:rPr>
            </w:pPr>
            <w:r w:rsidRPr="00FF6AC4">
              <w:rPr>
                <w:rFonts w:cs="Arial"/>
                <w:b/>
                <w:szCs w:val="22"/>
              </w:rPr>
              <w:t>Prioridade</w:t>
            </w:r>
            <w:r w:rsidRPr="00FF6AC4">
              <w:rPr>
                <w:rFonts w:cs="Arial"/>
                <w:szCs w:val="22"/>
              </w:rPr>
              <w:t>:</w:t>
            </w:r>
          </w:p>
        </w:tc>
        <w:tc>
          <w:tcPr>
            <w:tcW w:w="425" w:type="dxa"/>
            <w:vAlign w:val="center"/>
          </w:tcPr>
          <w:p w14:paraId="3CBB8679" w14:textId="77777777" w:rsidR="00C12931" w:rsidRPr="00FF6AC4" w:rsidRDefault="00980B52">
            <w:pPr>
              <w:spacing w:before="240" w:after="240"/>
              <w:jc w:val="right"/>
              <w:rPr>
                <w:rFonts w:cs="Arial"/>
              </w:rPr>
            </w:pPr>
            <w:r w:rsidRPr="00FF6AC4">
              <w:rPr>
                <w:rFonts w:ascii="Segoe UI Symbol" w:eastAsia="Noto Sans Symbols" w:hAnsi="Segoe UI Symbol" w:cs="Segoe UI Symbol"/>
                <w:szCs w:val="22"/>
              </w:rPr>
              <w:t>🗹</w:t>
            </w:r>
          </w:p>
        </w:tc>
        <w:tc>
          <w:tcPr>
            <w:tcW w:w="1575" w:type="dxa"/>
            <w:vAlign w:val="center"/>
          </w:tcPr>
          <w:p w14:paraId="01229CEA" w14:textId="77777777" w:rsidR="00C12931" w:rsidRPr="00FF6AC4" w:rsidRDefault="00980B52">
            <w:pPr>
              <w:spacing w:before="60" w:after="60"/>
              <w:jc w:val="both"/>
              <w:rPr>
                <w:rFonts w:cs="Arial"/>
                <w:szCs w:val="22"/>
              </w:rPr>
            </w:pPr>
            <w:r w:rsidRPr="00FF6AC4">
              <w:rPr>
                <w:rFonts w:cs="Arial"/>
                <w:szCs w:val="22"/>
              </w:rPr>
              <w:t>Essencial</w:t>
            </w:r>
          </w:p>
        </w:tc>
        <w:tc>
          <w:tcPr>
            <w:tcW w:w="630" w:type="dxa"/>
            <w:vAlign w:val="center"/>
          </w:tcPr>
          <w:p w14:paraId="27EA5F07" w14:textId="77777777" w:rsidR="00C12931" w:rsidRPr="00FF6AC4" w:rsidRDefault="00980B52">
            <w:pPr>
              <w:spacing w:before="240" w:after="240"/>
              <w:jc w:val="center"/>
              <w:rPr>
                <w:rFonts w:cs="Arial"/>
              </w:rPr>
            </w:pPr>
            <w:r w:rsidRPr="00FF6AC4">
              <w:rPr>
                <w:rFonts w:ascii="Segoe UI Emoji" w:hAnsi="Segoe UI Emoji" w:cs="Segoe UI Emoji"/>
              </w:rPr>
              <w:t>◻</w:t>
            </w:r>
          </w:p>
        </w:tc>
        <w:tc>
          <w:tcPr>
            <w:tcW w:w="1890" w:type="dxa"/>
            <w:vAlign w:val="center"/>
          </w:tcPr>
          <w:p w14:paraId="654C54DA" w14:textId="77777777" w:rsidR="00C12931" w:rsidRPr="00FF6AC4" w:rsidRDefault="00980B52">
            <w:pPr>
              <w:spacing w:before="60" w:after="60"/>
              <w:jc w:val="both"/>
              <w:rPr>
                <w:rFonts w:cs="Arial"/>
                <w:szCs w:val="22"/>
              </w:rPr>
            </w:pPr>
            <w:r w:rsidRPr="00FF6AC4">
              <w:rPr>
                <w:rFonts w:cs="Arial"/>
                <w:szCs w:val="22"/>
              </w:rPr>
              <w:t>Importante</w:t>
            </w:r>
          </w:p>
        </w:tc>
        <w:tc>
          <w:tcPr>
            <w:tcW w:w="425" w:type="dxa"/>
            <w:vAlign w:val="center"/>
          </w:tcPr>
          <w:p w14:paraId="3C601536"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D1A8AE3" w14:textId="77777777" w:rsidR="00C12931" w:rsidRPr="00FF6AC4" w:rsidRDefault="00980B52">
            <w:pPr>
              <w:spacing w:before="60" w:after="60"/>
              <w:jc w:val="both"/>
              <w:rPr>
                <w:rFonts w:cs="Arial"/>
                <w:szCs w:val="22"/>
              </w:rPr>
            </w:pPr>
            <w:r w:rsidRPr="00FF6AC4">
              <w:rPr>
                <w:rFonts w:cs="Arial"/>
                <w:szCs w:val="22"/>
              </w:rPr>
              <w:t>Desejável</w:t>
            </w:r>
          </w:p>
        </w:tc>
      </w:tr>
    </w:tbl>
    <w:p w14:paraId="0A5524C9" w14:textId="77777777" w:rsidR="00C12931" w:rsidRPr="00FF6AC4" w:rsidRDefault="00980B52">
      <w:pPr>
        <w:pStyle w:val="Ttulo3"/>
        <w:numPr>
          <w:ilvl w:val="1"/>
          <w:numId w:val="3"/>
        </w:numPr>
        <w:rPr>
          <w:rFonts w:ascii="Arial" w:hAnsi="Arial"/>
        </w:rPr>
      </w:pPr>
      <w:bookmarkStart w:id="83" w:name="_Toc48256403"/>
      <w:r w:rsidRPr="00FF6AC4">
        <w:rPr>
          <w:rFonts w:ascii="Arial" w:hAnsi="Arial"/>
        </w:rPr>
        <w:t>Padrões</w:t>
      </w:r>
      <w:bookmarkEnd w:id="83"/>
    </w:p>
    <w:p w14:paraId="7F70DB67"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Esta seção descreve os requisitos não funcionais associados a padrões ou normas que devem ser seguidos pelo sistema ou pelo seu processo de desenvolvimento. </w:t>
      </w:r>
    </w:p>
    <w:p w14:paraId="279DFAF3" w14:textId="77777777" w:rsidR="00C12931" w:rsidRPr="00FF6AC4" w:rsidRDefault="00980B52">
      <w:pPr>
        <w:pStyle w:val="Ttulo5"/>
        <w:spacing w:after="120"/>
      </w:pPr>
      <w:bookmarkStart w:id="84" w:name="_Toc48256404"/>
      <w:r w:rsidRPr="00FF6AC4">
        <w:t>[NF53] Padrão MVC #53</w:t>
      </w:r>
      <w:bookmarkEnd w:id="84"/>
    </w:p>
    <w:p w14:paraId="72B111EB"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85" w:name="_upglbi" w:colFirst="0" w:colLast="0"/>
      <w:bookmarkEnd w:id="85"/>
      <w:r w:rsidRPr="00FF6AC4">
        <w:rPr>
          <w:rFonts w:cs="Arial"/>
          <w:szCs w:val="22"/>
        </w:rPr>
        <w:t>O software deve seguir os padrões MVC (</w:t>
      </w:r>
      <w:proofErr w:type="spellStart"/>
      <w:r w:rsidRPr="00FF6AC4">
        <w:rPr>
          <w:rFonts w:cs="Arial"/>
          <w:i/>
          <w:szCs w:val="22"/>
        </w:rPr>
        <w:t>Model-View-Controller</w:t>
      </w:r>
      <w:proofErr w:type="spellEnd"/>
      <w:r w:rsidRPr="00FF6AC4">
        <w:rPr>
          <w:rFonts w:cs="Arial"/>
          <w:szCs w:val="22"/>
        </w:rPr>
        <w:t>)</w:t>
      </w:r>
    </w:p>
    <w:tbl>
      <w:tblPr>
        <w:tblStyle w:val="af"/>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6E5B18CA" w14:textId="77777777">
        <w:tc>
          <w:tcPr>
            <w:tcW w:w="1559" w:type="dxa"/>
            <w:vAlign w:val="center"/>
          </w:tcPr>
          <w:p w14:paraId="0E0955D1"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172DE6B4"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701" w:type="dxa"/>
            <w:vAlign w:val="center"/>
          </w:tcPr>
          <w:p w14:paraId="56F84E92"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0EEB265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6E29746C"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47643743"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381" w:type="dxa"/>
            <w:vAlign w:val="center"/>
          </w:tcPr>
          <w:p w14:paraId="6AA8F20F"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37D2FA70" w14:textId="77777777" w:rsidR="00C12931" w:rsidRPr="00FF6AC4" w:rsidRDefault="00980B52">
      <w:pPr>
        <w:pStyle w:val="Ttulo3"/>
        <w:numPr>
          <w:ilvl w:val="1"/>
          <w:numId w:val="3"/>
        </w:numPr>
        <w:rPr>
          <w:rFonts w:ascii="Arial" w:hAnsi="Arial"/>
        </w:rPr>
      </w:pPr>
      <w:bookmarkStart w:id="86" w:name="_Toc48256405"/>
      <w:r w:rsidRPr="00FF6AC4">
        <w:rPr>
          <w:rFonts w:ascii="Arial" w:hAnsi="Arial"/>
        </w:rPr>
        <w:t>Hardware e software</w:t>
      </w:r>
      <w:bookmarkEnd w:id="86"/>
    </w:p>
    <w:p w14:paraId="33DE7AAC"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87" w:name="_1tuee74" w:colFirst="0" w:colLast="0"/>
      <w:bookmarkEnd w:id="87"/>
      <w:r w:rsidRPr="00FF6AC4">
        <w:rPr>
          <w:rFonts w:cs="Arial"/>
          <w:color w:val="000000"/>
          <w:szCs w:val="22"/>
        </w:rPr>
        <w:t xml:space="preserve">Esta seção descreve os requisitos não funcionais associados ao hardware e software usados para desenvolver ou para executar o sistema. </w:t>
      </w:r>
    </w:p>
    <w:p w14:paraId="7914E61B" w14:textId="77777777" w:rsidR="00C12931" w:rsidRPr="00FF6AC4" w:rsidRDefault="00980B52">
      <w:pPr>
        <w:pStyle w:val="Ttulo5"/>
        <w:spacing w:after="120"/>
      </w:pPr>
      <w:bookmarkStart w:id="88" w:name="_Toc48256406"/>
      <w:r w:rsidRPr="00FF6AC4">
        <w:t>[NF54] Compatibilidade com Google Chrome #54</w:t>
      </w:r>
      <w:bookmarkEnd w:id="88"/>
    </w:p>
    <w:p w14:paraId="31CCA0E8"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O sistema deve ser compatível com o navegador web Google Chrome Versão 83.0.4103.116 ou superior </w:t>
      </w:r>
      <w:r w:rsidRPr="00FF6AC4">
        <w:rPr>
          <w:rFonts w:cs="Arial"/>
          <w:color w:val="000000"/>
          <w:szCs w:val="22"/>
        </w:rPr>
        <w:t>&lt;Descreva o requisito não funcional e substitua um dos símbolos abaixo por, para indicar a sua prioridade.&gt;</w:t>
      </w:r>
    </w:p>
    <w:tbl>
      <w:tblPr>
        <w:tblStyle w:val="af0"/>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56276AA2" w14:textId="77777777">
        <w:tc>
          <w:tcPr>
            <w:tcW w:w="1559" w:type="dxa"/>
            <w:vAlign w:val="center"/>
          </w:tcPr>
          <w:p w14:paraId="1245AAF1"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15BB9E0B"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701" w:type="dxa"/>
            <w:vAlign w:val="center"/>
          </w:tcPr>
          <w:p w14:paraId="59AAD234"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094EF64D"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354BA08B"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315AD3A8"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0476A1BC"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4132B1AD"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50D7181B" w14:textId="77777777" w:rsidR="00C12931" w:rsidRPr="00FF6AC4" w:rsidRDefault="00C12931">
      <w:pPr>
        <w:pBdr>
          <w:top w:val="nil"/>
          <w:left w:val="nil"/>
          <w:bottom w:val="nil"/>
          <w:right w:val="nil"/>
          <w:between w:val="nil"/>
        </w:pBdr>
        <w:spacing w:before="60" w:after="60"/>
        <w:ind w:left="578"/>
        <w:jc w:val="both"/>
        <w:rPr>
          <w:rFonts w:cs="Arial"/>
          <w:color w:val="000000"/>
          <w:szCs w:val="22"/>
        </w:rPr>
        <w:sectPr w:rsidR="00C12931" w:rsidRPr="00FF6AC4">
          <w:headerReference w:type="default" r:id="rId24"/>
          <w:pgSz w:w="11909" w:h="16834"/>
          <w:pgMar w:top="1440" w:right="1440" w:bottom="1440" w:left="1440" w:header="720" w:footer="720" w:gutter="0"/>
          <w:pgNumType w:start="1"/>
          <w:cols w:space="720" w:equalWidth="0">
            <w:col w:w="8838"/>
          </w:cols>
        </w:sectPr>
      </w:pPr>
    </w:p>
    <w:p w14:paraId="66C4B0FA"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22C6599D" w14:textId="77777777" w:rsidR="00C12931" w:rsidRPr="00FF6AC4" w:rsidRDefault="00980B52">
      <w:pPr>
        <w:pStyle w:val="Ttulo1"/>
        <w:ind w:left="578"/>
        <w:jc w:val="right"/>
        <w:rPr>
          <w:rFonts w:ascii="Arial" w:eastAsia="Arial" w:hAnsi="Arial" w:cs="Arial"/>
        </w:rPr>
      </w:pPr>
      <w:bookmarkStart w:id="89" w:name="_Toc48256407"/>
      <w:r w:rsidRPr="00FF6AC4">
        <w:rPr>
          <w:rFonts w:ascii="Arial" w:eastAsia="Arial" w:hAnsi="Arial" w:cs="Arial"/>
        </w:rPr>
        <w:t>Capítulo 4</w:t>
      </w:r>
      <w:bookmarkEnd w:id="89"/>
    </w:p>
    <w:p w14:paraId="2E689A01" w14:textId="77777777" w:rsidR="00C12931" w:rsidRPr="00FF6AC4" w:rsidRDefault="00980B52">
      <w:pPr>
        <w:pStyle w:val="Ttulo2"/>
        <w:numPr>
          <w:ilvl w:val="0"/>
          <w:numId w:val="3"/>
        </w:numPr>
      </w:pPr>
      <w:bookmarkStart w:id="90" w:name="_Toc48256408"/>
      <w:r w:rsidRPr="00FF6AC4">
        <w:t>Descrição da interface com o usuário</w:t>
      </w:r>
      <w:bookmarkEnd w:id="90"/>
    </w:p>
    <w:p w14:paraId="681FDA6C" w14:textId="24B60549" w:rsidR="00C12931" w:rsidRPr="00FF6AC4" w:rsidRDefault="00980B52" w:rsidP="0068374F">
      <w:pPr>
        <w:pBdr>
          <w:top w:val="nil"/>
          <w:left w:val="nil"/>
          <w:bottom w:val="nil"/>
          <w:right w:val="nil"/>
          <w:between w:val="nil"/>
        </w:pBdr>
        <w:spacing w:before="60" w:after="60"/>
        <w:jc w:val="both"/>
        <w:rPr>
          <w:rFonts w:cs="Arial"/>
          <w:color w:val="000000"/>
          <w:szCs w:val="22"/>
        </w:rPr>
      </w:pPr>
      <w:del w:id="91" w:author="">
        <w:r w:rsidRPr="00FF6AC4">
          <w:rPr>
            <w:rFonts w:cs="Arial"/>
            <w:color w:val="5B9BD5"/>
            <w:szCs w:val="22"/>
          </w:rPr>
          <w:delText xml:space="preserve">&lt;Esta seção deve conter desenhos ou rascunhos das telas do sistema que forem necessários ou convenientes para esclarecer algum dos requisitos do sistema. O aluno pode utilizar ferramentas como Balsamiq para prototipar a interface, apesar de não ser a melhor opção. Mais ferramentas podem ser encontradas em </w:delText>
        </w:r>
        <w:r w:rsidRPr="00FF6AC4">
          <w:rPr>
            <w:rFonts w:cs="Arial"/>
          </w:rPr>
          <w:fldChar w:fldCharType="begin"/>
        </w:r>
        <w:r w:rsidRPr="00FF6AC4">
          <w:rPr>
            <w:rFonts w:cs="Arial"/>
          </w:rPr>
          <w:delInstrText>HYPERLINK "https://dcrazed.com/best-free-wireframe-tools/"</w:delInstrText>
        </w:r>
        <w:r w:rsidRPr="00FF6AC4">
          <w:rPr>
            <w:rFonts w:cs="Arial"/>
          </w:rPr>
          <w:fldChar w:fldCharType="separate"/>
        </w:r>
        <w:r w:rsidRPr="00FF6AC4">
          <w:rPr>
            <w:rFonts w:cs="Arial"/>
            <w:color w:val="0563C1"/>
            <w:szCs w:val="22"/>
            <w:u w:val="single"/>
          </w:rPr>
          <w:delText>https://dcrazed.com/best-free-wireframe-tools/</w:delText>
        </w:r>
        <w:r w:rsidRPr="00FF6AC4">
          <w:rPr>
            <w:rFonts w:cs="Arial"/>
          </w:rPr>
          <w:fldChar w:fldCharType="end"/>
        </w:r>
        <w:r w:rsidRPr="00FF6AC4">
          <w:rPr>
            <w:rFonts w:cs="Arial"/>
            <w:color w:val="5B9BD5"/>
            <w:szCs w:val="22"/>
          </w:rPr>
          <w:delText>. A melhor opção RECOMENDADA FORTEMENTE é para o aluno fazer a prototipação da interface em HTML, Angular ou qualquer outra tecnologia que o permita fazer a interface de sistemas WEB e reaproveitá-la na fase de projeto. Assim evita-se o fato de fazer desenhos de interface os quais serão jogados fora por não ser a interface propriamente dita. Use nomes significativos para identificar cada interface como I_Login, I_Erro_login, I_CadastrarCliente. Descreva cada interface  em uma subseção. O aluno deverá utilizar templates já prontos caso queira, fazendo uma interface agradável.&gt;</w:delText>
        </w:r>
      </w:del>
      <w:r w:rsidRPr="00FF6AC4">
        <w:rPr>
          <w:rFonts w:cs="Arial"/>
          <w:color w:val="000000"/>
          <w:szCs w:val="22"/>
        </w:rPr>
        <w:t xml:space="preserve">Neste documento, adota-se </w:t>
      </w:r>
      <w:r w:rsidRPr="00FF6AC4">
        <w:rPr>
          <w:rFonts w:cs="Arial"/>
          <w:szCs w:val="22"/>
        </w:rPr>
        <w:t xml:space="preserve">o nome da tela em letras minúsculas de forma </w:t>
      </w:r>
      <w:r w:rsidR="000C1CA3" w:rsidRPr="00FF6AC4">
        <w:rPr>
          <w:rFonts w:cs="Arial"/>
          <w:szCs w:val="22"/>
        </w:rPr>
        <w:t>auto descritiva</w:t>
      </w:r>
      <w:r w:rsidRPr="00FF6AC4">
        <w:rPr>
          <w:rFonts w:cs="Arial"/>
          <w:szCs w:val="22"/>
        </w:rPr>
        <w:t>.</w:t>
      </w:r>
      <w:r w:rsidRPr="00FF6AC4">
        <w:rPr>
          <w:rFonts w:cs="Arial"/>
          <w:color w:val="000000"/>
          <w:szCs w:val="22"/>
        </w:rPr>
        <w:t xml:space="preserve"> A interface de </w:t>
      </w:r>
      <w:r w:rsidRPr="00FF6AC4">
        <w:rPr>
          <w:rFonts w:cs="Arial"/>
          <w:szCs w:val="22"/>
        </w:rPr>
        <w:t>login é denominada &lt;login&gt;</w:t>
      </w:r>
      <w:r w:rsidR="0068374F">
        <w:rPr>
          <w:rFonts w:cs="Arial"/>
          <w:szCs w:val="22"/>
        </w:rPr>
        <w:t xml:space="preserve"> e</w:t>
      </w:r>
      <w:r w:rsidRPr="00FF6AC4">
        <w:rPr>
          <w:rFonts w:cs="Arial"/>
          <w:szCs w:val="22"/>
        </w:rPr>
        <w:t xml:space="preserve"> a tela inicial</w:t>
      </w:r>
      <w:r w:rsidR="0068374F">
        <w:rPr>
          <w:rFonts w:cs="Arial"/>
          <w:szCs w:val="22"/>
        </w:rPr>
        <w:t xml:space="preserve"> que provê a cesso a todas as funcionalidades do sistema</w:t>
      </w:r>
      <w:r w:rsidRPr="00FF6AC4">
        <w:rPr>
          <w:rFonts w:cs="Arial"/>
          <w:szCs w:val="22"/>
        </w:rPr>
        <w:t xml:space="preserve"> é denominada &lt;home</w:t>
      </w:r>
      <w:r w:rsidR="0068374F" w:rsidRPr="00FF6AC4">
        <w:rPr>
          <w:rFonts w:cs="Arial"/>
          <w:szCs w:val="22"/>
        </w:rPr>
        <w:t xml:space="preserve"> </w:t>
      </w:r>
      <w:r w:rsidRPr="00FF6AC4">
        <w:rPr>
          <w:rFonts w:cs="Arial"/>
          <w:szCs w:val="22"/>
        </w:rPr>
        <w:t>&gt;</w:t>
      </w:r>
      <w:r w:rsidR="0068374F">
        <w:rPr>
          <w:rFonts w:cs="Arial"/>
          <w:szCs w:val="22"/>
        </w:rPr>
        <w:t>.</w:t>
      </w:r>
    </w:p>
    <w:p w14:paraId="290B3D9F"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92" w:name="_Toc48256409"/>
      <w:r w:rsidRPr="00FF6AC4">
        <w:rPr>
          <w:sz w:val="28"/>
          <w:szCs w:val="28"/>
        </w:rPr>
        <w:t>MAPA DE NAVEGAÇÃO DE INTERFACES</w:t>
      </w:r>
      <w:bookmarkEnd w:id="92"/>
    </w:p>
    <w:p w14:paraId="2F47D52E"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0288" behindDoc="0" locked="0" layoutInCell="1" hidden="0" allowOverlap="1" wp14:anchorId="5F5B5F3C" wp14:editId="4F6158FD">
            <wp:simplePos x="0" y="0"/>
            <wp:positionH relativeFrom="column">
              <wp:posOffset>3</wp:posOffset>
            </wp:positionH>
            <wp:positionV relativeFrom="paragraph">
              <wp:posOffset>237490</wp:posOffset>
            </wp:positionV>
            <wp:extent cx="5731510" cy="3936365"/>
            <wp:effectExtent l="0" t="0" r="0" b="0"/>
            <wp:wrapTopAndBottom distT="0" distB="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5731510" cy="3936365"/>
                    </a:xfrm>
                    <a:prstGeom prst="rect">
                      <a:avLst/>
                    </a:prstGeom>
                    <a:ln/>
                  </pic:spPr>
                </pic:pic>
              </a:graphicData>
            </a:graphic>
          </wp:anchor>
        </w:drawing>
      </w:r>
    </w:p>
    <w:p w14:paraId="71CA0612" w14:textId="77777777" w:rsidR="00C12931" w:rsidRPr="00FF6AC4" w:rsidRDefault="00980B52">
      <w:pPr>
        <w:rPr>
          <w:rFonts w:cs="Arial"/>
          <w:color w:val="8EAADB"/>
          <w:szCs w:val="22"/>
        </w:rPr>
      </w:pPr>
      <w:r w:rsidRPr="00FF6AC4">
        <w:rPr>
          <w:rFonts w:cs="Arial"/>
        </w:rPr>
        <w:br w:type="page"/>
      </w:r>
    </w:p>
    <w:p w14:paraId="6E57E1DD" w14:textId="50CCDEAF" w:rsidR="00C12931" w:rsidRPr="00FF6AC4" w:rsidRDefault="00980B52">
      <w:pPr>
        <w:pStyle w:val="Ttulo3"/>
        <w:keepLines w:val="0"/>
        <w:numPr>
          <w:ilvl w:val="1"/>
          <w:numId w:val="5"/>
        </w:numPr>
        <w:rPr>
          <w:rFonts w:ascii="Arial" w:hAnsi="Arial"/>
        </w:rPr>
      </w:pPr>
      <w:bookmarkStart w:id="93" w:name="_Toc48256410"/>
      <w:r w:rsidRPr="00FF6AC4">
        <w:rPr>
          <w:rFonts w:ascii="Arial" w:hAnsi="Arial"/>
        </w:rPr>
        <w:lastRenderedPageBreak/>
        <w:t xml:space="preserve">Menu e </w:t>
      </w:r>
      <w:r w:rsidR="000C1CA3" w:rsidRPr="00FF6AC4">
        <w:rPr>
          <w:rFonts w:ascii="Arial" w:hAnsi="Arial"/>
        </w:rPr>
        <w:t>Background</w:t>
      </w:r>
      <w:bookmarkEnd w:id="93"/>
    </w:p>
    <w:p w14:paraId="28EBAC8C" w14:textId="4981DE35" w:rsidR="007917AD" w:rsidRDefault="007917AD" w:rsidP="00270E2C">
      <w:pPr>
        <w:jc w:val="both"/>
      </w:pPr>
      <w:r>
        <w:t xml:space="preserve">Para comunicar e validar os conceitos, foi </w:t>
      </w:r>
      <w:r w:rsidR="00270E2C">
        <w:t>elaborado</w:t>
      </w:r>
      <w:r>
        <w:t xml:space="preserve"> um protótipo de alta fidelidade, de modo a referenciar detalhes e funcionalidades a serem inco</w:t>
      </w:r>
      <w:r w:rsidR="00270E2C">
        <w:t>r</w:t>
      </w:r>
      <w:r>
        <w:t>poradas ao sistema</w:t>
      </w:r>
      <w:r w:rsidR="00270E2C">
        <w:t>, de que se possa antever as interações, o fluxo e o comportamento do sistema. Por meio do link abaixo é possível acessar o protótipo em sua íntegra.</w:t>
      </w:r>
    </w:p>
    <w:p w14:paraId="7D617919" w14:textId="1636688E" w:rsidR="00270E2C" w:rsidRDefault="00270E2C" w:rsidP="007917AD"/>
    <w:p w14:paraId="4055C622" w14:textId="102AFA88" w:rsidR="00270E2C" w:rsidRDefault="00270E2C" w:rsidP="007917AD">
      <w:r>
        <w:t xml:space="preserve">Protótipo: </w:t>
      </w:r>
      <w:hyperlink r:id="rId26" w:history="1">
        <w:r>
          <w:rPr>
            <w:rStyle w:val="Hyperlink"/>
            <w:color w:val="1155CC"/>
          </w:rPr>
          <w:t>https://c8816</w:t>
        </w:r>
        <w:r>
          <w:rPr>
            <w:rStyle w:val="Hyperlink"/>
            <w:color w:val="1155CC"/>
          </w:rPr>
          <w:t>8</w:t>
        </w:r>
        <w:r>
          <w:rPr>
            <w:rStyle w:val="Hyperlink"/>
            <w:color w:val="1155CC"/>
          </w:rPr>
          <w:t>.axshare.com/</w:t>
        </w:r>
      </w:hyperlink>
    </w:p>
    <w:p w14:paraId="1CE554F0" w14:textId="77777777" w:rsidR="00270E2C" w:rsidRDefault="00270E2C" w:rsidP="007917AD"/>
    <w:p w14:paraId="3C80C8E8" w14:textId="52C69FC2" w:rsidR="00C12931" w:rsidRPr="00B522F2" w:rsidRDefault="00980B52" w:rsidP="00B522F2">
      <w:pPr>
        <w:pStyle w:val="Ttulo4"/>
      </w:pPr>
      <w:bookmarkStart w:id="94" w:name="_Toc48256411"/>
      <w:r w:rsidRPr="00B522F2">
        <w:t>Barra de menus para usuários não autenticados</w:t>
      </w:r>
      <w:bookmarkEnd w:id="94"/>
    </w:p>
    <w:p w14:paraId="33A83C3B" w14:textId="6AF4ECC1" w:rsidR="00C12931" w:rsidRDefault="007917AD">
      <w:pPr>
        <w:spacing w:before="60" w:after="60"/>
        <w:jc w:val="both"/>
        <w:rPr>
          <w:rFonts w:cs="Arial"/>
          <w:szCs w:val="22"/>
        </w:rPr>
      </w:pPr>
      <w:r>
        <w:rPr>
          <w:rFonts w:cs="Arial"/>
          <w:noProof/>
          <w:szCs w:val="22"/>
        </w:rPr>
        <w:drawing>
          <wp:inline distT="0" distB="0" distL="0" distR="0" wp14:anchorId="534B7D41" wp14:editId="3CFD0C1E">
            <wp:extent cx="5612130" cy="205105"/>
            <wp:effectExtent l="0" t="0" r="762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05105"/>
                    </a:xfrm>
                    <a:prstGeom prst="rect">
                      <a:avLst/>
                    </a:prstGeom>
                  </pic:spPr>
                </pic:pic>
              </a:graphicData>
            </a:graphic>
          </wp:inline>
        </w:drawing>
      </w:r>
    </w:p>
    <w:p w14:paraId="512BA94A" w14:textId="77777777" w:rsidR="00B522F2" w:rsidRPr="00FF6AC4" w:rsidRDefault="00B522F2">
      <w:pPr>
        <w:spacing w:before="60" w:after="60"/>
        <w:jc w:val="both"/>
        <w:rPr>
          <w:rFonts w:cs="Arial"/>
          <w:szCs w:val="22"/>
        </w:rPr>
      </w:pPr>
    </w:p>
    <w:p w14:paraId="581B7601" w14:textId="77777777" w:rsidR="00C12931" w:rsidRPr="00FF6AC4" w:rsidRDefault="00980B52" w:rsidP="00B522F2">
      <w:pPr>
        <w:pStyle w:val="Ttulo4"/>
      </w:pPr>
      <w:bookmarkStart w:id="95" w:name="_Toc48256412"/>
      <w:r w:rsidRPr="00FF6AC4">
        <w:t>Barra de menus para usuários autenticados</w:t>
      </w:r>
      <w:bookmarkEnd w:id="95"/>
    </w:p>
    <w:p w14:paraId="308AE4A6" w14:textId="130A5B6B" w:rsidR="00C12931" w:rsidRDefault="00270E2C">
      <w:pPr>
        <w:spacing w:before="60" w:after="60"/>
        <w:jc w:val="both"/>
        <w:rPr>
          <w:rFonts w:cs="Arial"/>
          <w:szCs w:val="22"/>
        </w:rPr>
      </w:pPr>
      <w:r>
        <w:rPr>
          <w:rFonts w:cs="Arial"/>
          <w:noProof/>
          <w:szCs w:val="22"/>
        </w:rPr>
        <w:drawing>
          <wp:inline distT="0" distB="0" distL="0" distR="0" wp14:anchorId="1FDF882A" wp14:editId="71AEFC25">
            <wp:extent cx="5612130" cy="201295"/>
            <wp:effectExtent l="0" t="0" r="762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01295"/>
                    </a:xfrm>
                    <a:prstGeom prst="rect">
                      <a:avLst/>
                    </a:prstGeom>
                  </pic:spPr>
                </pic:pic>
              </a:graphicData>
            </a:graphic>
          </wp:inline>
        </w:drawing>
      </w:r>
    </w:p>
    <w:p w14:paraId="0F61E20E" w14:textId="77777777" w:rsidR="00B522F2" w:rsidRPr="00FF6AC4" w:rsidRDefault="00B522F2">
      <w:pPr>
        <w:spacing w:before="60" w:after="60"/>
        <w:jc w:val="both"/>
        <w:rPr>
          <w:rFonts w:cs="Arial"/>
          <w:szCs w:val="22"/>
        </w:rPr>
      </w:pPr>
    </w:p>
    <w:p w14:paraId="5B727770" w14:textId="77777777" w:rsidR="00C12931" w:rsidRPr="00B7773B" w:rsidRDefault="00980B52" w:rsidP="00B7773B">
      <w:pPr>
        <w:rPr>
          <w:b/>
          <w:bCs/>
        </w:rPr>
      </w:pPr>
      <w:r w:rsidRPr="00B7773B">
        <w:rPr>
          <w:b/>
          <w:bCs/>
        </w:rPr>
        <w:t>Informações críticas da interface</w:t>
      </w:r>
    </w:p>
    <w:p w14:paraId="515CFA4C" w14:textId="77777777" w:rsidR="00C12931" w:rsidRPr="00FF6AC4" w:rsidRDefault="00980B52">
      <w:pPr>
        <w:numPr>
          <w:ilvl w:val="0"/>
          <w:numId w:val="1"/>
        </w:numPr>
        <w:spacing w:before="60" w:after="60"/>
        <w:jc w:val="both"/>
        <w:rPr>
          <w:rFonts w:cs="Arial"/>
        </w:rPr>
      </w:pPr>
      <w:r w:rsidRPr="00FF6AC4">
        <w:rPr>
          <w:rFonts w:cs="Arial"/>
          <w:szCs w:val="22"/>
        </w:rPr>
        <w:t>Deverá ser padronizado para todo o sistema uma barra onde conterá os seguintes itens:</w:t>
      </w:r>
    </w:p>
    <w:p w14:paraId="76FB240D" w14:textId="77777777" w:rsidR="00C12931" w:rsidRPr="00FF6AC4" w:rsidRDefault="00980B52">
      <w:pPr>
        <w:numPr>
          <w:ilvl w:val="1"/>
          <w:numId w:val="1"/>
        </w:numPr>
        <w:spacing w:before="60" w:after="60"/>
        <w:jc w:val="both"/>
        <w:rPr>
          <w:rFonts w:cs="Arial"/>
        </w:rPr>
      </w:pPr>
      <w:r w:rsidRPr="00FF6AC4">
        <w:rPr>
          <w:rFonts w:cs="Arial"/>
          <w:szCs w:val="22"/>
        </w:rPr>
        <w:t>A logo do site;</w:t>
      </w:r>
    </w:p>
    <w:p w14:paraId="1BA2FCE3" w14:textId="77777777" w:rsidR="00C12931" w:rsidRPr="00FF6AC4" w:rsidRDefault="00980B52">
      <w:pPr>
        <w:numPr>
          <w:ilvl w:val="1"/>
          <w:numId w:val="1"/>
        </w:numPr>
        <w:spacing w:before="60" w:after="60"/>
        <w:jc w:val="both"/>
        <w:rPr>
          <w:rFonts w:cs="Arial"/>
        </w:rPr>
      </w:pPr>
      <w:r w:rsidRPr="00FF6AC4">
        <w:rPr>
          <w:rFonts w:cs="Arial"/>
          <w:szCs w:val="22"/>
        </w:rPr>
        <w:t>A identificação do usuário, que poderá ser duas possibilidades:</w:t>
      </w:r>
    </w:p>
    <w:p w14:paraId="56CC552C" w14:textId="77777777" w:rsidR="00C12931" w:rsidRPr="00FF6AC4" w:rsidRDefault="00980B52">
      <w:pPr>
        <w:numPr>
          <w:ilvl w:val="2"/>
          <w:numId w:val="1"/>
        </w:numPr>
        <w:spacing w:before="60" w:after="60"/>
        <w:jc w:val="both"/>
        <w:rPr>
          <w:rFonts w:cs="Arial"/>
        </w:rPr>
      </w:pPr>
      <w:r w:rsidRPr="00FF6AC4">
        <w:rPr>
          <w:rFonts w:cs="Arial"/>
          <w:szCs w:val="22"/>
        </w:rPr>
        <w:t>Usuário não logado no sistema: Olá Visitante;</w:t>
      </w:r>
    </w:p>
    <w:p w14:paraId="77EC6879" w14:textId="77777777" w:rsidR="00C12931" w:rsidRPr="00FF6AC4" w:rsidRDefault="00980B52">
      <w:pPr>
        <w:numPr>
          <w:ilvl w:val="2"/>
          <w:numId w:val="1"/>
        </w:numPr>
        <w:spacing w:before="60" w:after="60"/>
        <w:jc w:val="both"/>
        <w:rPr>
          <w:rFonts w:cs="Arial"/>
        </w:rPr>
      </w:pPr>
      <w:r w:rsidRPr="00FF6AC4">
        <w:rPr>
          <w:rFonts w:cs="Arial"/>
          <w:szCs w:val="22"/>
        </w:rPr>
        <w:t xml:space="preserve">Usuário logado no sistema: Olá </w:t>
      </w:r>
      <w:proofErr w:type="spellStart"/>
      <w:r w:rsidRPr="00FF6AC4">
        <w:rPr>
          <w:rFonts w:cs="Arial"/>
          <w:szCs w:val="22"/>
        </w:rPr>
        <w:t>Nome_do_Usuário</w:t>
      </w:r>
      <w:proofErr w:type="spellEnd"/>
      <w:r w:rsidRPr="00FF6AC4">
        <w:rPr>
          <w:rFonts w:cs="Arial"/>
          <w:szCs w:val="22"/>
        </w:rPr>
        <w:t>.</w:t>
      </w:r>
    </w:p>
    <w:p w14:paraId="4370F4F3" w14:textId="77777777" w:rsidR="00C12931" w:rsidRPr="00FF6AC4" w:rsidRDefault="00980B52">
      <w:pPr>
        <w:numPr>
          <w:ilvl w:val="1"/>
          <w:numId w:val="1"/>
        </w:numPr>
        <w:spacing w:before="60" w:after="60"/>
        <w:jc w:val="both"/>
        <w:rPr>
          <w:rFonts w:cs="Arial"/>
        </w:rPr>
      </w:pPr>
      <w:r w:rsidRPr="00FF6AC4">
        <w:rPr>
          <w:rFonts w:cs="Arial"/>
          <w:szCs w:val="22"/>
        </w:rPr>
        <w:t>Link para o usuário efetuar o login;</w:t>
      </w:r>
    </w:p>
    <w:p w14:paraId="5F71E604" w14:textId="77777777" w:rsidR="00C12931" w:rsidRPr="00FF6AC4" w:rsidRDefault="00980B52">
      <w:pPr>
        <w:numPr>
          <w:ilvl w:val="1"/>
          <w:numId w:val="1"/>
        </w:numPr>
        <w:spacing w:before="60" w:after="60"/>
        <w:jc w:val="both"/>
        <w:rPr>
          <w:rFonts w:cs="Arial"/>
        </w:rPr>
      </w:pPr>
      <w:r w:rsidRPr="00FF6AC4">
        <w:rPr>
          <w:rFonts w:cs="Arial"/>
          <w:szCs w:val="22"/>
        </w:rPr>
        <w:t>Barra de menus disposta no canto superior esquerdo.</w:t>
      </w:r>
    </w:p>
    <w:p w14:paraId="2F921C31" w14:textId="77777777" w:rsidR="00C12931" w:rsidRPr="00FF6AC4" w:rsidRDefault="00980B52">
      <w:pPr>
        <w:numPr>
          <w:ilvl w:val="0"/>
          <w:numId w:val="1"/>
        </w:numPr>
        <w:spacing w:before="60" w:after="60"/>
        <w:jc w:val="both"/>
        <w:rPr>
          <w:rFonts w:cs="Arial"/>
        </w:rPr>
      </w:pPr>
      <w:r w:rsidRPr="00FF6AC4">
        <w:rPr>
          <w:rFonts w:cs="Arial"/>
          <w:szCs w:val="22"/>
        </w:rPr>
        <w:t>O menu constante na barra será exibido conforme o perfil de usuário:</w:t>
      </w:r>
    </w:p>
    <w:p w14:paraId="13505D7E" w14:textId="77777777" w:rsidR="00C12931" w:rsidRPr="00FF6AC4" w:rsidRDefault="00980B52">
      <w:pPr>
        <w:numPr>
          <w:ilvl w:val="1"/>
          <w:numId w:val="1"/>
        </w:numPr>
        <w:spacing w:before="60" w:after="60"/>
        <w:jc w:val="both"/>
        <w:rPr>
          <w:rFonts w:cs="Arial"/>
        </w:rPr>
      </w:pPr>
      <w:r w:rsidRPr="00FF6AC4">
        <w:rPr>
          <w:rFonts w:cs="Arial"/>
          <w:szCs w:val="22"/>
        </w:rPr>
        <w:t>Usuário não logado no sistema:</w:t>
      </w:r>
    </w:p>
    <w:p w14:paraId="0D1F6E83" w14:textId="77777777" w:rsidR="00C12931" w:rsidRPr="00FF6AC4" w:rsidRDefault="00980B52">
      <w:pPr>
        <w:numPr>
          <w:ilvl w:val="2"/>
          <w:numId w:val="1"/>
        </w:numPr>
        <w:spacing w:before="60" w:after="60"/>
        <w:jc w:val="both"/>
        <w:rPr>
          <w:rFonts w:cs="Arial"/>
        </w:rPr>
      </w:pPr>
      <w:r w:rsidRPr="00FF6AC4">
        <w:rPr>
          <w:rFonts w:cs="Arial"/>
          <w:szCs w:val="22"/>
        </w:rPr>
        <w:t>Pets – link para todos os animais disponíveis para adoção;</w:t>
      </w:r>
    </w:p>
    <w:p w14:paraId="09DF52DD"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Sobre Nós</w:t>
      </w:r>
      <w:r w:rsidRPr="00FF6AC4">
        <w:rPr>
          <w:rFonts w:cs="Arial"/>
          <w:szCs w:val="22"/>
        </w:rPr>
        <w:t>;</w:t>
      </w:r>
    </w:p>
    <w:p w14:paraId="577A8F66" w14:textId="77777777" w:rsidR="00C12931" w:rsidRPr="00FF6AC4" w:rsidRDefault="00980B52">
      <w:pPr>
        <w:numPr>
          <w:ilvl w:val="2"/>
          <w:numId w:val="1"/>
        </w:numPr>
        <w:spacing w:before="60" w:after="60"/>
        <w:jc w:val="both"/>
        <w:rPr>
          <w:rFonts w:cs="Arial"/>
        </w:rPr>
      </w:pPr>
      <w:r w:rsidRPr="00FF6AC4">
        <w:rPr>
          <w:rFonts w:cs="Arial"/>
          <w:szCs w:val="22"/>
        </w:rPr>
        <w:t>Fale Conosco – link para entrar em contato com a equipe mantenedora do site;</w:t>
      </w:r>
    </w:p>
    <w:p w14:paraId="13DC0EDA" w14:textId="77777777" w:rsidR="00C12931" w:rsidRPr="00FF6AC4" w:rsidRDefault="00980B52">
      <w:pPr>
        <w:numPr>
          <w:ilvl w:val="2"/>
          <w:numId w:val="1"/>
        </w:numPr>
        <w:spacing w:before="60" w:after="60"/>
        <w:jc w:val="both"/>
        <w:rPr>
          <w:rFonts w:cs="Arial"/>
        </w:rPr>
      </w:pPr>
      <w:r w:rsidRPr="00FF6AC4">
        <w:rPr>
          <w:rFonts w:cs="Arial"/>
          <w:szCs w:val="22"/>
        </w:rPr>
        <w:t>Home – link para a página principal do sistema.</w:t>
      </w:r>
    </w:p>
    <w:p w14:paraId="7C329004" w14:textId="77777777" w:rsidR="00C12931" w:rsidRPr="00FF6AC4" w:rsidRDefault="00980B52">
      <w:pPr>
        <w:numPr>
          <w:ilvl w:val="1"/>
          <w:numId w:val="1"/>
        </w:numPr>
        <w:spacing w:before="60" w:after="60"/>
        <w:jc w:val="both"/>
        <w:rPr>
          <w:rFonts w:cs="Arial"/>
        </w:rPr>
      </w:pPr>
      <w:r w:rsidRPr="00FF6AC4">
        <w:rPr>
          <w:rFonts w:cs="Arial"/>
          <w:szCs w:val="22"/>
        </w:rPr>
        <w:t>Usuário logado no sistema:</w:t>
      </w:r>
    </w:p>
    <w:p w14:paraId="3ACBECF4" w14:textId="77777777" w:rsidR="00C12931" w:rsidRPr="00FF6AC4" w:rsidRDefault="00980B52">
      <w:pPr>
        <w:numPr>
          <w:ilvl w:val="2"/>
          <w:numId w:val="1"/>
        </w:numPr>
        <w:spacing w:before="60" w:after="60"/>
        <w:jc w:val="both"/>
        <w:rPr>
          <w:rFonts w:cs="Arial"/>
        </w:rPr>
      </w:pPr>
      <w:r w:rsidRPr="00FF6AC4">
        <w:rPr>
          <w:rFonts w:cs="Arial"/>
          <w:szCs w:val="22"/>
        </w:rPr>
        <w:t>Pets – link para todos os animais disponíveis para adoção;</w:t>
      </w:r>
    </w:p>
    <w:p w14:paraId="3C4E1E17" w14:textId="77777777" w:rsidR="00C12931" w:rsidRPr="00FF6AC4" w:rsidRDefault="00980B52">
      <w:pPr>
        <w:numPr>
          <w:ilvl w:val="2"/>
          <w:numId w:val="1"/>
        </w:numPr>
        <w:spacing w:before="60" w:after="60"/>
        <w:jc w:val="both"/>
        <w:rPr>
          <w:rFonts w:cs="Arial"/>
        </w:rPr>
      </w:pPr>
      <w:r w:rsidRPr="00FF6AC4">
        <w:rPr>
          <w:rFonts w:cs="Arial"/>
          <w:szCs w:val="22"/>
        </w:rPr>
        <w:t>ONGs e Abrigos – link para relação de ONGs e Abrigos cadastrados;</w:t>
      </w:r>
    </w:p>
    <w:p w14:paraId="1BE51CD8" w14:textId="77777777" w:rsidR="00C12931" w:rsidRPr="00FF6AC4" w:rsidRDefault="00980B52">
      <w:pPr>
        <w:numPr>
          <w:ilvl w:val="2"/>
          <w:numId w:val="1"/>
        </w:numPr>
        <w:spacing w:before="60" w:after="60"/>
        <w:jc w:val="both"/>
        <w:rPr>
          <w:rFonts w:cs="Arial"/>
        </w:rPr>
      </w:pPr>
      <w:r w:rsidRPr="00FF6AC4">
        <w:rPr>
          <w:rFonts w:cs="Arial"/>
          <w:szCs w:val="22"/>
        </w:rPr>
        <w:t>Parceiros – link para informações de como o usuário poderá tornar-se um benfeitor;</w:t>
      </w:r>
    </w:p>
    <w:p w14:paraId="3F903EB2" w14:textId="77777777" w:rsidR="00C12931" w:rsidRPr="00FF6AC4" w:rsidRDefault="00980B52">
      <w:pPr>
        <w:numPr>
          <w:ilvl w:val="2"/>
          <w:numId w:val="1"/>
        </w:numPr>
        <w:spacing w:before="60" w:after="60"/>
        <w:jc w:val="both"/>
        <w:rPr>
          <w:rFonts w:cs="Arial"/>
        </w:rPr>
      </w:pPr>
      <w:r w:rsidRPr="00FF6AC4">
        <w:rPr>
          <w:rFonts w:cs="Arial"/>
          <w:szCs w:val="22"/>
        </w:rPr>
        <w:t>Doar Pet – link para publicação de pet para adoção;</w:t>
      </w:r>
    </w:p>
    <w:p w14:paraId="1BC1FD4C"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Sobre Nós</w:t>
      </w:r>
      <w:r w:rsidRPr="00FF6AC4">
        <w:rPr>
          <w:rFonts w:cs="Arial"/>
          <w:szCs w:val="22"/>
        </w:rPr>
        <w:t>;</w:t>
      </w:r>
    </w:p>
    <w:p w14:paraId="7C1EFCC9"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Apadrinhar</w:t>
      </w:r>
      <w:r w:rsidRPr="00FF6AC4">
        <w:rPr>
          <w:rFonts w:cs="Arial"/>
          <w:szCs w:val="22"/>
        </w:rPr>
        <w:t>;</w:t>
      </w:r>
    </w:p>
    <w:p w14:paraId="4BD4A35B" w14:textId="77777777" w:rsidR="00C12931" w:rsidRPr="00FF6AC4" w:rsidRDefault="00980B52">
      <w:pPr>
        <w:numPr>
          <w:ilvl w:val="2"/>
          <w:numId w:val="1"/>
        </w:numPr>
        <w:spacing w:before="60" w:after="60"/>
        <w:jc w:val="both"/>
        <w:rPr>
          <w:rFonts w:cs="Arial"/>
        </w:rPr>
      </w:pPr>
      <w:r w:rsidRPr="00FF6AC4">
        <w:rPr>
          <w:rFonts w:cs="Arial"/>
          <w:szCs w:val="22"/>
        </w:rPr>
        <w:t>Fale Conosco – link para entrar em contato com a equipe mantenedora do site.</w:t>
      </w:r>
    </w:p>
    <w:p w14:paraId="378BA91C" w14:textId="77777777" w:rsidR="00C12931" w:rsidRPr="00FF6AC4" w:rsidRDefault="00C12931">
      <w:pPr>
        <w:spacing w:before="60" w:after="60"/>
        <w:ind w:left="2160"/>
        <w:jc w:val="both"/>
        <w:rPr>
          <w:rFonts w:cs="Arial"/>
          <w:szCs w:val="22"/>
        </w:rPr>
      </w:pPr>
    </w:p>
    <w:p w14:paraId="03E362DA" w14:textId="77777777" w:rsidR="00C12931" w:rsidRPr="00FF6AC4" w:rsidRDefault="00C12931">
      <w:pPr>
        <w:spacing w:before="60" w:after="60"/>
        <w:jc w:val="both"/>
        <w:rPr>
          <w:rFonts w:cs="Arial"/>
          <w:szCs w:val="22"/>
        </w:rPr>
      </w:pPr>
    </w:p>
    <w:p w14:paraId="45540A34" w14:textId="77777777" w:rsidR="00C12931" w:rsidRPr="00FF6AC4" w:rsidRDefault="00C12931">
      <w:pPr>
        <w:spacing w:before="60" w:after="60"/>
        <w:ind w:left="2160"/>
        <w:jc w:val="both"/>
        <w:rPr>
          <w:rFonts w:cs="Arial"/>
          <w:szCs w:val="22"/>
        </w:rPr>
      </w:pPr>
    </w:p>
    <w:p w14:paraId="441851E5" w14:textId="77777777" w:rsidR="00C12931" w:rsidRPr="00FF6AC4" w:rsidRDefault="00C12931">
      <w:pPr>
        <w:spacing w:before="60" w:after="60"/>
        <w:jc w:val="both"/>
        <w:rPr>
          <w:rFonts w:cs="Arial"/>
          <w:color w:val="8EAADB"/>
          <w:szCs w:val="22"/>
        </w:rPr>
      </w:pPr>
    </w:p>
    <w:p w14:paraId="740A9255" w14:textId="77777777" w:rsidR="00C12931" w:rsidRPr="00FF6AC4" w:rsidRDefault="00C12931">
      <w:pPr>
        <w:spacing w:before="60" w:after="60"/>
        <w:jc w:val="both"/>
        <w:rPr>
          <w:rFonts w:cs="Arial"/>
          <w:color w:val="8EAADB"/>
          <w:szCs w:val="22"/>
        </w:rPr>
      </w:pPr>
    </w:p>
    <w:p w14:paraId="549CC668" w14:textId="30BC6DEE" w:rsidR="00C12931" w:rsidRPr="00FF6AC4" w:rsidRDefault="00980B52" w:rsidP="00B522F2">
      <w:pPr>
        <w:pStyle w:val="Ttulo4"/>
      </w:pPr>
      <w:bookmarkStart w:id="96" w:name="_Toc48256413"/>
      <w:r w:rsidRPr="00FF6AC4">
        <w:lastRenderedPageBreak/>
        <w:t>Home &lt;home</w:t>
      </w:r>
      <w:r w:rsidR="00B7773B" w:rsidRPr="00FF6AC4">
        <w:t xml:space="preserve"> </w:t>
      </w:r>
      <w:r w:rsidRPr="00FF6AC4">
        <w:t>&gt;</w:t>
      </w:r>
      <w:bookmarkEnd w:id="96"/>
    </w:p>
    <w:p w14:paraId="18D3AC0E" w14:textId="77777777" w:rsidR="00AB477C" w:rsidRDefault="00AB477C" w:rsidP="00270E2C">
      <w:pPr>
        <w:spacing w:before="60" w:after="60"/>
        <w:rPr>
          <w:rFonts w:cs="Arial"/>
          <w:noProof/>
          <w:szCs w:val="22"/>
        </w:rPr>
      </w:pPr>
    </w:p>
    <w:p w14:paraId="1D74639E" w14:textId="3395E735" w:rsidR="00C12931" w:rsidRPr="00FF6AC4" w:rsidRDefault="00270E2C" w:rsidP="00270E2C">
      <w:pPr>
        <w:spacing w:before="60" w:after="60"/>
        <w:rPr>
          <w:rFonts w:cs="Arial"/>
          <w:szCs w:val="22"/>
        </w:rPr>
      </w:pPr>
      <w:r>
        <w:rPr>
          <w:rFonts w:cs="Arial"/>
          <w:noProof/>
          <w:szCs w:val="22"/>
        </w:rPr>
        <w:drawing>
          <wp:inline distT="0" distB="0" distL="0" distR="0" wp14:anchorId="664161EA" wp14:editId="5B5990CF">
            <wp:extent cx="5612130" cy="5422900"/>
            <wp:effectExtent l="0" t="0" r="762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5422900"/>
                    </a:xfrm>
                    <a:prstGeom prst="rect">
                      <a:avLst/>
                    </a:prstGeom>
                  </pic:spPr>
                </pic:pic>
              </a:graphicData>
            </a:graphic>
          </wp:inline>
        </w:drawing>
      </w:r>
    </w:p>
    <w:p w14:paraId="151E6417" w14:textId="77777777" w:rsidR="00C12931" w:rsidRPr="00FF6AC4" w:rsidRDefault="00C12931">
      <w:pPr>
        <w:rPr>
          <w:rFonts w:cs="Arial"/>
          <w:b/>
          <w:sz w:val="24"/>
          <w:szCs w:val="24"/>
        </w:rPr>
      </w:pPr>
    </w:p>
    <w:p w14:paraId="49F288F7" w14:textId="77777777" w:rsidR="00C12931" w:rsidRPr="00B7773B" w:rsidRDefault="00980B52" w:rsidP="00B7773B">
      <w:pPr>
        <w:rPr>
          <w:b/>
          <w:bCs/>
        </w:rPr>
      </w:pPr>
      <w:r w:rsidRPr="00B7773B">
        <w:rPr>
          <w:b/>
          <w:bCs/>
        </w:rPr>
        <w:t>Informações críticas da interface</w:t>
      </w:r>
    </w:p>
    <w:p w14:paraId="787D57EC" w14:textId="77777777" w:rsidR="00C12931" w:rsidRPr="00FF6AC4" w:rsidRDefault="00980B52">
      <w:pPr>
        <w:numPr>
          <w:ilvl w:val="0"/>
          <w:numId w:val="1"/>
        </w:numPr>
        <w:spacing w:before="60" w:after="60"/>
        <w:jc w:val="both"/>
        <w:rPr>
          <w:rFonts w:cs="Arial"/>
        </w:rPr>
      </w:pPr>
      <w:r w:rsidRPr="00FF6AC4">
        <w:rPr>
          <w:rFonts w:cs="Arial"/>
          <w:szCs w:val="22"/>
        </w:rPr>
        <w:t>Como primeiro elemento, a tela deverá conter um mecanismo de busca de animais cadastrados, os quais serão listados conforme filtros previamente selecionados;</w:t>
      </w:r>
    </w:p>
    <w:p w14:paraId="7BA30406" w14:textId="77777777" w:rsidR="00C12931" w:rsidRPr="00FF6AC4" w:rsidRDefault="00980B52">
      <w:pPr>
        <w:numPr>
          <w:ilvl w:val="0"/>
          <w:numId w:val="1"/>
        </w:numPr>
        <w:spacing w:before="60" w:after="60"/>
        <w:jc w:val="both"/>
        <w:rPr>
          <w:rFonts w:cs="Arial"/>
        </w:rPr>
      </w:pPr>
      <w:r w:rsidRPr="00FF6AC4">
        <w:rPr>
          <w:rFonts w:cs="Arial"/>
          <w:szCs w:val="22"/>
        </w:rPr>
        <w:t>A tela deve possuir botões de links para as funcionalidades principais do sistema que são:</w:t>
      </w:r>
    </w:p>
    <w:p w14:paraId="37DE4DCB" w14:textId="77777777" w:rsidR="00C12931" w:rsidRPr="00FF6AC4" w:rsidRDefault="00980B52">
      <w:pPr>
        <w:numPr>
          <w:ilvl w:val="1"/>
          <w:numId w:val="1"/>
        </w:numPr>
        <w:spacing w:before="60" w:after="60"/>
        <w:jc w:val="both"/>
        <w:rPr>
          <w:rFonts w:cs="Arial"/>
        </w:rPr>
      </w:pPr>
      <w:r w:rsidRPr="00FF6AC4">
        <w:rPr>
          <w:rFonts w:cs="Arial"/>
          <w:szCs w:val="22"/>
        </w:rPr>
        <w:t>Adotar um animal;</w:t>
      </w:r>
    </w:p>
    <w:p w14:paraId="665B4913" w14:textId="77777777" w:rsidR="00C12931" w:rsidRPr="00FF6AC4" w:rsidRDefault="00980B52">
      <w:pPr>
        <w:numPr>
          <w:ilvl w:val="1"/>
          <w:numId w:val="1"/>
        </w:numPr>
        <w:spacing w:before="60" w:after="60"/>
        <w:jc w:val="both"/>
        <w:rPr>
          <w:rFonts w:cs="Arial"/>
        </w:rPr>
      </w:pPr>
      <w:r w:rsidRPr="00FF6AC4">
        <w:rPr>
          <w:rFonts w:cs="Arial"/>
          <w:szCs w:val="22"/>
        </w:rPr>
        <w:t>Disponibilizar um animal para adoção;</w:t>
      </w:r>
    </w:p>
    <w:p w14:paraId="570F400F" w14:textId="77777777" w:rsidR="00C12931" w:rsidRPr="00FF6AC4" w:rsidRDefault="00980B52">
      <w:pPr>
        <w:numPr>
          <w:ilvl w:val="1"/>
          <w:numId w:val="1"/>
        </w:numPr>
        <w:spacing w:before="60" w:after="60"/>
        <w:jc w:val="both"/>
        <w:rPr>
          <w:rFonts w:cs="Arial"/>
        </w:rPr>
      </w:pPr>
      <w:r w:rsidRPr="00FF6AC4">
        <w:rPr>
          <w:rFonts w:cs="Arial"/>
          <w:szCs w:val="22"/>
        </w:rPr>
        <w:t>Visualizar dados das ONGs e Abrigos;</w:t>
      </w:r>
    </w:p>
    <w:p w14:paraId="7F195756" w14:textId="77777777" w:rsidR="00C12931" w:rsidRPr="00FF6AC4" w:rsidRDefault="00980B52">
      <w:pPr>
        <w:numPr>
          <w:ilvl w:val="1"/>
          <w:numId w:val="1"/>
        </w:numPr>
        <w:spacing w:before="60" w:after="60"/>
        <w:jc w:val="both"/>
        <w:rPr>
          <w:rFonts w:cs="Arial"/>
        </w:rPr>
      </w:pPr>
      <w:r w:rsidRPr="00FF6AC4">
        <w:rPr>
          <w:rFonts w:cs="Arial"/>
          <w:szCs w:val="22"/>
        </w:rPr>
        <w:t>Possibilidades e formas de como se tornar um parceiro.</w:t>
      </w:r>
    </w:p>
    <w:p w14:paraId="0A3880EC" w14:textId="77777777" w:rsidR="00C12931" w:rsidRPr="00FF6AC4" w:rsidRDefault="00980B52">
      <w:pPr>
        <w:numPr>
          <w:ilvl w:val="0"/>
          <w:numId w:val="13"/>
        </w:numPr>
        <w:spacing w:before="60" w:after="60"/>
        <w:jc w:val="both"/>
        <w:rPr>
          <w:rFonts w:cs="Arial"/>
        </w:rPr>
      </w:pPr>
      <w:r w:rsidRPr="00FF6AC4">
        <w:rPr>
          <w:rFonts w:cs="Arial"/>
          <w:szCs w:val="22"/>
        </w:rPr>
        <w:t>Painel de publicações relevantes. Este mudará automaticamente constando as publicações mais recentes.</w:t>
      </w:r>
    </w:p>
    <w:p w14:paraId="34B688D2" w14:textId="77777777" w:rsidR="00C12931" w:rsidRPr="00FF6AC4" w:rsidRDefault="00980B52">
      <w:pPr>
        <w:rPr>
          <w:rFonts w:eastAsia="Arial" w:cs="Arial"/>
          <w:b/>
          <w:sz w:val="28"/>
          <w:szCs w:val="28"/>
        </w:rPr>
      </w:pPr>
      <w:r w:rsidRPr="00FF6AC4">
        <w:rPr>
          <w:rFonts w:cs="Arial"/>
        </w:rPr>
        <w:br w:type="page"/>
      </w:r>
    </w:p>
    <w:p w14:paraId="59ABA4C6" w14:textId="37A1A9C7" w:rsidR="00C12931" w:rsidRDefault="00980B52" w:rsidP="00B522F2">
      <w:pPr>
        <w:pStyle w:val="Ttulo4"/>
        <w:rPr>
          <w:color w:val="808080"/>
        </w:rPr>
      </w:pPr>
      <w:bookmarkStart w:id="97" w:name="_Toc48256414"/>
      <w:r w:rsidRPr="00FF6AC4">
        <w:lastRenderedPageBreak/>
        <w:t xml:space="preserve">Login </w:t>
      </w:r>
      <w:r w:rsidRPr="00FF6AC4">
        <w:rPr>
          <w:color w:val="808080"/>
        </w:rPr>
        <w:t>&lt;login&gt;</w:t>
      </w:r>
      <w:bookmarkEnd w:id="97"/>
    </w:p>
    <w:p w14:paraId="4FFB0A2A" w14:textId="77777777" w:rsidR="00B522F2" w:rsidRPr="00B522F2" w:rsidRDefault="00B522F2" w:rsidP="00B522F2"/>
    <w:p w14:paraId="28DD1A85" w14:textId="622CA50B" w:rsidR="00C12931" w:rsidRPr="00FF6AC4" w:rsidRDefault="00AB477C">
      <w:pPr>
        <w:spacing w:before="60" w:after="60"/>
        <w:jc w:val="both"/>
        <w:rPr>
          <w:rFonts w:cs="Arial"/>
          <w:szCs w:val="22"/>
        </w:rPr>
      </w:pPr>
      <w:r>
        <w:rPr>
          <w:rFonts w:cs="Arial"/>
          <w:noProof/>
          <w:szCs w:val="22"/>
        </w:rPr>
        <w:drawing>
          <wp:inline distT="0" distB="0" distL="0" distR="0" wp14:anchorId="65C485AA" wp14:editId="078467FE">
            <wp:extent cx="5612130" cy="2724150"/>
            <wp:effectExtent l="0" t="0" r="762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724150"/>
                    </a:xfrm>
                    <a:prstGeom prst="rect">
                      <a:avLst/>
                    </a:prstGeom>
                  </pic:spPr>
                </pic:pic>
              </a:graphicData>
            </a:graphic>
          </wp:inline>
        </w:drawing>
      </w:r>
    </w:p>
    <w:p w14:paraId="454F2AF2" w14:textId="77777777" w:rsidR="00C12931" w:rsidRPr="00FF6AC4" w:rsidRDefault="00C12931">
      <w:pPr>
        <w:rPr>
          <w:rFonts w:cs="Arial"/>
          <w:b/>
          <w:sz w:val="24"/>
          <w:szCs w:val="24"/>
        </w:rPr>
      </w:pPr>
    </w:p>
    <w:p w14:paraId="092F5C76" w14:textId="77777777" w:rsidR="00C12931" w:rsidRPr="00FF6AC4" w:rsidRDefault="00980B52">
      <w:pPr>
        <w:rPr>
          <w:rFonts w:cs="Arial"/>
          <w:b/>
          <w:sz w:val="24"/>
          <w:szCs w:val="24"/>
        </w:rPr>
      </w:pPr>
      <w:r w:rsidRPr="00FF6AC4">
        <w:rPr>
          <w:rFonts w:cs="Arial"/>
          <w:b/>
          <w:sz w:val="24"/>
          <w:szCs w:val="24"/>
        </w:rPr>
        <w:t>Informações críticas da interface</w:t>
      </w:r>
    </w:p>
    <w:p w14:paraId="78FAC679" w14:textId="77777777" w:rsidR="00C12931" w:rsidRPr="00FF6AC4" w:rsidRDefault="00980B52">
      <w:pPr>
        <w:numPr>
          <w:ilvl w:val="0"/>
          <w:numId w:val="1"/>
        </w:numPr>
        <w:spacing w:before="60" w:after="60"/>
        <w:jc w:val="both"/>
        <w:rPr>
          <w:rFonts w:cs="Arial"/>
        </w:rPr>
      </w:pPr>
      <w:r w:rsidRPr="00FF6AC4">
        <w:rPr>
          <w:rFonts w:cs="Arial"/>
          <w:szCs w:val="22"/>
        </w:rPr>
        <w:t>A tela deve conter a logo disposta de forma centralizada;</w:t>
      </w:r>
    </w:p>
    <w:p w14:paraId="479D0538" w14:textId="6ED622D9" w:rsidR="00C12931" w:rsidRPr="00FF6AC4" w:rsidRDefault="00980B52">
      <w:pPr>
        <w:numPr>
          <w:ilvl w:val="0"/>
          <w:numId w:val="1"/>
        </w:numPr>
        <w:spacing w:before="60" w:after="60"/>
        <w:jc w:val="both"/>
        <w:rPr>
          <w:rFonts w:cs="Arial"/>
        </w:rPr>
      </w:pPr>
      <w:r w:rsidRPr="00FF6AC4">
        <w:rPr>
          <w:rFonts w:cs="Arial"/>
          <w:szCs w:val="22"/>
        </w:rPr>
        <w:t xml:space="preserve">Um campo para informação </w:t>
      </w:r>
      <w:r w:rsidR="00C23172">
        <w:rPr>
          <w:rFonts w:cs="Arial"/>
          <w:szCs w:val="22"/>
        </w:rPr>
        <w:t>do</w:t>
      </w:r>
      <w:r w:rsidRPr="00FF6AC4">
        <w:rPr>
          <w:rFonts w:cs="Arial"/>
          <w:szCs w:val="22"/>
        </w:rPr>
        <w:t xml:space="preserve"> e-mail;</w:t>
      </w:r>
    </w:p>
    <w:p w14:paraId="6DDE1985" w14:textId="77777777" w:rsidR="00C12931" w:rsidRPr="00FF6AC4" w:rsidRDefault="00980B52">
      <w:pPr>
        <w:numPr>
          <w:ilvl w:val="0"/>
          <w:numId w:val="1"/>
        </w:numPr>
        <w:spacing w:before="60" w:after="60"/>
        <w:jc w:val="both"/>
        <w:rPr>
          <w:rFonts w:cs="Arial"/>
        </w:rPr>
      </w:pPr>
      <w:r w:rsidRPr="00FF6AC4">
        <w:rPr>
          <w:rFonts w:cs="Arial"/>
          <w:szCs w:val="22"/>
        </w:rPr>
        <w:t>Um campo para informação da senha;</w:t>
      </w:r>
    </w:p>
    <w:p w14:paraId="7C85FDE5" w14:textId="6F9BF577" w:rsidR="00C12931" w:rsidRPr="00FF6AC4" w:rsidRDefault="00980B52">
      <w:pPr>
        <w:numPr>
          <w:ilvl w:val="0"/>
          <w:numId w:val="1"/>
        </w:numPr>
        <w:spacing w:before="60" w:after="60"/>
        <w:jc w:val="both"/>
        <w:rPr>
          <w:rFonts w:cs="Arial"/>
        </w:rPr>
      </w:pPr>
      <w:r w:rsidRPr="00FF6AC4">
        <w:rPr>
          <w:rFonts w:cs="Arial"/>
          <w:szCs w:val="22"/>
        </w:rPr>
        <w:t>Um link para</w:t>
      </w:r>
      <w:r w:rsidR="00C23172">
        <w:rPr>
          <w:rFonts w:cs="Arial"/>
          <w:szCs w:val="22"/>
        </w:rPr>
        <w:t xml:space="preserve"> </w:t>
      </w:r>
      <w:r w:rsidRPr="00FF6AC4">
        <w:rPr>
          <w:rFonts w:cs="Arial"/>
          <w:szCs w:val="22"/>
        </w:rPr>
        <w:t>recuperação da senha;</w:t>
      </w:r>
    </w:p>
    <w:p w14:paraId="3B6A40B0" w14:textId="00743A07" w:rsidR="00C12931" w:rsidRPr="00FF6AC4" w:rsidRDefault="00980B52">
      <w:pPr>
        <w:numPr>
          <w:ilvl w:val="0"/>
          <w:numId w:val="1"/>
        </w:numPr>
        <w:spacing w:before="60" w:after="60"/>
        <w:jc w:val="both"/>
        <w:rPr>
          <w:rFonts w:cs="Arial"/>
        </w:rPr>
      </w:pPr>
      <w:r w:rsidRPr="00FF6AC4">
        <w:rPr>
          <w:rFonts w:cs="Arial"/>
          <w:szCs w:val="22"/>
        </w:rPr>
        <w:t xml:space="preserve">Um botão para </w:t>
      </w:r>
      <w:r w:rsidR="00C23172">
        <w:rPr>
          <w:rFonts w:cs="Arial"/>
          <w:szCs w:val="22"/>
        </w:rPr>
        <w:t>entrar</w:t>
      </w:r>
      <w:r w:rsidRPr="00FF6AC4">
        <w:rPr>
          <w:rFonts w:cs="Arial"/>
          <w:szCs w:val="22"/>
        </w:rPr>
        <w:t xml:space="preserve"> no sistema;</w:t>
      </w:r>
    </w:p>
    <w:p w14:paraId="22D195DD" w14:textId="50DB4898" w:rsidR="00C12931" w:rsidRPr="00C23172" w:rsidRDefault="00980B52" w:rsidP="00AB477C">
      <w:pPr>
        <w:numPr>
          <w:ilvl w:val="0"/>
          <w:numId w:val="1"/>
        </w:numPr>
        <w:spacing w:before="60" w:after="60"/>
        <w:jc w:val="both"/>
        <w:rPr>
          <w:rFonts w:cs="Arial"/>
        </w:rPr>
      </w:pPr>
      <w:r w:rsidRPr="00FF6AC4">
        <w:rPr>
          <w:rFonts w:cs="Arial"/>
          <w:szCs w:val="22"/>
        </w:rPr>
        <w:t>Um link para o cadastro d</w:t>
      </w:r>
      <w:r w:rsidR="00C23172">
        <w:rPr>
          <w:rFonts w:cs="Arial"/>
          <w:szCs w:val="22"/>
        </w:rPr>
        <w:t>e novo</w:t>
      </w:r>
      <w:r w:rsidRPr="00FF6AC4">
        <w:rPr>
          <w:rFonts w:cs="Arial"/>
          <w:szCs w:val="22"/>
        </w:rPr>
        <w:t xml:space="preserve"> usuário.</w:t>
      </w:r>
    </w:p>
    <w:p w14:paraId="077CDE0B" w14:textId="77777777" w:rsidR="00C23172" w:rsidRPr="00AB477C" w:rsidRDefault="00C23172" w:rsidP="00C23172">
      <w:pPr>
        <w:spacing w:before="60" w:after="60"/>
        <w:ind w:left="720"/>
        <w:jc w:val="both"/>
        <w:rPr>
          <w:rFonts w:cs="Arial"/>
        </w:rPr>
      </w:pPr>
    </w:p>
    <w:p w14:paraId="5D6F02A5" w14:textId="6CC1C30C" w:rsidR="00C12931" w:rsidRDefault="00980B52" w:rsidP="00B522F2">
      <w:pPr>
        <w:pStyle w:val="Ttulo4"/>
        <w:rPr>
          <w:color w:val="808080"/>
        </w:rPr>
      </w:pPr>
      <w:bookmarkStart w:id="98" w:name="_Toc48256415"/>
      <w:r w:rsidRPr="00FF6AC4">
        <w:t xml:space="preserve">Recuperar a senha </w:t>
      </w:r>
      <w:r w:rsidRPr="00FF6AC4">
        <w:rPr>
          <w:color w:val="808080"/>
        </w:rPr>
        <w:t>&lt;</w:t>
      </w:r>
      <w:proofErr w:type="spellStart"/>
      <w:r w:rsidRPr="00FF6AC4">
        <w:rPr>
          <w:color w:val="808080"/>
        </w:rPr>
        <w:t>recuperar_senha</w:t>
      </w:r>
      <w:proofErr w:type="spellEnd"/>
      <w:r w:rsidRPr="00FF6AC4">
        <w:rPr>
          <w:color w:val="808080"/>
        </w:rPr>
        <w:t>&gt;</w:t>
      </w:r>
      <w:bookmarkEnd w:id="98"/>
    </w:p>
    <w:p w14:paraId="6064A2BC" w14:textId="77777777" w:rsidR="00B522F2" w:rsidRPr="00B522F2" w:rsidRDefault="00B522F2" w:rsidP="00B522F2"/>
    <w:p w14:paraId="06C55919" w14:textId="72B4B52A" w:rsidR="00C12931" w:rsidRDefault="00AB477C">
      <w:pPr>
        <w:rPr>
          <w:rFonts w:cs="Arial"/>
        </w:rPr>
      </w:pPr>
      <w:r>
        <w:rPr>
          <w:rFonts w:cs="Arial"/>
          <w:noProof/>
        </w:rPr>
        <w:drawing>
          <wp:inline distT="0" distB="0" distL="0" distR="0" wp14:anchorId="7505E1D3" wp14:editId="109D0425">
            <wp:extent cx="5612130" cy="2160905"/>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160905"/>
                    </a:xfrm>
                    <a:prstGeom prst="rect">
                      <a:avLst/>
                    </a:prstGeom>
                  </pic:spPr>
                </pic:pic>
              </a:graphicData>
            </a:graphic>
          </wp:inline>
        </w:drawing>
      </w:r>
    </w:p>
    <w:p w14:paraId="1996EF2A" w14:textId="77777777" w:rsidR="00AB477C" w:rsidRPr="00FF6AC4" w:rsidRDefault="00AB477C">
      <w:pPr>
        <w:rPr>
          <w:rFonts w:cs="Arial"/>
        </w:rPr>
      </w:pPr>
    </w:p>
    <w:p w14:paraId="5BF7CFCC" w14:textId="77777777" w:rsidR="00C12931" w:rsidRPr="00FF6AC4" w:rsidRDefault="00980B52">
      <w:pPr>
        <w:rPr>
          <w:rFonts w:cs="Arial"/>
          <w:b/>
          <w:sz w:val="24"/>
          <w:szCs w:val="24"/>
        </w:rPr>
      </w:pPr>
      <w:r w:rsidRPr="00FF6AC4">
        <w:rPr>
          <w:rFonts w:cs="Arial"/>
          <w:b/>
          <w:sz w:val="24"/>
          <w:szCs w:val="24"/>
        </w:rPr>
        <w:t>Informações críticas da interface</w:t>
      </w:r>
    </w:p>
    <w:p w14:paraId="4CEBBC65" w14:textId="77777777" w:rsidR="00C12931" w:rsidRPr="00FF6AC4" w:rsidRDefault="00980B52">
      <w:pPr>
        <w:numPr>
          <w:ilvl w:val="0"/>
          <w:numId w:val="1"/>
        </w:numPr>
        <w:spacing w:before="60" w:after="60"/>
        <w:jc w:val="both"/>
        <w:rPr>
          <w:rFonts w:cs="Arial"/>
        </w:rPr>
      </w:pPr>
      <w:r w:rsidRPr="00FF6AC4">
        <w:rPr>
          <w:rFonts w:cs="Arial"/>
          <w:szCs w:val="22"/>
        </w:rPr>
        <w:t>Nesta tela o usuário deverá ser capaz de recuperar a senha de acesso ao sistema, por meio de recebimento de um link, em seu e-mail, para criar uma nova senha;</w:t>
      </w:r>
    </w:p>
    <w:p w14:paraId="0AA74F21" w14:textId="77777777" w:rsidR="00C12931" w:rsidRPr="00FF6AC4" w:rsidRDefault="00980B52">
      <w:pPr>
        <w:numPr>
          <w:ilvl w:val="0"/>
          <w:numId w:val="1"/>
        </w:numPr>
        <w:spacing w:before="60" w:after="60"/>
        <w:jc w:val="both"/>
        <w:rPr>
          <w:rFonts w:cs="Arial"/>
        </w:rPr>
      </w:pPr>
      <w:r w:rsidRPr="00FF6AC4">
        <w:rPr>
          <w:rFonts w:cs="Arial"/>
          <w:szCs w:val="22"/>
        </w:rPr>
        <w:t>Deverá conter um campo para informação do nome de usuário ou o endereço de e-mail;</w:t>
      </w:r>
    </w:p>
    <w:p w14:paraId="4F934FB2" w14:textId="19E931C6" w:rsidR="00C12931" w:rsidRPr="00FF6AC4" w:rsidRDefault="00980B52">
      <w:pPr>
        <w:numPr>
          <w:ilvl w:val="0"/>
          <w:numId w:val="1"/>
        </w:numPr>
        <w:spacing w:before="60" w:after="60"/>
        <w:jc w:val="both"/>
        <w:rPr>
          <w:rFonts w:cs="Arial"/>
        </w:rPr>
      </w:pPr>
      <w:r w:rsidRPr="00FF6AC4">
        <w:rPr>
          <w:rFonts w:cs="Arial"/>
          <w:szCs w:val="22"/>
        </w:rPr>
        <w:t xml:space="preserve">Um botão pelo qual serão enviadas as </w:t>
      </w:r>
      <w:r w:rsidR="000C1CA3" w:rsidRPr="00FF6AC4">
        <w:rPr>
          <w:rFonts w:cs="Arial"/>
          <w:szCs w:val="22"/>
        </w:rPr>
        <w:t>informações</w:t>
      </w:r>
      <w:r w:rsidRPr="00FF6AC4">
        <w:rPr>
          <w:rFonts w:cs="Arial"/>
          <w:szCs w:val="22"/>
        </w:rPr>
        <w:t>;</w:t>
      </w:r>
    </w:p>
    <w:p w14:paraId="066F781B" w14:textId="52193016" w:rsidR="00C12931" w:rsidRPr="00AB477C" w:rsidRDefault="00980B52" w:rsidP="00AB477C">
      <w:pPr>
        <w:numPr>
          <w:ilvl w:val="0"/>
          <w:numId w:val="1"/>
        </w:numPr>
        <w:spacing w:before="60" w:after="60"/>
        <w:jc w:val="both"/>
        <w:rPr>
          <w:rFonts w:cs="Arial"/>
        </w:rPr>
      </w:pPr>
      <w:r w:rsidRPr="00FF6AC4">
        <w:rPr>
          <w:rFonts w:cs="Arial"/>
          <w:szCs w:val="22"/>
        </w:rPr>
        <w:lastRenderedPageBreak/>
        <w:t>Um link para voltar à tela de login.</w:t>
      </w:r>
    </w:p>
    <w:p w14:paraId="698E8986" w14:textId="020D0792" w:rsidR="00C12931" w:rsidRDefault="00980B52" w:rsidP="00B522F2">
      <w:pPr>
        <w:pStyle w:val="Ttulo4"/>
      </w:pPr>
      <w:bookmarkStart w:id="99" w:name="_Toc48256416"/>
      <w:r w:rsidRPr="00B522F2">
        <w:t>Cadastro de ONG / abrigo &lt;</w:t>
      </w:r>
      <w:proofErr w:type="spellStart"/>
      <w:r w:rsidRPr="00B522F2">
        <w:t>cadastr</w:t>
      </w:r>
      <w:r w:rsidR="00B7773B">
        <w:t>ar_PJ</w:t>
      </w:r>
      <w:proofErr w:type="spellEnd"/>
      <w:r w:rsidRPr="00B522F2">
        <w:t>&gt;</w:t>
      </w:r>
      <w:bookmarkEnd w:id="99"/>
    </w:p>
    <w:p w14:paraId="73C682BE" w14:textId="77777777" w:rsidR="00B7773B" w:rsidRPr="00B7773B" w:rsidRDefault="00B7773B" w:rsidP="00B7773B"/>
    <w:p w14:paraId="1C3EB89E" w14:textId="69E34B90" w:rsidR="00C12931" w:rsidRDefault="00F80B18">
      <w:pPr>
        <w:rPr>
          <w:rFonts w:cs="Arial"/>
        </w:rPr>
      </w:pPr>
      <w:r>
        <w:rPr>
          <w:rFonts w:cs="Arial"/>
          <w:noProof/>
        </w:rPr>
        <w:drawing>
          <wp:inline distT="0" distB="0" distL="0" distR="0" wp14:anchorId="127F4C35" wp14:editId="75168971">
            <wp:extent cx="5612130" cy="5422900"/>
            <wp:effectExtent l="0" t="0" r="762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5422900"/>
                    </a:xfrm>
                    <a:prstGeom prst="rect">
                      <a:avLst/>
                    </a:prstGeom>
                  </pic:spPr>
                </pic:pic>
              </a:graphicData>
            </a:graphic>
          </wp:inline>
        </w:drawing>
      </w:r>
    </w:p>
    <w:p w14:paraId="4FD6BFBC" w14:textId="77777777" w:rsidR="00F80B18" w:rsidRPr="00FF6AC4" w:rsidRDefault="00F80B18">
      <w:pPr>
        <w:rPr>
          <w:rFonts w:cs="Arial"/>
        </w:rPr>
      </w:pPr>
    </w:p>
    <w:p w14:paraId="2D3D3E32" w14:textId="77777777" w:rsidR="00C12931" w:rsidRPr="00FF6AC4" w:rsidRDefault="00980B52">
      <w:pPr>
        <w:rPr>
          <w:rFonts w:cs="Arial"/>
          <w:b/>
          <w:sz w:val="24"/>
          <w:szCs w:val="24"/>
        </w:rPr>
      </w:pPr>
      <w:r w:rsidRPr="00FF6AC4">
        <w:rPr>
          <w:rFonts w:cs="Arial"/>
          <w:b/>
          <w:sz w:val="24"/>
          <w:szCs w:val="24"/>
        </w:rPr>
        <w:t>Informações críticas da interface</w:t>
      </w:r>
    </w:p>
    <w:p w14:paraId="2187D1DE" w14:textId="77777777" w:rsidR="00C12931" w:rsidRPr="00FF6AC4" w:rsidRDefault="00980B52">
      <w:pPr>
        <w:rPr>
          <w:rFonts w:cs="Arial"/>
          <w:szCs w:val="22"/>
        </w:rPr>
      </w:pPr>
      <w:r w:rsidRPr="00FF6AC4">
        <w:rPr>
          <w:rFonts w:cs="Arial"/>
          <w:szCs w:val="22"/>
        </w:rPr>
        <w:t>Esta tela será composta por um formulário que deverá capturar os dados para cadastro de uma nova ONG ou abrigo. A informação será obrigatória para todos os campos, exceto aqueles que constarem como opcional.</w:t>
      </w:r>
    </w:p>
    <w:p w14:paraId="728AF2FC" w14:textId="77777777" w:rsidR="00C12931" w:rsidRPr="00FF6AC4" w:rsidRDefault="00980B52">
      <w:pPr>
        <w:numPr>
          <w:ilvl w:val="0"/>
          <w:numId w:val="6"/>
        </w:numPr>
        <w:rPr>
          <w:rFonts w:cs="Arial"/>
          <w:szCs w:val="22"/>
        </w:rPr>
      </w:pPr>
      <w:r w:rsidRPr="00FF6AC4">
        <w:rPr>
          <w:rFonts w:cs="Arial"/>
          <w:szCs w:val="22"/>
        </w:rPr>
        <w:t>Campos do formulário:</w:t>
      </w:r>
    </w:p>
    <w:p w14:paraId="5798965F" w14:textId="77777777" w:rsidR="00C12931" w:rsidRPr="00FF6AC4" w:rsidRDefault="00980B52">
      <w:pPr>
        <w:numPr>
          <w:ilvl w:val="0"/>
          <w:numId w:val="12"/>
        </w:numPr>
        <w:rPr>
          <w:rFonts w:cs="Arial"/>
          <w:szCs w:val="22"/>
        </w:rPr>
      </w:pPr>
      <w:r w:rsidRPr="00FF6AC4">
        <w:rPr>
          <w:rFonts w:cs="Arial"/>
          <w:szCs w:val="22"/>
        </w:rPr>
        <w:t>CNPJ;</w:t>
      </w:r>
    </w:p>
    <w:p w14:paraId="13CD98D9" w14:textId="77777777" w:rsidR="00C12931" w:rsidRPr="00FF6AC4" w:rsidRDefault="00980B52">
      <w:pPr>
        <w:numPr>
          <w:ilvl w:val="0"/>
          <w:numId w:val="12"/>
        </w:numPr>
        <w:rPr>
          <w:rFonts w:cs="Arial"/>
          <w:szCs w:val="22"/>
        </w:rPr>
      </w:pPr>
      <w:r w:rsidRPr="00FF6AC4">
        <w:rPr>
          <w:rFonts w:cs="Arial"/>
          <w:szCs w:val="22"/>
        </w:rPr>
        <w:t>Razão social;</w:t>
      </w:r>
    </w:p>
    <w:p w14:paraId="516D8A9B" w14:textId="77777777" w:rsidR="00C12931" w:rsidRPr="00FF6AC4" w:rsidRDefault="00980B52">
      <w:pPr>
        <w:numPr>
          <w:ilvl w:val="0"/>
          <w:numId w:val="12"/>
        </w:numPr>
        <w:rPr>
          <w:rFonts w:cs="Arial"/>
          <w:szCs w:val="22"/>
        </w:rPr>
      </w:pPr>
      <w:r w:rsidRPr="00FF6AC4">
        <w:rPr>
          <w:rFonts w:cs="Arial"/>
          <w:szCs w:val="22"/>
        </w:rPr>
        <w:t>Nome Fantasia;</w:t>
      </w:r>
    </w:p>
    <w:p w14:paraId="726B4AFA" w14:textId="77777777" w:rsidR="00C12931" w:rsidRPr="00FF6AC4" w:rsidRDefault="00980B52">
      <w:pPr>
        <w:numPr>
          <w:ilvl w:val="0"/>
          <w:numId w:val="12"/>
        </w:numPr>
        <w:rPr>
          <w:rFonts w:cs="Arial"/>
          <w:szCs w:val="22"/>
        </w:rPr>
      </w:pPr>
      <w:r w:rsidRPr="00FF6AC4">
        <w:rPr>
          <w:rFonts w:cs="Arial"/>
          <w:szCs w:val="22"/>
        </w:rPr>
        <w:t>Telefone;</w:t>
      </w:r>
    </w:p>
    <w:p w14:paraId="19283D87" w14:textId="57015F5F" w:rsidR="00C12931" w:rsidRPr="00FF6AC4" w:rsidRDefault="00980B52">
      <w:pPr>
        <w:numPr>
          <w:ilvl w:val="0"/>
          <w:numId w:val="12"/>
        </w:numPr>
        <w:rPr>
          <w:rFonts w:cs="Arial"/>
          <w:szCs w:val="22"/>
        </w:rPr>
      </w:pPr>
      <w:r w:rsidRPr="00FF6AC4">
        <w:rPr>
          <w:rFonts w:cs="Arial"/>
          <w:szCs w:val="22"/>
        </w:rPr>
        <w:t xml:space="preserve">Telefone celular </w:t>
      </w:r>
      <w:r w:rsidRPr="00FF6AC4">
        <w:rPr>
          <w:rFonts w:cs="Arial"/>
          <w:i/>
          <w:szCs w:val="22"/>
        </w:rPr>
        <w:t>(</w:t>
      </w:r>
      <w:r w:rsidR="000C1CA3" w:rsidRPr="00FF6AC4">
        <w:rPr>
          <w:rFonts w:cs="Arial"/>
          <w:i/>
          <w:szCs w:val="22"/>
        </w:rPr>
        <w:t>a</w:t>
      </w:r>
      <w:r w:rsidRPr="00FF6AC4">
        <w:rPr>
          <w:rFonts w:cs="Arial"/>
          <w:i/>
          <w:szCs w:val="22"/>
        </w:rPr>
        <w:t xml:space="preserve"> saber se possui conta WhatsApp) (opcional)</w:t>
      </w:r>
      <w:r w:rsidRPr="00FF6AC4">
        <w:rPr>
          <w:rFonts w:cs="Arial"/>
          <w:szCs w:val="22"/>
        </w:rPr>
        <w:t>;</w:t>
      </w:r>
    </w:p>
    <w:p w14:paraId="37CD1C51" w14:textId="77777777" w:rsidR="00C12931" w:rsidRPr="00FF6AC4" w:rsidRDefault="00980B52">
      <w:pPr>
        <w:numPr>
          <w:ilvl w:val="0"/>
          <w:numId w:val="12"/>
        </w:numPr>
        <w:rPr>
          <w:rFonts w:cs="Arial"/>
          <w:szCs w:val="22"/>
        </w:rPr>
      </w:pPr>
      <w:r w:rsidRPr="00FF6AC4">
        <w:rPr>
          <w:rFonts w:cs="Arial"/>
          <w:szCs w:val="22"/>
        </w:rPr>
        <w:t>E-mail;</w:t>
      </w:r>
    </w:p>
    <w:p w14:paraId="52C412B6" w14:textId="77777777" w:rsidR="00C12931" w:rsidRPr="00FF6AC4" w:rsidRDefault="00980B52">
      <w:pPr>
        <w:numPr>
          <w:ilvl w:val="0"/>
          <w:numId w:val="12"/>
        </w:numPr>
        <w:rPr>
          <w:rFonts w:cs="Arial"/>
          <w:szCs w:val="22"/>
        </w:rPr>
      </w:pPr>
      <w:r w:rsidRPr="00FF6AC4">
        <w:rPr>
          <w:rFonts w:cs="Arial"/>
          <w:szCs w:val="22"/>
        </w:rPr>
        <w:t>Confirmação de e-mail;</w:t>
      </w:r>
    </w:p>
    <w:p w14:paraId="470EAE4D" w14:textId="77777777" w:rsidR="00C12931" w:rsidRPr="00FF6AC4" w:rsidRDefault="00980B52">
      <w:pPr>
        <w:numPr>
          <w:ilvl w:val="0"/>
          <w:numId w:val="12"/>
        </w:numPr>
        <w:rPr>
          <w:rFonts w:cs="Arial"/>
          <w:szCs w:val="22"/>
        </w:rPr>
      </w:pPr>
      <w:r w:rsidRPr="00FF6AC4">
        <w:rPr>
          <w:rFonts w:cs="Arial"/>
          <w:szCs w:val="22"/>
        </w:rPr>
        <w:t>Estado;</w:t>
      </w:r>
    </w:p>
    <w:p w14:paraId="1941A62D" w14:textId="77777777" w:rsidR="00C12931" w:rsidRPr="00FF6AC4" w:rsidRDefault="00980B52">
      <w:pPr>
        <w:numPr>
          <w:ilvl w:val="0"/>
          <w:numId w:val="12"/>
        </w:numPr>
        <w:rPr>
          <w:rFonts w:cs="Arial"/>
          <w:szCs w:val="22"/>
        </w:rPr>
      </w:pPr>
      <w:r w:rsidRPr="00FF6AC4">
        <w:rPr>
          <w:rFonts w:cs="Arial"/>
          <w:szCs w:val="22"/>
        </w:rPr>
        <w:t>Cidade;</w:t>
      </w:r>
    </w:p>
    <w:p w14:paraId="0690DCE6" w14:textId="77777777" w:rsidR="00C12931" w:rsidRPr="00FF6AC4" w:rsidRDefault="00980B52">
      <w:pPr>
        <w:numPr>
          <w:ilvl w:val="0"/>
          <w:numId w:val="12"/>
        </w:numPr>
        <w:rPr>
          <w:rFonts w:cs="Arial"/>
          <w:szCs w:val="22"/>
        </w:rPr>
      </w:pPr>
      <w:r w:rsidRPr="00FF6AC4">
        <w:rPr>
          <w:rFonts w:cs="Arial"/>
          <w:szCs w:val="22"/>
        </w:rPr>
        <w:t>Bairro;</w:t>
      </w:r>
    </w:p>
    <w:p w14:paraId="7E772124" w14:textId="77777777" w:rsidR="00C12931" w:rsidRPr="00FF6AC4" w:rsidRDefault="00980B52">
      <w:pPr>
        <w:numPr>
          <w:ilvl w:val="0"/>
          <w:numId w:val="12"/>
        </w:numPr>
        <w:rPr>
          <w:rFonts w:cs="Arial"/>
          <w:szCs w:val="22"/>
        </w:rPr>
      </w:pPr>
      <w:r w:rsidRPr="00FF6AC4">
        <w:rPr>
          <w:rFonts w:cs="Arial"/>
          <w:szCs w:val="22"/>
        </w:rPr>
        <w:t>Rua;</w:t>
      </w:r>
    </w:p>
    <w:p w14:paraId="3B3F6E1F" w14:textId="77777777" w:rsidR="00C12931" w:rsidRPr="00FF6AC4" w:rsidRDefault="00980B52">
      <w:pPr>
        <w:numPr>
          <w:ilvl w:val="0"/>
          <w:numId w:val="12"/>
        </w:numPr>
        <w:rPr>
          <w:rFonts w:cs="Arial"/>
          <w:szCs w:val="22"/>
        </w:rPr>
      </w:pPr>
      <w:r w:rsidRPr="00FF6AC4">
        <w:rPr>
          <w:rFonts w:cs="Arial"/>
          <w:szCs w:val="22"/>
        </w:rPr>
        <w:lastRenderedPageBreak/>
        <w:t>Número;</w:t>
      </w:r>
    </w:p>
    <w:p w14:paraId="0B706179" w14:textId="77777777" w:rsidR="00C12931" w:rsidRPr="00FF6AC4" w:rsidRDefault="00980B52">
      <w:pPr>
        <w:numPr>
          <w:ilvl w:val="0"/>
          <w:numId w:val="12"/>
        </w:numPr>
        <w:rPr>
          <w:rFonts w:cs="Arial"/>
          <w:szCs w:val="22"/>
        </w:rPr>
      </w:pPr>
      <w:r w:rsidRPr="00FF6AC4">
        <w:rPr>
          <w:rFonts w:cs="Arial"/>
          <w:szCs w:val="22"/>
        </w:rPr>
        <w:t xml:space="preserve">Complemento </w:t>
      </w:r>
      <w:r w:rsidRPr="00FF6AC4">
        <w:rPr>
          <w:rFonts w:cs="Arial"/>
          <w:i/>
          <w:szCs w:val="22"/>
        </w:rPr>
        <w:t>(opcional)</w:t>
      </w:r>
      <w:r w:rsidRPr="00FF6AC4">
        <w:rPr>
          <w:rFonts w:cs="Arial"/>
          <w:szCs w:val="22"/>
        </w:rPr>
        <w:t>;</w:t>
      </w:r>
    </w:p>
    <w:p w14:paraId="715819FF" w14:textId="77777777" w:rsidR="00C12931" w:rsidRPr="00FF6AC4" w:rsidRDefault="00980B52">
      <w:pPr>
        <w:numPr>
          <w:ilvl w:val="0"/>
          <w:numId w:val="12"/>
        </w:numPr>
        <w:rPr>
          <w:rFonts w:cs="Arial"/>
          <w:szCs w:val="22"/>
        </w:rPr>
      </w:pPr>
      <w:r w:rsidRPr="00FF6AC4">
        <w:rPr>
          <w:rFonts w:cs="Arial"/>
          <w:szCs w:val="22"/>
        </w:rPr>
        <w:t>Senha;</w:t>
      </w:r>
    </w:p>
    <w:p w14:paraId="5BEA50EF" w14:textId="77777777" w:rsidR="00C12931" w:rsidRPr="00FF6AC4" w:rsidRDefault="00980B52">
      <w:pPr>
        <w:numPr>
          <w:ilvl w:val="0"/>
          <w:numId w:val="12"/>
        </w:numPr>
        <w:rPr>
          <w:rFonts w:cs="Arial"/>
          <w:szCs w:val="22"/>
        </w:rPr>
      </w:pPr>
      <w:r w:rsidRPr="00FF6AC4">
        <w:rPr>
          <w:rFonts w:cs="Arial"/>
          <w:szCs w:val="22"/>
        </w:rPr>
        <w:t>Confirmação da senha;</w:t>
      </w:r>
    </w:p>
    <w:p w14:paraId="472FC00F" w14:textId="77777777" w:rsidR="00C12931" w:rsidRPr="00FF6AC4" w:rsidRDefault="00980B52">
      <w:pPr>
        <w:numPr>
          <w:ilvl w:val="0"/>
          <w:numId w:val="12"/>
        </w:numPr>
        <w:rPr>
          <w:rFonts w:cs="Arial"/>
          <w:szCs w:val="22"/>
        </w:rPr>
      </w:pPr>
      <w:r w:rsidRPr="00FF6AC4">
        <w:rPr>
          <w:rFonts w:cs="Arial"/>
          <w:szCs w:val="22"/>
        </w:rPr>
        <w:t>Confirmação que o usuário não seja um robô.</w:t>
      </w:r>
    </w:p>
    <w:p w14:paraId="0DE7D41F" w14:textId="77777777" w:rsidR="00C12931" w:rsidRPr="00FF6AC4" w:rsidRDefault="00980B52">
      <w:pPr>
        <w:numPr>
          <w:ilvl w:val="0"/>
          <w:numId w:val="6"/>
        </w:numPr>
        <w:rPr>
          <w:rFonts w:cs="Arial"/>
          <w:szCs w:val="22"/>
        </w:rPr>
      </w:pPr>
      <w:r w:rsidRPr="00FF6AC4">
        <w:rPr>
          <w:rFonts w:cs="Arial"/>
          <w:szCs w:val="22"/>
        </w:rPr>
        <w:t>Link para os termos de uso;</w:t>
      </w:r>
    </w:p>
    <w:p w14:paraId="11C1667B" w14:textId="0FC3FE69" w:rsidR="00C12931" w:rsidRDefault="00980B52">
      <w:pPr>
        <w:numPr>
          <w:ilvl w:val="0"/>
          <w:numId w:val="6"/>
        </w:numPr>
        <w:rPr>
          <w:rFonts w:cs="Arial"/>
          <w:szCs w:val="22"/>
        </w:rPr>
      </w:pPr>
      <w:r w:rsidRPr="00FF6AC4">
        <w:rPr>
          <w:rFonts w:cs="Arial"/>
          <w:szCs w:val="22"/>
        </w:rPr>
        <w:t>Botão para envio dos dados.</w:t>
      </w:r>
    </w:p>
    <w:p w14:paraId="6D03BC23" w14:textId="77777777" w:rsidR="00B522F2" w:rsidRPr="00FF6AC4" w:rsidRDefault="00B522F2" w:rsidP="00B522F2">
      <w:pPr>
        <w:ind w:left="720"/>
        <w:rPr>
          <w:rFonts w:cs="Arial"/>
          <w:szCs w:val="22"/>
        </w:rPr>
      </w:pPr>
    </w:p>
    <w:p w14:paraId="69E2AC0D" w14:textId="18836A4A" w:rsidR="00C12931" w:rsidRDefault="00980B52" w:rsidP="00B522F2">
      <w:pPr>
        <w:pStyle w:val="Ttulo4"/>
        <w:rPr>
          <w:color w:val="808080"/>
        </w:rPr>
      </w:pPr>
      <w:bookmarkStart w:id="100" w:name="_Toc48256417"/>
      <w:r w:rsidRPr="00FF6AC4">
        <w:t xml:space="preserve">Cadastrar de usuário </w:t>
      </w:r>
      <w:r w:rsidRPr="00FF6AC4">
        <w:rPr>
          <w:color w:val="808080"/>
        </w:rPr>
        <w:t>&lt;</w:t>
      </w:r>
      <w:proofErr w:type="spellStart"/>
      <w:r w:rsidRPr="00FF6AC4">
        <w:rPr>
          <w:color w:val="808080"/>
        </w:rPr>
        <w:t>cadastrar_</w:t>
      </w:r>
      <w:r w:rsidR="00B7773B">
        <w:rPr>
          <w:color w:val="808080"/>
        </w:rPr>
        <w:t>PF</w:t>
      </w:r>
      <w:proofErr w:type="spellEnd"/>
      <w:r w:rsidRPr="00FF6AC4">
        <w:rPr>
          <w:color w:val="808080"/>
        </w:rPr>
        <w:t>&gt;</w:t>
      </w:r>
      <w:bookmarkEnd w:id="100"/>
    </w:p>
    <w:p w14:paraId="6B4B335E" w14:textId="77777777" w:rsidR="00F80B18" w:rsidRPr="00F80B18" w:rsidRDefault="00F80B18" w:rsidP="00F80B18"/>
    <w:p w14:paraId="37EF6DA7" w14:textId="3EFE81C7" w:rsidR="00C12931" w:rsidRDefault="00F80B18">
      <w:pPr>
        <w:rPr>
          <w:rFonts w:eastAsia="Arial" w:cs="Arial"/>
          <w:b/>
          <w:sz w:val="28"/>
          <w:szCs w:val="28"/>
        </w:rPr>
      </w:pPr>
      <w:r>
        <w:rPr>
          <w:rFonts w:eastAsia="Arial" w:cs="Arial"/>
          <w:b/>
          <w:noProof/>
          <w:sz w:val="28"/>
          <w:szCs w:val="28"/>
        </w:rPr>
        <w:drawing>
          <wp:inline distT="0" distB="0" distL="0" distR="0" wp14:anchorId="2D2317A4" wp14:editId="5DA312A6">
            <wp:extent cx="5612130" cy="5422900"/>
            <wp:effectExtent l="0" t="0" r="762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5422900"/>
                    </a:xfrm>
                    <a:prstGeom prst="rect">
                      <a:avLst/>
                    </a:prstGeom>
                  </pic:spPr>
                </pic:pic>
              </a:graphicData>
            </a:graphic>
          </wp:inline>
        </w:drawing>
      </w:r>
    </w:p>
    <w:p w14:paraId="44C58709" w14:textId="77777777" w:rsidR="00F80B18" w:rsidRPr="00FF6AC4" w:rsidRDefault="00F80B18">
      <w:pPr>
        <w:rPr>
          <w:rFonts w:eastAsia="Arial" w:cs="Arial"/>
          <w:b/>
          <w:sz w:val="28"/>
          <w:szCs w:val="28"/>
        </w:rPr>
      </w:pPr>
    </w:p>
    <w:p w14:paraId="774E6DF7" w14:textId="77777777" w:rsidR="00C12931" w:rsidRPr="00FF6AC4" w:rsidRDefault="00980B52">
      <w:pPr>
        <w:rPr>
          <w:rFonts w:cs="Arial"/>
          <w:b/>
          <w:sz w:val="24"/>
          <w:szCs w:val="24"/>
        </w:rPr>
      </w:pPr>
      <w:r w:rsidRPr="00FF6AC4">
        <w:rPr>
          <w:rFonts w:cs="Arial"/>
          <w:b/>
          <w:sz w:val="24"/>
          <w:szCs w:val="24"/>
        </w:rPr>
        <w:t>Informações críticas da interface</w:t>
      </w:r>
    </w:p>
    <w:p w14:paraId="16DD95D1" w14:textId="77777777" w:rsidR="00C12931" w:rsidRPr="00FF6AC4" w:rsidRDefault="00980B52">
      <w:pPr>
        <w:rPr>
          <w:rFonts w:cs="Arial"/>
          <w:szCs w:val="22"/>
        </w:rPr>
      </w:pPr>
      <w:r w:rsidRPr="00FF6AC4">
        <w:rPr>
          <w:rFonts w:cs="Arial"/>
          <w:szCs w:val="22"/>
        </w:rPr>
        <w:t>Esta tela será composta por um formulário que deverá capturar os dados para cadastro de um novo usuário do tipo pessoa física. A informação será obrigatória para todos os campos, exceto aqueles que constarem como opcional.</w:t>
      </w:r>
    </w:p>
    <w:p w14:paraId="4DC93AC8" w14:textId="77777777" w:rsidR="00C12931" w:rsidRPr="00FF6AC4" w:rsidRDefault="00980B52">
      <w:pPr>
        <w:numPr>
          <w:ilvl w:val="0"/>
          <w:numId w:val="6"/>
        </w:numPr>
        <w:rPr>
          <w:rFonts w:cs="Arial"/>
          <w:szCs w:val="22"/>
        </w:rPr>
      </w:pPr>
      <w:r w:rsidRPr="00FF6AC4">
        <w:rPr>
          <w:rFonts w:cs="Arial"/>
          <w:szCs w:val="22"/>
        </w:rPr>
        <w:t>Campos do formulário:</w:t>
      </w:r>
    </w:p>
    <w:p w14:paraId="3BE0EBEA" w14:textId="77777777" w:rsidR="00C12931" w:rsidRPr="00FF6AC4" w:rsidRDefault="00980B52">
      <w:pPr>
        <w:numPr>
          <w:ilvl w:val="0"/>
          <w:numId w:val="12"/>
        </w:numPr>
        <w:rPr>
          <w:rFonts w:cs="Arial"/>
          <w:szCs w:val="22"/>
        </w:rPr>
      </w:pPr>
      <w:r w:rsidRPr="00FF6AC4">
        <w:rPr>
          <w:rFonts w:cs="Arial"/>
          <w:szCs w:val="22"/>
        </w:rPr>
        <w:t>Quais serão as finalidades de suo do sistema:</w:t>
      </w:r>
    </w:p>
    <w:p w14:paraId="3EC74101" w14:textId="77777777" w:rsidR="00C12931" w:rsidRPr="00FF6AC4" w:rsidRDefault="00980B52">
      <w:pPr>
        <w:numPr>
          <w:ilvl w:val="1"/>
          <w:numId w:val="12"/>
        </w:numPr>
        <w:rPr>
          <w:rFonts w:cs="Arial"/>
          <w:szCs w:val="22"/>
        </w:rPr>
      </w:pPr>
      <w:r w:rsidRPr="00FF6AC4">
        <w:rPr>
          <w:rFonts w:cs="Arial"/>
          <w:szCs w:val="22"/>
        </w:rPr>
        <w:t>Divulgar animais para adoção;</w:t>
      </w:r>
    </w:p>
    <w:p w14:paraId="7D15AAC3" w14:textId="77777777" w:rsidR="00C12931" w:rsidRPr="00FF6AC4" w:rsidRDefault="00980B52">
      <w:pPr>
        <w:numPr>
          <w:ilvl w:val="1"/>
          <w:numId w:val="12"/>
        </w:numPr>
        <w:rPr>
          <w:rFonts w:cs="Arial"/>
          <w:szCs w:val="22"/>
        </w:rPr>
      </w:pPr>
      <w:r w:rsidRPr="00FF6AC4">
        <w:rPr>
          <w:rFonts w:cs="Arial"/>
          <w:szCs w:val="22"/>
        </w:rPr>
        <w:t>Adotar animais;</w:t>
      </w:r>
    </w:p>
    <w:p w14:paraId="4344EE28" w14:textId="77777777" w:rsidR="00C12931" w:rsidRPr="00FF6AC4" w:rsidRDefault="00980B52">
      <w:pPr>
        <w:numPr>
          <w:ilvl w:val="1"/>
          <w:numId w:val="12"/>
        </w:numPr>
        <w:rPr>
          <w:rFonts w:cs="Arial"/>
          <w:szCs w:val="22"/>
        </w:rPr>
      </w:pPr>
      <w:r w:rsidRPr="00FF6AC4">
        <w:rPr>
          <w:rFonts w:cs="Arial"/>
          <w:szCs w:val="22"/>
        </w:rPr>
        <w:t>Ser um colaborador das entidades cadastradas;</w:t>
      </w:r>
    </w:p>
    <w:p w14:paraId="46713CFD" w14:textId="77777777" w:rsidR="00C12931" w:rsidRPr="00FF6AC4" w:rsidRDefault="00980B52">
      <w:pPr>
        <w:numPr>
          <w:ilvl w:val="1"/>
          <w:numId w:val="12"/>
        </w:numPr>
        <w:rPr>
          <w:rFonts w:cs="Arial"/>
          <w:szCs w:val="22"/>
        </w:rPr>
      </w:pPr>
      <w:r w:rsidRPr="00FF6AC4">
        <w:rPr>
          <w:rFonts w:cs="Arial"/>
          <w:szCs w:val="22"/>
        </w:rPr>
        <w:lastRenderedPageBreak/>
        <w:t>Receber dicas e cuidados para com os pets.</w:t>
      </w:r>
    </w:p>
    <w:p w14:paraId="013D8231" w14:textId="77777777" w:rsidR="00C12931" w:rsidRPr="00FF6AC4" w:rsidRDefault="00980B52">
      <w:pPr>
        <w:numPr>
          <w:ilvl w:val="0"/>
          <w:numId w:val="12"/>
        </w:numPr>
        <w:rPr>
          <w:rFonts w:cs="Arial"/>
          <w:szCs w:val="22"/>
        </w:rPr>
      </w:pPr>
      <w:r w:rsidRPr="00FF6AC4">
        <w:rPr>
          <w:rFonts w:cs="Arial"/>
          <w:szCs w:val="22"/>
        </w:rPr>
        <w:t>CPF;</w:t>
      </w:r>
    </w:p>
    <w:p w14:paraId="2FB841D5" w14:textId="77777777" w:rsidR="00C12931" w:rsidRPr="00FF6AC4" w:rsidRDefault="00980B52">
      <w:pPr>
        <w:numPr>
          <w:ilvl w:val="0"/>
          <w:numId w:val="12"/>
        </w:numPr>
        <w:rPr>
          <w:rFonts w:cs="Arial"/>
          <w:szCs w:val="22"/>
        </w:rPr>
      </w:pPr>
      <w:r w:rsidRPr="00FF6AC4">
        <w:rPr>
          <w:rFonts w:cs="Arial"/>
          <w:szCs w:val="22"/>
        </w:rPr>
        <w:t>Data de nascimento;</w:t>
      </w:r>
    </w:p>
    <w:p w14:paraId="4AC24C6A" w14:textId="77777777" w:rsidR="00C12931" w:rsidRPr="00FF6AC4" w:rsidRDefault="00980B52">
      <w:pPr>
        <w:numPr>
          <w:ilvl w:val="0"/>
          <w:numId w:val="12"/>
        </w:numPr>
        <w:rPr>
          <w:rFonts w:cs="Arial"/>
          <w:szCs w:val="22"/>
        </w:rPr>
      </w:pPr>
      <w:r w:rsidRPr="00FF6AC4">
        <w:rPr>
          <w:rFonts w:cs="Arial"/>
          <w:szCs w:val="22"/>
        </w:rPr>
        <w:t>Nome;</w:t>
      </w:r>
    </w:p>
    <w:p w14:paraId="1AFA6127" w14:textId="2D85C234" w:rsidR="00C12931" w:rsidRPr="00FF6AC4" w:rsidRDefault="00980B52">
      <w:pPr>
        <w:numPr>
          <w:ilvl w:val="0"/>
          <w:numId w:val="12"/>
        </w:numPr>
        <w:rPr>
          <w:rFonts w:cs="Arial"/>
          <w:szCs w:val="22"/>
        </w:rPr>
      </w:pPr>
      <w:r w:rsidRPr="00FF6AC4">
        <w:rPr>
          <w:rFonts w:cs="Arial"/>
          <w:szCs w:val="22"/>
        </w:rPr>
        <w:t xml:space="preserve">Telefone </w:t>
      </w:r>
      <w:r w:rsidRPr="00FF6AC4">
        <w:rPr>
          <w:rFonts w:cs="Arial"/>
          <w:i/>
          <w:szCs w:val="22"/>
        </w:rPr>
        <w:t>(</w:t>
      </w:r>
      <w:r w:rsidR="000C1CA3" w:rsidRPr="00FF6AC4">
        <w:rPr>
          <w:rFonts w:cs="Arial"/>
          <w:i/>
          <w:szCs w:val="22"/>
        </w:rPr>
        <w:t>a</w:t>
      </w:r>
      <w:r w:rsidRPr="00FF6AC4">
        <w:rPr>
          <w:rFonts w:cs="Arial"/>
          <w:i/>
          <w:szCs w:val="22"/>
        </w:rPr>
        <w:t xml:space="preserve"> saber se possui conta WhatsApp);</w:t>
      </w:r>
    </w:p>
    <w:p w14:paraId="126DE0D9" w14:textId="77777777" w:rsidR="00C12931" w:rsidRPr="00FF6AC4" w:rsidRDefault="00980B52">
      <w:pPr>
        <w:numPr>
          <w:ilvl w:val="0"/>
          <w:numId w:val="12"/>
        </w:numPr>
        <w:rPr>
          <w:rFonts w:cs="Arial"/>
          <w:szCs w:val="22"/>
        </w:rPr>
      </w:pPr>
      <w:r w:rsidRPr="00FF6AC4">
        <w:rPr>
          <w:rFonts w:cs="Arial"/>
          <w:szCs w:val="22"/>
        </w:rPr>
        <w:t xml:space="preserve">Ocultar telefone </w:t>
      </w:r>
      <w:r w:rsidRPr="00FF6AC4">
        <w:rPr>
          <w:rFonts w:cs="Arial"/>
          <w:i/>
          <w:szCs w:val="22"/>
        </w:rPr>
        <w:t>(opcional)</w:t>
      </w:r>
      <w:r w:rsidRPr="00FF6AC4">
        <w:rPr>
          <w:rFonts w:cs="Arial"/>
          <w:szCs w:val="22"/>
        </w:rPr>
        <w:t>;</w:t>
      </w:r>
    </w:p>
    <w:p w14:paraId="1C57A9D8" w14:textId="77777777" w:rsidR="00C12931" w:rsidRPr="00FF6AC4" w:rsidRDefault="00980B52">
      <w:pPr>
        <w:numPr>
          <w:ilvl w:val="0"/>
          <w:numId w:val="12"/>
        </w:numPr>
        <w:rPr>
          <w:rFonts w:cs="Arial"/>
          <w:szCs w:val="22"/>
        </w:rPr>
      </w:pPr>
      <w:r w:rsidRPr="00FF6AC4">
        <w:rPr>
          <w:rFonts w:cs="Arial"/>
          <w:szCs w:val="22"/>
        </w:rPr>
        <w:t>E-mail;</w:t>
      </w:r>
    </w:p>
    <w:p w14:paraId="6A1B821B" w14:textId="77777777" w:rsidR="00C12931" w:rsidRPr="00FF6AC4" w:rsidRDefault="00980B52">
      <w:pPr>
        <w:numPr>
          <w:ilvl w:val="0"/>
          <w:numId w:val="12"/>
        </w:numPr>
        <w:rPr>
          <w:rFonts w:cs="Arial"/>
          <w:szCs w:val="22"/>
        </w:rPr>
      </w:pPr>
      <w:r w:rsidRPr="00FF6AC4">
        <w:rPr>
          <w:rFonts w:cs="Arial"/>
          <w:szCs w:val="22"/>
        </w:rPr>
        <w:t>Confirmação de e-mail;</w:t>
      </w:r>
    </w:p>
    <w:p w14:paraId="3C5B4051" w14:textId="77777777" w:rsidR="00C12931" w:rsidRPr="00FF6AC4" w:rsidRDefault="00980B52">
      <w:pPr>
        <w:numPr>
          <w:ilvl w:val="0"/>
          <w:numId w:val="12"/>
        </w:numPr>
        <w:rPr>
          <w:rFonts w:cs="Arial"/>
          <w:szCs w:val="22"/>
        </w:rPr>
      </w:pPr>
      <w:r w:rsidRPr="00FF6AC4">
        <w:rPr>
          <w:rFonts w:cs="Arial"/>
          <w:szCs w:val="22"/>
        </w:rPr>
        <w:t>Estado;</w:t>
      </w:r>
    </w:p>
    <w:p w14:paraId="13BF3C98" w14:textId="77777777" w:rsidR="00C12931" w:rsidRPr="00FF6AC4" w:rsidRDefault="00980B52">
      <w:pPr>
        <w:numPr>
          <w:ilvl w:val="0"/>
          <w:numId w:val="12"/>
        </w:numPr>
        <w:rPr>
          <w:rFonts w:cs="Arial"/>
          <w:szCs w:val="22"/>
        </w:rPr>
      </w:pPr>
      <w:r w:rsidRPr="00FF6AC4">
        <w:rPr>
          <w:rFonts w:cs="Arial"/>
          <w:szCs w:val="22"/>
        </w:rPr>
        <w:t>Cidade;</w:t>
      </w:r>
    </w:p>
    <w:p w14:paraId="2A844C8A" w14:textId="77777777" w:rsidR="00C12931" w:rsidRPr="00FF6AC4" w:rsidRDefault="00980B52">
      <w:pPr>
        <w:numPr>
          <w:ilvl w:val="0"/>
          <w:numId w:val="12"/>
        </w:numPr>
        <w:rPr>
          <w:rFonts w:cs="Arial"/>
          <w:szCs w:val="22"/>
        </w:rPr>
      </w:pPr>
      <w:r w:rsidRPr="00FF6AC4">
        <w:rPr>
          <w:rFonts w:cs="Arial"/>
          <w:szCs w:val="22"/>
        </w:rPr>
        <w:t>Senha;</w:t>
      </w:r>
    </w:p>
    <w:p w14:paraId="30792240" w14:textId="77777777" w:rsidR="00C12931" w:rsidRPr="00FF6AC4" w:rsidRDefault="00980B52">
      <w:pPr>
        <w:numPr>
          <w:ilvl w:val="0"/>
          <w:numId w:val="12"/>
        </w:numPr>
        <w:rPr>
          <w:rFonts w:cs="Arial"/>
          <w:szCs w:val="22"/>
        </w:rPr>
      </w:pPr>
      <w:r w:rsidRPr="00FF6AC4">
        <w:rPr>
          <w:rFonts w:cs="Arial"/>
          <w:szCs w:val="22"/>
        </w:rPr>
        <w:t>Confirmação da senha;</w:t>
      </w:r>
    </w:p>
    <w:p w14:paraId="3223BC1B" w14:textId="77777777" w:rsidR="00C12931" w:rsidRPr="00FF6AC4" w:rsidRDefault="00980B52">
      <w:pPr>
        <w:numPr>
          <w:ilvl w:val="0"/>
          <w:numId w:val="12"/>
        </w:numPr>
        <w:rPr>
          <w:rFonts w:cs="Arial"/>
          <w:szCs w:val="22"/>
        </w:rPr>
      </w:pPr>
      <w:r w:rsidRPr="00FF6AC4">
        <w:rPr>
          <w:rFonts w:cs="Arial"/>
          <w:szCs w:val="22"/>
        </w:rPr>
        <w:t>Confirmação que o usuário não seja um robô.</w:t>
      </w:r>
    </w:p>
    <w:p w14:paraId="1FF41CE5" w14:textId="77777777" w:rsidR="00C12931" w:rsidRPr="00FF6AC4" w:rsidRDefault="00980B52">
      <w:pPr>
        <w:numPr>
          <w:ilvl w:val="0"/>
          <w:numId w:val="6"/>
        </w:numPr>
        <w:rPr>
          <w:rFonts w:cs="Arial"/>
          <w:szCs w:val="22"/>
        </w:rPr>
      </w:pPr>
      <w:r w:rsidRPr="00FF6AC4">
        <w:rPr>
          <w:rFonts w:cs="Arial"/>
          <w:szCs w:val="22"/>
        </w:rPr>
        <w:t>Link para os termos de uso;</w:t>
      </w:r>
    </w:p>
    <w:p w14:paraId="730542CC" w14:textId="7682BD5E" w:rsidR="00C12931" w:rsidRDefault="00980B52">
      <w:pPr>
        <w:numPr>
          <w:ilvl w:val="0"/>
          <w:numId w:val="6"/>
        </w:numPr>
        <w:rPr>
          <w:rFonts w:cs="Arial"/>
          <w:szCs w:val="22"/>
        </w:rPr>
      </w:pPr>
      <w:r w:rsidRPr="00FF6AC4">
        <w:rPr>
          <w:rFonts w:cs="Arial"/>
          <w:szCs w:val="22"/>
        </w:rPr>
        <w:t>Botão para envio dos dados.</w:t>
      </w:r>
    </w:p>
    <w:p w14:paraId="10A7C25A" w14:textId="77777777" w:rsidR="00F80B18" w:rsidRPr="00FF6AC4" w:rsidRDefault="00F80B18" w:rsidP="00F80B18">
      <w:pPr>
        <w:rPr>
          <w:rFonts w:cs="Arial"/>
          <w:szCs w:val="22"/>
        </w:rPr>
      </w:pPr>
    </w:p>
    <w:p w14:paraId="2BE0827F" w14:textId="0ED7AC46" w:rsidR="00C12931" w:rsidRDefault="00980B52" w:rsidP="00F80B18">
      <w:pPr>
        <w:pStyle w:val="Ttulo4"/>
        <w:rPr>
          <w:color w:val="808080"/>
        </w:rPr>
      </w:pPr>
      <w:bookmarkStart w:id="101" w:name="_Toc48256418"/>
      <w:r w:rsidRPr="00FF6AC4">
        <w:t xml:space="preserve">Pets </w:t>
      </w:r>
      <w:r w:rsidRPr="00FF6AC4">
        <w:rPr>
          <w:color w:val="808080"/>
        </w:rPr>
        <w:t>&lt;pets&gt;</w:t>
      </w:r>
      <w:bookmarkEnd w:id="101"/>
    </w:p>
    <w:p w14:paraId="02F8A80A" w14:textId="77777777" w:rsidR="00F80B18" w:rsidRPr="00F80B18" w:rsidRDefault="00F80B18" w:rsidP="00F80B18"/>
    <w:p w14:paraId="5EFB1BAD" w14:textId="43D8B396" w:rsidR="00C12931" w:rsidRPr="00FF6AC4" w:rsidRDefault="00F80B18">
      <w:pPr>
        <w:spacing w:before="60" w:after="60"/>
        <w:jc w:val="both"/>
        <w:rPr>
          <w:rFonts w:cs="Arial"/>
          <w:szCs w:val="22"/>
        </w:rPr>
      </w:pPr>
      <w:r>
        <w:rPr>
          <w:rFonts w:cs="Arial"/>
          <w:noProof/>
          <w:szCs w:val="22"/>
        </w:rPr>
        <w:drawing>
          <wp:inline distT="0" distB="0" distL="0" distR="0" wp14:anchorId="6B6E631F" wp14:editId="57306440">
            <wp:extent cx="5612130" cy="2374900"/>
            <wp:effectExtent l="0" t="0" r="762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374900"/>
                    </a:xfrm>
                    <a:prstGeom prst="rect">
                      <a:avLst/>
                    </a:prstGeom>
                  </pic:spPr>
                </pic:pic>
              </a:graphicData>
            </a:graphic>
          </wp:inline>
        </w:drawing>
      </w:r>
    </w:p>
    <w:p w14:paraId="62619802" w14:textId="77777777" w:rsidR="00C12931" w:rsidRPr="00FF6AC4" w:rsidRDefault="00C12931">
      <w:pPr>
        <w:spacing w:before="60" w:after="60"/>
        <w:jc w:val="both"/>
        <w:rPr>
          <w:rFonts w:cs="Arial"/>
          <w:szCs w:val="22"/>
        </w:rPr>
      </w:pPr>
    </w:p>
    <w:p w14:paraId="55116E99" w14:textId="77777777" w:rsidR="00C12931" w:rsidRPr="00FF6AC4" w:rsidRDefault="00980B52">
      <w:pPr>
        <w:rPr>
          <w:rFonts w:cs="Arial"/>
          <w:b/>
          <w:sz w:val="24"/>
          <w:szCs w:val="24"/>
        </w:rPr>
      </w:pPr>
      <w:r w:rsidRPr="00FF6AC4">
        <w:rPr>
          <w:rFonts w:cs="Arial"/>
          <w:b/>
          <w:sz w:val="24"/>
          <w:szCs w:val="24"/>
        </w:rPr>
        <w:t>Informações críticas da interface</w:t>
      </w:r>
    </w:p>
    <w:p w14:paraId="18CCD6AD" w14:textId="77777777" w:rsidR="00C12931" w:rsidRPr="00FF6AC4" w:rsidRDefault="00980B52">
      <w:pPr>
        <w:numPr>
          <w:ilvl w:val="0"/>
          <w:numId w:val="1"/>
        </w:numPr>
        <w:spacing w:before="60" w:after="60"/>
        <w:jc w:val="both"/>
        <w:rPr>
          <w:rFonts w:cs="Arial"/>
        </w:rPr>
      </w:pPr>
      <w:r w:rsidRPr="00FF6AC4">
        <w:rPr>
          <w:rFonts w:cs="Arial"/>
          <w:szCs w:val="22"/>
        </w:rPr>
        <w:t>Nesta tela deverão serem exibidos todos os animais cadastrados, da seguinte forma:</w:t>
      </w:r>
    </w:p>
    <w:p w14:paraId="05545E54" w14:textId="77777777" w:rsidR="00C12931" w:rsidRPr="00FF6AC4" w:rsidRDefault="00980B52">
      <w:pPr>
        <w:numPr>
          <w:ilvl w:val="1"/>
          <w:numId w:val="1"/>
        </w:numPr>
        <w:spacing w:before="60" w:after="60"/>
        <w:jc w:val="both"/>
        <w:rPr>
          <w:rFonts w:cs="Arial"/>
        </w:rPr>
      </w:pPr>
      <w:r w:rsidRPr="00FF6AC4">
        <w:rPr>
          <w:rFonts w:cs="Arial"/>
          <w:szCs w:val="22"/>
        </w:rPr>
        <w:t>Conter a foto principal do animal cadastrado;</w:t>
      </w:r>
    </w:p>
    <w:p w14:paraId="10B367D4" w14:textId="77777777" w:rsidR="00C12931" w:rsidRPr="00FF6AC4" w:rsidRDefault="00980B52">
      <w:pPr>
        <w:numPr>
          <w:ilvl w:val="1"/>
          <w:numId w:val="1"/>
        </w:numPr>
        <w:spacing w:before="60" w:after="60"/>
        <w:jc w:val="both"/>
        <w:rPr>
          <w:rFonts w:cs="Arial"/>
        </w:rPr>
      </w:pPr>
      <w:r w:rsidRPr="00FF6AC4">
        <w:rPr>
          <w:rFonts w:cs="Arial"/>
          <w:szCs w:val="22"/>
        </w:rPr>
        <w:t>Uma marcação no canto superior esquerdo da tela, indicado sobre a disponibilidade ou não do animal para adoção;</w:t>
      </w:r>
    </w:p>
    <w:p w14:paraId="4DA2E30B" w14:textId="77777777" w:rsidR="00C12931" w:rsidRPr="00FF6AC4" w:rsidRDefault="00980B52">
      <w:pPr>
        <w:numPr>
          <w:ilvl w:val="1"/>
          <w:numId w:val="1"/>
        </w:numPr>
        <w:spacing w:before="60" w:after="60"/>
        <w:jc w:val="both"/>
        <w:rPr>
          <w:rFonts w:cs="Arial"/>
        </w:rPr>
      </w:pPr>
      <w:r w:rsidRPr="00FF6AC4">
        <w:rPr>
          <w:rFonts w:cs="Arial"/>
          <w:szCs w:val="22"/>
        </w:rPr>
        <w:t>Identificação do animal, preferencialmente o nome se ele possuir;</w:t>
      </w:r>
    </w:p>
    <w:p w14:paraId="7CECEB38" w14:textId="77777777" w:rsidR="00C12931" w:rsidRPr="00FF6AC4" w:rsidRDefault="00980B52">
      <w:pPr>
        <w:numPr>
          <w:ilvl w:val="1"/>
          <w:numId w:val="1"/>
        </w:numPr>
        <w:spacing w:before="60" w:after="60"/>
        <w:jc w:val="both"/>
        <w:rPr>
          <w:rFonts w:cs="Arial"/>
        </w:rPr>
      </w:pPr>
      <w:r w:rsidRPr="00FF6AC4">
        <w:rPr>
          <w:rFonts w:cs="Arial"/>
          <w:szCs w:val="22"/>
        </w:rPr>
        <w:t>Cidade e estado em que o animal se encontra;</w:t>
      </w:r>
    </w:p>
    <w:p w14:paraId="2808B576" w14:textId="77777777" w:rsidR="00C12931" w:rsidRPr="00FF6AC4" w:rsidRDefault="00980B52">
      <w:pPr>
        <w:numPr>
          <w:ilvl w:val="1"/>
          <w:numId w:val="1"/>
        </w:numPr>
        <w:spacing w:before="60" w:after="60"/>
        <w:jc w:val="both"/>
        <w:rPr>
          <w:rFonts w:cs="Arial"/>
        </w:rPr>
      </w:pPr>
      <w:r w:rsidRPr="00FF6AC4">
        <w:rPr>
          <w:rFonts w:cs="Arial"/>
          <w:szCs w:val="22"/>
        </w:rPr>
        <w:t>Porte do animal que será:</w:t>
      </w:r>
    </w:p>
    <w:p w14:paraId="71263BEB" w14:textId="77777777" w:rsidR="00C12931" w:rsidRPr="00FF6AC4" w:rsidRDefault="00980B52">
      <w:pPr>
        <w:numPr>
          <w:ilvl w:val="2"/>
          <w:numId w:val="1"/>
        </w:numPr>
        <w:spacing w:before="60" w:after="60"/>
        <w:jc w:val="both"/>
        <w:rPr>
          <w:rFonts w:cs="Arial"/>
        </w:rPr>
      </w:pPr>
      <w:r w:rsidRPr="00FF6AC4">
        <w:rPr>
          <w:rFonts w:cs="Arial"/>
          <w:szCs w:val="22"/>
        </w:rPr>
        <w:t>Pequeno;</w:t>
      </w:r>
    </w:p>
    <w:p w14:paraId="62D58E38" w14:textId="77777777" w:rsidR="00C12931" w:rsidRPr="00FF6AC4" w:rsidRDefault="00980B52">
      <w:pPr>
        <w:numPr>
          <w:ilvl w:val="2"/>
          <w:numId w:val="1"/>
        </w:numPr>
        <w:spacing w:before="60" w:after="60"/>
        <w:jc w:val="both"/>
        <w:rPr>
          <w:rFonts w:cs="Arial"/>
        </w:rPr>
      </w:pPr>
      <w:r w:rsidRPr="00FF6AC4">
        <w:rPr>
          <w:rFonts w:cs="Arial"/>
          <w:szCs w:val="22"/>
        </w:rPr>
        <w:t>Médio;</w:t>
      </w:r>
    </w:p>
    <w:p w14:paraId="35BDF142" w14:textId="77777777" w:rsidR="00C12931" w:rsidRPr="00FF6AC4" w:rsidRDefault="00980B52">
      <w:pPr>
        <w:numPr>
          <w:ilvl w:val="2"/>
          <w:numId w:val="1"/>
        </w:numPr>
        <w:spacing w:before="60" w:after="60"/>
        <w:jc w:val="both"/>
        <w:rPr>
          <w:rFonts w:cs="Arial"/>
        </w:rPr>
      </w:pPr>
      <w:r w:rsidRPr="00FF6AC4">
        <w:rPr>
          <w:rFonts w:cs="Arial"/>
          <w:szCs w:val="22"/>
        </w:rPr>
        <w:t>Grande.</w:t>
      </w:r>
    </w:p>
    <w:p w14:paraId="52DD2E91" w14:textId="77777777" w:rsidR="00C12931" w:rsidRPr="00FF6AC4" w:rsidRDefault="00980B52">
      <w:pPr>
        <w:numPr>
          <w:ilvl w:val="1"/>
          <w:numId w:val="1"/>
        </w:numPr>
        <w:spacing w:before="60" w:after="60"/>
        <w:jc w:val="both"/>
        <w:rPr>
          <w:rFonts w:cs="Arial"/>
        </w:rPr>
      </w:pPr>
      <w:r w:rsidRPr="00FF6AC4">
        <w:rPr>
          <w:rFonts w:cs="Arial"/>
          <w:szCs w:val="22"/>
        </w:rPr>
        <w:t>Sexo do animal.</w:t>
      </w:r>
    </w:p>
    <w:p w14:paraId="38F595F5" w14:textId="4086996B" w:rsidR="00F80B18" w:rsidRDefault="00F80B18">
      <w:pPr>
        <w:rPr>
          <w:rFonts w:ascii="Times New Roman" w:hAnsi="Times New Roman"/>
          <w:b/>
          <w:sz w:val="28"/>
          <w:szCs w:val="22"/>
        </w:rPr>
      </w:pPr>
      <w:r>
        <w:br w:type="page"/>
      </w:r>
    </w:p>
    <w:p w14:paraId="0A50565B" w14:textId="56672620" w:rsidR="00C12931" w:rsidRPr="00FF6AC4" w:rsidRDefault="00980B52" w:rsidP="00F80B18">
      <w:pPr>
        <w:pStyle w:val="Ttulo4"/>
      </w:pPr>
      <w:bookmarkStart w:id="102" w:name="_Toc48256419"/>
      <w:r w:rsidRPr="00FF6AC4">
        <w:lastRenderedPageBreak/>
        <w:t>Visualizar pet &lt;</w:t>
      </w:r>
      <w:proofErr w:type="spellStart"/>
      <w:r w:rsidRPr="00FF6AC4">
        <w:t>visualizar_pet</w:t>
      </w:r>
      <w:proofErr w:type="spellEnd"/>
      <w:r w:rsidRPr="00FF6AC4">
        <w:t xml:space="preserve"> &gt;</w:t>
      </w:r>
      <w:bookmarkEnd w:id="102"/>
    </w:p>
    <w:p w14:paraId="470DA731" w14:textId="0868BDB3" w:rsidR="00C12931" w:rsidRDefault="00C12931">
      <w:pPr>
        <w:rPr>
          <w:rFonts w:cs="Arial"/>
          <w:b/>
          <w:sz w:val="24"/>
          <w:szCs w:val="24"/>
        </w:rPr>
      </w:pPr>
    </w:p>
    <w:p w14:paraId="35422E61" w14:textId="21AD5F7B" w:rsidR="00F80B18" w:rsidRPr="00FF6AC4" w:rsidRDefault="00F80B18">
      <w:pPr>
        <w:rPr>
          <w:rFonts w:cs="Arial"/>
          <w:b/>
          <w:sz w:val="24"/>
          <w:szCs w:val="24"/>
        </w:rPr>
      </w:pPr>
      <w:r>
        <w:rPr>
          <w:rFonts w:cs="Arial"/>
          <w:b/>
          <w:noProof/>
          <w:sz w:val="24"/>
          <w:szCs w:val="24"/>
        </w:rPr>
        <w:drawing>
          <wp:inline distT="0" distB="0" distL="0" distR="0" wp14:anchorId="1334BFD6" wp14:editId="460E2388">
            <wp:extent cx="5612130" cy="5422900"/>
            <wp:effectExtent l="0" t="0" r="7620"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5422900"/>
                    </a:xfrm>
                    <a:prstGeom prst="rect">
                      <a:avLst/>
                    </a:prstGeom>
                  </pic:spPr>
                </pic:pic>
              </a:graphicData>
            </a:graphic>
          </wp:inline>
        </w:drawing>
      </w:r>
    </w:p>
    <w:p w14:paraId="71D3DD3D" w14:textId="77777777" w:rsidR="00C12931" w:rsidRPr="00FF6AC4" w:rsidRDefault="00C12931">
      <w:pPr>
        <w:rPr>
          <w:rFonts w:cs="Arial"/>
          <w:b/>
          <w:sz w:val="24"/>
          <w:szCs w:val="24"/>
        </w:rPr>
      </w:pPr>
    </w:p>
    <w:p w14:paraId="67DB5037" w14:textId="77777777" w:rsidR="00C12931" w:rsidRPr="00FF6AC4" w:rsidRDefault="00980B52">
      <w:pPr>
        <w:rPr>
          <w:rFonts w:cs="Arial"/>
          <w:b/>
          <w:sz w:val="24"/>
          <w:szCs w:val="24"/>
        </w:rPr>
      </w:pPr>
      <w:r w:rsidRPr="00FF6AC4">
        <w:rPr>
          <w:rFonts w:cs="Arial"/>
          <w:b/>
          <w:sz w:val="24"/>
          <w:szCs w:val="24"/>
        </w:rPr>
        <w:t>Informações críticas da interface</w:t>
      </w:r>
    </w:p>
    <w:p w14:paraId="63A12CEA" w14:textId="77777777" w:rsidR="00C12931" w:rsidRPr="00FF6AC4" w:rsidRDefault="00980B52">
      <w:pPr>
        <w:spacing w:before="60" w:after="60"/>
        <w:jc w:val="both"/>
        <w:rPr>
          <w:rFonts w:cs="Arial"/>
          <w:szCs w:val="22"/>
        </w:rPr>
      </w:pPr>
      <w:r w:rsidRPr="00FF6AC4">
        <w:rPr>
          <w:rFonts w:cs="Arial"/>
          <w:szCs w:val="22"/>
        </w:rPr>
        <w:t>Após interação do usuário com click na foto do animal, na interface anterior, será aberta uma nova tela com as seguintes informações, mais detalhadas, do animal:</w:t>
      </w:r>
    </w:p>
    <w:p w14:paraId="3944EC2B" w14:textId="77777777" w:rsidR="00C12931" w:rsidRPr="00FF6AC4" w:rsidRDefault="00980B52">
      <w:pPr>
        <w:numPr>
          <w:ilvl w:val="0"/>
          <w:numId w:val="1"/>
        </w:numPr>
        <w:spacing w:before="60" w:after="60"/>
        <w:jc w:val="both"/>
        <w:rPr>
          <w:rFonts w:cs="Arial"/>
        </w:rPr>
      </w:pPr>
      <w:r w:rsidRPr="00FF6AC4">
        <w:rPr>
          <w:rFonts w:cs="Arial"/>
          <w:szCs w:val="22"/>
        </w:rPr>
        <w:t>Identificação do animal;</w:t>
      </w:r>
    </w:p>
    <w:p w14:paraId="2424FB53" w14:textId="77777777" w:rsidR="00C12931" w:rsidRPr="00FF6AC4" w:rsidRDefault="00980B52">
      <w:pPr>
        <w:numPr>
          <w:ilvl w:val="0"/>
          <w:numId w:val="1"/>
        </w:numPr>
        <w:spacing w:before="60" w:after="60"/>
        <w:jc w:val="both"/>
        <w:rPr>
          <w:rFonts w:cs="Arial"/>
        </w:rPr>
      </w:pPr>
      <w:r w:rsidRPr="00FF6AC4">
        <w:rPr>
          <w:rFonts w:cs="Arial"/>
          <w:szCs w:val="22"/>
        </w:rPr>
        <w:t>Informação da localização do animal;</w:t>
      </w:r>
    </w:p>
    <w:p w14:paraId="39CA607E" w14:textId="77777777" w:rsidR="00C12931" w:rsidRPr="00FF6AC4" w:rsidRDefault="00980B52">
      <w:pPr>
        <w:numPr>
          <w:ilvl w:val="0"/>
          <w:numId w:val="1"/>
        </w:numPr>
        <w:spacing w:before="60" w:after="60"/>
        <w:jc w:val="both"/>
        <w:rPr>
          <w:rFonts w:cs="Arial"/>
        </w:rPr>
      </w:pPr>
      <w:r w:rsidRPr="00FF6AC4">
        <w:rPr>
          <w:rFonts w:cs="Arial"/>
          <w:szCs w:val="22"/>
        </w:rPr>
        <w:t>Informação da disponibilidade e data de atualização do status do animal;</w:t>
      </w:r>
    </w:p>
    <w:p w14:paraId="23E4843D" w14:textId="77777777" w:rsidR="00C12931" w:rsidRPr="00FF6AC4" w:rsidRDefault="00980B52">
      <w:pPr>
        <w:numPr>
          <w:ilvl w:val="0"/>
          <w:numId w:val="1"/>
        </w:numPr>
        <w:spacing w:before="60" w:after="60"/>
        <w:jc w:val="both"/>
        <w:rPr>
          <w:rFonts w:cs="Arial"/>
        </w:rPr>
      </w:pPr>
      <w:r w:rsidRPr="00FF6AC4">
        <w:rPr>
          <w:rFonts w:cs="Arial"/>
          <w:szCs w:val="22"/>
        </w:rPr>
        <w:t>Painel contendo as fotos e os vídeos do animal;</w:t>
      </w:r>
    </w:p>
    <w:p w14:paraId="10B1D00F" w14:textId="77777777" w:rsidR="00C12931" w:rsidRPr="00FF6AC4" w:rsidRDefault="00980B52">
      <w:pPr>
        <w:numPr>
          <w:ilvl w:val="0"/>
          <w:numId w:val="1"/>
        </w:numPr>
        <w:spacing w:before="60" w:after="60"/>
        <w:jc w:val="both"/>
        <w:rPr>
          <w:rFonts w:cs="Arial"/>
        </w:rPr>
      </w:pPr>
      <w:r w:rsidRPr="00FF6AC4">
        <w:rPr>
          <w:rFonts w:cs="Arial"/>
          <w:szCs w:val="22"/>
        </w:rPr>
        <w:t>Texto com um breve histórico do animal;</w:t>
      </w:r>
    </w:p>
    <w:p w14:paraId="10879642" w14:textId="77777777" w:rsidR="00C12931" w:rsidRPr="00FF6AC4" w:rsidRDefault="00980B52">
      <w:pPr>
        <w:numPr>
          <w:ilvl w:val="0"/>
          <w:numId w:val="1"/>
        </w:numPr>
        <w:spacing w:before="60" w:after="60"/>
        <w:jc w:val="both"/>
        <w:rPr>
          <w:rFonts w:cs="Arial"/>
        </w:rPr>
      </w:pPr>
      <w:r w:rsidRPr="00FF6AC4">
        <w:rPr>
          <w:rFonts w:cs="Arial"/>
          <w:szCs w:val="22"/>
        </w:rPr>
        <w:t>Painel contendo os dados gerais do animal;</w:t>
      </w:r>
    </w:p>
    <w:p w14:paraId="3C9C2E67" w14:textId="77777777" w:rsidR="00C12931" w:rsidRPr="00FF6AC4" w:rsidRDefault="00980B52">
      <w:pPr>
        <w:numPr>
          <w:ilvl w:val="0"/>
          <w:numId w:val="1"/>
        </w:numPr>
        <w:spacing w:before="60" w:after="60"/>
        <w:jc w:val="both"/>
        <w:rPr>
          <w:rFonts w:cs="Arial"/>
        </w:rPr>
      </w:pPr>
      <w:r w:rsidRPr="00FF6AC4">
        <w:rPr>
          <w:rFonts w:cs="Arial"/>
          <w:szCs w:val="22"/>
        </w:rPr>
        <w:t>Informação do doador e um link para acesso às informações de contato;</w:t>
      </w:r>
    </w:p>
    <w:p w14:paraId="4EAD09BF" w14:textId="77777777" w:rsidR="00C12931" w:rsidRPr="00FF6AC4" w:rsidRDefault="00980B52">
      <w:pPr>
        <w:numPr>
          <w:ilvl w:val="0"/>
          <w:numId w:val="1"/>
        </w:numPr>
        <w:spacing w:before="60" w:after="60"/>
        <w:jc w:val="both"/>
        <w:rPr>
          <w:rFonts w:cs="Arial"/>
        </w:rPr>
      </w:pPr>
      <w:r w:rsidRPr="00FF6AC4">
        <w:rPr>
          <w:rFonts w:cs="Arial"/>
          <w:szCs w:val="22"/>
        </w:rPr>
        <w:t>Botão para adotar o animal;</w:t>
      </w:r>
    </w:p>
    <w:p w14:paraId="5F5BC68B" w14:textId="77777777" w:rsidR="00C12931" w:rsidRPr="00FF6AC4" w:rsidRDefault="00980B52">
      <w:pPr>
        <w:numPr>
          <w:ilvl w:val="0"/>
          <w:numId w:val="1"/>
        </w:numPr>
        <w:spacing w:before="60" w:after="60"/>
        <w:jc w:val="both"/>
        <w:rPr>
          <w:rFonts w:cs="Arial"/>
        </w:rPr>
      </w:pPr>
      <w:r w:rsidRPr="00FF6AC4">
        <w:rPr>
          <w:rFonts w:cs="Arial"/>
          <w:szCs w:val="22"/>
        </w:rPr>
        <w:t xml:space="preserve">Botão para apadrinhar o animal. </w:t>
      </w:r>
      <w:r w:rsidRPr="00FF6AC4">
        <w:rPr>
          <w:rFonts w:cs="Arial"/>
          <w:i/>
          <w:szCs w:val="22"/>
        </w:rPr>
        <w:t>(somente para animais de ONGs e abrigos)</w:t>
      </w:r>
    </w:p>
    <w:p w14:paraId="5EDC9A63" w14:textId="77777777" w:rsidR="00C12931" w:rsidRPr="00FF6AC4" w:rsidRDefault="00980B52">
      <w:pPr>
        <w:numPr>
          <w:ilvl w:val="0"/>
          <w:numId w:val="1"/>
        </w:numPr>
        <w:spacing w:before="60" w:after="60"/>
        <w:jc w:val="both"/>
        <w:rPr>
          <w:rFonts w:cs="Arial"/>
        </w:rPr>
      </w:pPr>
      <w:r w:rsidRPr="00FF6AC4">
        <w:rPr>
          <w:rFonts w:cs="Arial"/>
          <w:szCs w:val="22"/>
        </w:rPr>
        <w:t>Outras informações relevantes sobre o animal.</w:t>
      </w:r>
    </w:p>
    <w:p w14:paraId="501BA447" w14:textId="116B7B85" w:rsidR="00C12931" w:rsidRDefault="00980B52" w:rsidP="00F80B18">
      <w:pPr>
        <w:pStyle w:val="Ttulo4"/>
        <w:rPr>
          <w:color w:val="808080"/>
        </w:rPr>
      </w:pPr>
      <w:bookmarkStart w:id="103" w:name="_Toc48256420"/>
      <w:r w:rsidRPr="00FF6AC4">
        <w:lastRenderedPageBreak/>
        <w:t xml:space="preserve">Visualizar doador </w:t>
      </w:r>
      <w:r w:rsidRPr="00FF6AC4">
        <w:rPr>
          <w:color w:val="808080"/>
        </w:rPr>
        <w:t>&lt;</w:t>
      </w:r>
      <w:proofErr w:type="spellStart"/>
      <w:r w:rsidR="00B7773B">
        <w:rPr>
          <w:color w:val="808080"/>
        </w:rPr>
        <w:t>usuario</w:t>
      </w:r>
      <w:r w:rsidRPr="00FF6AC4">
        <w:rPr>
          <w:color w:val="808080"/>
        </w:rPr>
        <w:t>_info</w:t>
      </w:r>
      <w:proofErr w:type="spellEnd"/>
      <w:r w:rsidRPr="00FF6AC4">
        <w:rPr>
          <w:color w:val="808080"/>
        </w:rPr>
        <w:t>&gt;</w:t>
      </w:r>
      <w:bookmarkEnd w:id="103"/>
    </w:p>
    <w:p w14:paraId="3512FE61" w14:textId="77777777" w:rsidR="00F80B18" w:rsidRPr="00F80B18" w:rsidRDefault="00F80B18" w:rsidP="00F80B18"/>
    <w:p w14:paraId="4F7A093D" w14:textId="65787E2E" w:rsidR="00C12931" w:rsidRPr="00FF6AC4" w:rsidRDefault="00F80B18">
      <w:pPr>
        <w:rPr>
          <w:rFonts w:cs="Arial"/>
        </w:rPr>
      </w:pPr>
      <w:r>
        <w:rPr>
          <w:rFonts w:cs="Arial"/>
          <w:noProof/>
        </w:rPr>
        <w:drawing>
          <wp:inline distT="0" distB="0" distL="0" distR="0" wp14:anchorId="5A8D9DF3" wp14:editId="554F72E6">
            <wp:extent cx="5612130" cy="5422900"/>
            <wp:effectExtent l="0" t="0" r="762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5422900"/>
                    </a:xfrm>
                    <a:prstGeom prst="rect">
                      <a:avLst/>
                    </a:prstGeom>
                  </pic:spPr>
                </pic:pic>
              </a:graphicData>
            </a:graphic>
          </wp:inline>
        </w:drawing>
      </w:r>
    </w:p>
    <w:p w14:paraId="17C15403" w14:textId="77777777" w:rsidR="00C12931" w:rsidRPr="00FF6AC4" w:rsidRDefault="00C12931">
      <w:pPr>
        <w:rPr>
          <w:rFonts w:cs="Arial"/>
          <w:b/>
          <w:sz w:val="24"/>
          <w:szCs w:val="24"/>
        </w:rPr>
      </w:pPr>
    </w:p>
    <w:p w14:paraId="6EC0AB50" w14:textId="77777777" w:rsidR="00C12931" w:rsidRPr="00FF6AC4" w:rsidRDefault="00980B52">
      <w:pPr>
        <w:rPr>
          <w:rFonts w:cs="Arial"/>
          <w:b/>
          <w:sz w:val="24"/>
          <w:szCs w:val="24"/>
        </w:rPr>
      </w:pPr>
      <w:r w:rsidRPr="00FF6AC4">
        <w:rPr>
          <w:rFonts w:cs="Arial"/>
          <w:b/>
          <w:sz w:val="24"/>
          <w:szCs w:val="24"/>
        </w:rPr>
        <w:t>Informações críticas da interface</w:t>
      </w:r>
    </w:p>
    <w:p w14:paraId="70790D0D" w14:textId="77777777" w:rsidR="00C12931" w:rsidRPr="00FF6AC4" w:rsidRDefault="00980B52">
      <w:pPr>
        <w:spacing w:before="60" w:after="60"/>
        <w:jc w:val="both"/>
        <w:rPr>
          <w:rFonts w:cs="Arial"/>
          <w:szCs w:val="22"/>
        </w:rPr>
      </w:pPr>
      <w:r w:rsidRPr="00FF6AC4">
        <w:rPr>
          <w:rFonts w:cs="Arial"/>
          <w:szCs w:val="22"/>
        </w:rPr>
        <w:t>Nesta tela deverão ser exibidas os seguintes dados do doador:</w:t>
      </w:r>
    </w:p>
    <w:p w14:paraId="6EF6A8A0" w14:textId="77777777" w:rsidR="00C12931" w:rsidRPr="00FF6AC4" w:rsidRDefault="00980B52">
      <w:pPr>
        <w:numPr>
          <w:ilvl w:val="0"/>
          <w:numId w:val="1"/>
        </w:numPr>
        <w:spacing w:before="60" w:after="60"/>
        <w:jc w:val="both"/>
        <w:rPr>
          <w:rFonts w:cs="Arial"/>
        </w:rPr>
      </w:pPr>
      <w:r w:rsidRPr="00FF6AC4">
        <w:rPr>
          <w:rFonts w:cs="Arial"/>
          <w:szCs w:val="22"/>
        </w:rPr>
        <w:t>Nome;</w:t>
      </w:r>
    </w:p>
    <w:p w14:paraId="07AFFA8A" w14:textId="77777777" w:rsidR="00C12931" w:rsidRPr="00FF6AC4" w:rsidRDefault="00980B52">
      <w:pPr>
        <w:numPr>
          <w:ilvl w:val="0"/>
          <w:numId w:val="1"/>
        </w:numPr>
        <w:spacing w:before="60" w:after="60"/>
        <w:jc w:val="both"/>
        <w:rPr>
          <w:rFonts w:cs="Arial"/>
        </w:rPr>
      </w:pPr>
      <w:r w:rsidRPr="00FF6AC4">
        <w:rPr>
          <w:rFonts w:cs="Arial"/>
          <w:szCs w:val="22"/>
        </w:rPr>
        <w:t>Foto, se este a estiver disponibilizado;</w:t>
      </w:r>
    </w:p>
    <w:p w14:paraId="052B2FB7" w14:textId="77777777" w:rsidR="00C12931" w:rsidRPr="00FF6AC4" w:rsidRDefault="00980B52">
      <w:pPr>
        <w:numPr>
          <w:ilvl w:val="0"/>
          <w:numId w:val="1"/>
        </w:numPr>
        <w:spacing w:before="60" w:after="60"/>
        <w:jc w:val="both"/>
        <w:rPr>
          <w:rFonts w:cs="Arial"/>
        </w:rPr>
      </w:pPr>
      <w:r w:rsidRPr="00FF6AC4">
        <w:rPr>
          <w:rFonts w:cs="Arial"/>
          <w:szCs w:val="22"/>
        </w:rPr>
        <w:t xml:space="preserve">Endereço </w:t>
      </w:r>
      <w:r w:rsidRPr="00FF6AC4">
        <w:rPr>
          <w:rFonts w:cs="Arial"/>
          <w:i/>
          <w:szCs w:val="22"/>
        </w:rPr>
        <w:t>(somente ONGs e abrigos)</w:t>
      </w:r>
      <w:r w:rsidRPr="00FF6AC4">
        <w:rPr>
          <w:rFonts w:cs="Arial"/>
          <w:szCs w:val="22"/>
        </w:rPr>
        <w:t>;</w:t>
      </w:r>
    </w:p>
    <w:p w14:paraId="64D24011" w14:textId="77777777" w:rsidR="00C12931" w:rsidRPr="00FF6AC4" w:rsidRDefault="00980B52">
      <w:pPr>
        <w:numPr>
          <w:ilvl w:val="0"/>
          <w:numId w:val="1"/>
        </w:numPr>
        <w:spacing w:before="60" w:after="60"/>
        <w:jc w:val="both"/>
        <w:rPr>
          <w:rFonts w:cs="Arial"/>
        </w:rPr>
      </w:pPr>
      <w:r w:rsidRPr="00FF6AC4">
        <w:rPr>
          <w:rFonts w:cs="Arial"/>
          <w:szCs w:val="22"/>
        </w:rPr>
        <w:t>Número de telefone de contato e informação se está relacionado a uma conta WhatsApp;</w:t>
      </w:r>
    </w:p>
    <w:p w14:paraId="70F0BC0B" w14:textId="77777777" w:rsidR="00C12931" w:rsidRPr="00FF6AC4" w:rsidRDefault="00980B52">
      <w:pPr>
        <w:numPr>
          <w:ilvl w:val="0"/>
          <w:numId w:val="1"/>
        </w:numPr>
        <w:spacing w:before="60" w:after="60"/>
        <w:jc w:val="both"/>
        <w:rPr>
          <w:rFonts w:cs="Arial"/>
        </w:rPr>
      </w:pPr>
      <w:r w:rsidRPr="00FF6AC4">
        <w:rPr>
          <w:rFonts w:cs="Arial"/>
          <w:szCs w:val="22"/>
        </w:rPr>
        <w:t>Campo para inserção da mensagem a ser enviada;</w:t>
      </w:r>
    </w:p>
    <w:p w14:paraId="5E6AD31A" w14:textId="77777777" w:rsidR="00C12931" w:rsidRPr="00FF6AC4" w:rsidRDefault="00980B52">
      <w:pPr>
        <w:numPr>
          <w:ilvl w:val="0"/>
          <w:numId w:val="1"/>
        </w:numPr>
        <w:spacing w:before="60" w:after="60"/>
        <w:jc w:val="both"/>
        <w:rPr>
          <w:rFonts w:cs="Arial"/>
        </w:rPr>
      </w:pPr>
      <w:r w:rsidRPr="00FF6AC4">
        <w:rPr>
          <w:rFonts w:cs="Arial"/>
          <w:szCs w:val="22"/>
        </w:rPr>
        <w:t>Botão enviar.</w:t>
      </w:r>
    </w:p>
    <w:p w14:paraId="258C397F" w14:textId="77777777" w:rsidR="00C92D35" w:rsidRDefault="00C92D35">
      <w:pPr>
        <w:rPr>
          <w:rFonts w:ascii="Times New Roman" w:hAnsi="Times New Roman"/>
          <w:b/>
          <w:sz w:val="28"/>
          <w:szCs w:val="22"/>
        </w:rPr>
      </w:pPr>
      <w:r>
        <w:br w:type="page"/>
      </w:r>
    </w:p>
    <w:p w14:paraId="433175DF" w14:textId="0C5149E3" w:rsidR="00C12931" w:rsidRPr="00FF6AC4" w:rsidRDefault="00980B52" w:rsidP="00F80B18">
      <w:pPr>
        <w:pStyle w:val="Ttulo4"/>
      </w:pPr>
      <w:bookmarkStart w:id="104" w:name="_Toc48256421"/>
      <w:r w:rsidRPr="00FF6AC4">
        <w:lastRenderedPageBreak/>
        <w:t xml:space="preserve">Adotar </w:t>
      </w:r>
      <w:r w:rsidRPr="00FF6AC4">
        <w:rPr>
          <w:color w:val="808080"/>
        </w:rPr>
        <w:t>&lt;adotar&gt;</w:t>
      </w:r>
      <w:bookmarkEnd w:id="104"/>
    </w:p>
    <w:p w14:paraId="5B83B54A" w14:textId="0F86812D" w:rsidR="00C12931" w:rsidRDefault="00C12931">
      <w:pPr>
        <w:rPr>
          <w:rFonts w:cs="Arial"/>
          <w:b/>
          <w:sz w:val="24"/>
          <w:szCs w:val="24"/>
        </w:rPr>
      </w:pPr>
    </w:p>
    <w:p w14:paraId="36164C20" w14:textId="5CC0254A" w:rsidR="00C92D35" w:rsidRDefault="00C92D35">
      <w:pPr>
        <w:rPr>
          <w:rFonts w:cs="Arial"/>
          <w:b/>
          <w:sz w:val="24"/>
          <w:szCs w:val="24"/>
        </w:rPr>
      </w:pPr>
      <w:r>
        <w:rPr>
          <w:rFonts w:cs="Arial"/>
          <w:b/>
          <w:noProof/>
          <w:sz w:val="24"/>
          <w:szCs w:val="24"/>
        </w:rPr>
        <w:drawing>
          <wp:inline distT="0" distB="0" distL="0" distR="0" wp14:anchorId="5263707B" wp14:editId="652E416C">
            <wp:extent cx="5612130" cy="505333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5053330"/>
                    </a:xfrm>
                    <a:prstGeom prst="rect">
                      <a:avLst/>
                    </a:prstGeom>
                  </pic:spPr>
                </pic:pic>
              </a:graphicData>
            </a:graphic>
          </wp:inline>
        </w:drawing>
      </w:r>
    </w:p>
    <w:p w14:paraId="5F8344AD" w14:textId="77777777" w:rsidR="00C92D35" w:rsidRPr="00FF6AC4" w:rsidRDefault="00C92D35">
      <w:pPr>
        <w:rPr>
          <w:rFonts w:cs="Arial"/>
          <w:b/>
          <w:sz w:val="24"/>
          <w:szCs w:val="24"/>
        </w:rPr>
      </w:pPr>
    </w:p>
    <w:p w14:paraId="66CECA72" w14:textId="77777777" w:rsidR="00C12931" w:rsidRPr="00FF6AC4" w:rsidRDefault="00980B52">
      <w:pPr>
        <w:rPr>
          <w:rFonts w:cs="Arial"/>
          <w:b/>
          <w:sz w:val="24"/>
          <w:szCs w:val="24"/>
        </w:rPr>
      </w:pPr>
      <w:r w:rsidRPr="00FF6AC4">
        <w:rPr>
          <w:rFonts w:cs="Arial"/>
          <w:b/>
          <w:sz w:val="24"/>
          <w:szCs w:val="24"/>
        </w:rPr>
        <w:t>Informações críticas da interface</w:t>
      </w:r>
    </w:p>
    <w:p w14:paraId="26396D34" w14:textId="77777777" w:rsidR="00C12931" w:rsidRPr="00FF6AC4" w:rsidRDefault="00980B52">
      <w:pPr>
        <w:spacing w:before="60" w:after="60"/>
        <w:jc w:val="both"/>
        <w:rPr>
          <w:rFonts w:cs="Arial"/>
          <w:szCs w:val="22"/>
        </w:rPr>
      </w:pPr>
      <w:r w:rsidRPr="00FF6AC4">
        <w:rPr>
          <w:rFonts w:cs="Arial"/>
          <w:szCs w:val="22"/>
        </w:rPr>
        <w:t>Nesta tela deverão constar:</w:t>
      </w:r>
    </w:p>
    <w:p w14:paraId="041F2C0D" w14:textId="77777777" w:rsidR="00C12931" w:rsidRPr="00FF6AC4" w:rsidRDefault="00980B52">
      <w:pPr>
        <w:numPr>
          <w:ilvl w:val="0"/>
          <w:numId w:val="7"/>
        </w:numPr>
        <w:spacing w:before="60" w:after="60"/>
        <w:jc w:val="both"/>
        <w:rPr>
          <w:rFonts w:cs="Arial"/>
        </w:rPr>
      </w:pPr>
      <w:r w:rsidRPr="00FF6AC4">
        <w:rPr>
          <w:rFonts w:cs="Arial"/>
          <w:szCs w:val="22"/>
        </w:rPr>
        <w:t>Informações do pet a ser adotado;</w:t>
      </w:r>
    </w:p>
    <w:p w14:paraId="3AE99F21" w14:textId="77777777" w:rsidR="00C12931" w:rsidRPr="00FF6AC4" w:rsidRDefault="00980B52">
      <w:pPr>
        <w:numPr>
          <w:ilvl w:val="0"/>
          <w:numId w:val="7"/>
        </w:numPr>
        <w:spacing w:before="60" w:after="60"/>
        <w:jc w:val="both"/>
        <w:rPr>
          <w:rFonts w:cs="Arial"/>
        </w:rPr>
      </w:pPr>
      <w:r w:rsidRPr="00FF6AC4">
        <w:rPr>
          <w:rFonts w:cs="Arial"/>
          <w:szCs w:val="22"/>
        </w:rPr>
        <w:t>Informações do doador;</w:t>
      </w:r>
    </w:p>
    <w:p w14:paraId="2F8A7581" w14:textId="77777777" w:rsidR="00C12931" w:rsidRPr="00FF6AC4" w:rsidRDefault="00980B52">
      <w:pPr>
        <w:numPr>
          <w:ilvl w:val="0"/>
          <w:numId w:val="7"/>
        </w:numPr>
        <w:spacing w:before="60" w:after="60"/>
        <w:jc w:val="both"/>
        <w:rPr>
          <w:rFonts w:cs="Arial"/>
        </w:rPr>
      </w:pPr>
      <w:r w:rsidRPr="00FF6AC4">
        <w:rPr>
          <w:rFonts w:cs="Arial"/>
          <w:szCs w:val="22"/>
        </w:rPr>
        <w:t>As regras de adoção;</w:t>
      </w:r>
    </w:p>
    <w:p w14:paraId="6DCA9866" w14:textId="77777777" w:rsidR="00C12931" w:rsidRPr="00FF6AC4" w:rsidRDefault="00980B52">
      <w:pPr>
        <w:numPr>
          <w:ilvl w:val="0"/>
          <w:numId w:val="7"/>
        </w:numPr>
        <w:spacing w:before="60" w:after="60"/>
        <w:jc w:val="both"/>
        <w:rPr>
          <w:rFonts w:cs="Arial"/>
        </w:rPr>
      </w:pPr>
      <w:r w:rsidRPr="00FF6AC4">
        <w:rPr>
          <w:rFonts w:cs="Arial"/>
          <w:szCs w:val="22"/>
        </w:rPr>
        <w:t>O termo de responsabilidade, o qual deverá ser aceito pelo doador;</w:t>
      </w:r>
    </w:p>
    <w:p w14:paraId="10456649" w14:textId="77777777" w:rsidR="00C12931" w:rsidRPr="00FF6AC4" w:rsidRDefault="00980B52">
      <w:pPr>
        <w:numPr>
          <w:ilvl w:val="0"/>
          <w:numId w:val="7"/>
        </w:numPr>
        <w:spacing w:before="60" w:after="60"/>
        <w:jc w:val="both"/>
        <w:rPr>
          <w:rFonts w:cs="Arial"/>
        </w:rPr>
      </w:pPr>
      <w:r w:rsidRPr="00FF6AC4">
        <w:rPr>
          <w:rFonts w:cs="Arial"/>
          <w:szCs w:val="22"/>
        </w:rPr>
        <w:t>Os dados de contato do doador;</w:t>
      </w:r>
    </w:p>
    <w:p w14:paraId="5171C148" w14:textId="77777777" w:rsidR="00C12931" w:rsidRPr="00FF6AC4" w:rsidRDefault="00980B52">
      <w:pPr>
        <w:numPr>
          <w:ilvl w:val="0"/>
          <w:numId w:val="7"/>
        </w:numPr>
        <w:spacing w:before="60" w:after="60"/>
        <w:jc w:val="both"/>
        <w:rPr>
          <w:rFonts w:cs="Arial"/>
        </w:rPr>
      </w:pPr>
      <w:r w:rsidRPr="00FF6AC4">
        <w:rPr>
          <w:rFonts w:cs="Arial"/>
          <w:szCs w:val="22"/>
        </w:rPr>
        <w:t>Dicas de cuidados com o pet;</w:t>
      </w:r>
    </w:p>
    <w:p w14:paraId="1410BAEE" w14:textId="77777777" w:rsidR="00C12931" w:rsidRPr="00FF6AC4" w:rsidRDefault="00980B52">
      <w:pPr>
        <w:numPr>
          <w:ilvl w:val="0"/>
          <w:numId w:val="7"/>
        </w:numPr>
        <w:spacing w:before="60" w:after="60"/>
        <w:jc w:val="both"/>
        <w:rPr>
          <w:rFonts w:cs="Arial"/>
        </w:rPr>
      </w:pPr>
      <w:r w:rsidRPr="00FF6AC4">
        <w:rPr>
          <w:rFonts w:cs="Arial"/>
          <w:szCs w:val="22"/>
        </w:rPr>
        <w:t>Botão para confirmar o desejo de adoção.</w:t>
      </w:r>
    </w:p>
    <w:p w14:paraId="60DFF2C8" w14:textId="77777777" w:rsidR="00C12931" w:rsidRPr="00FF6AC4" w:rsidRDefault="00980B52">
      <w:pPr>
        <w:rPr>
          <w:rFonts w:cs="Arial"/>
        </w:rPr>
      </w:pPr>
      <w:r w:rsidRPr="00FF6AC4">
        <w:rPr>
          <w:rFonts w:cs="Arial"/>
        </w:rPr>
        <w:br w:type="page"/>
      </w:r>
    </w:p>
    <w:p w14:paraId="0A71D6F3" w14:textId="77777777" w:rsidR="00C12931" w:rsidRPr="00FF6AC4" w:rsidRDefault="00980B52" w:rsidP="00C92D35">
      <w:pPr>
        <w:pStyle w:val="Ttulo4"/>
      </w:pPr>
      <w:bookmarkStart w:id="105" w:name="_Toc48256422"/>
      <w:r w:rsidRPr="00FF6AC4">
        <w:lastRenderedPageBreak/>
        <w:t xml:space="preserve">Confirmar interesse em adotar </w:t>
      </w:r>
      <w:r w:rsidRPr="00FF6AC4">
        <w:rPr>
          <w:color w:val="808080"/>
        </w:rPr>
        <w:t>&lt;</w:t>
      </w:r>
      <w:proofErr w:type="spellStart"/>
      <w:r w:rsidRPr="00FF6AC4">
        <w:rPr>
          <w:color w:val="808080"/>
        </w:rPr>
        <w:t>confirmar_interesse</w:t>
      </w:r>
      <w:proofErr w:type="spellEnd"/>
      <w:r w:rsidRPr="00FF6AC4">
        <w:rPr>
          <w:color w:val="808080"/>
        </w:rPr>
        <w:t>&gt;</w:t>
      </w:r>
      <w:bookmarkEnd w:id="105"/>
    </w:p>
    <w:p w14:paraId="4C4FD828" w14:textId="3E339DB8" w:rsidR="00C12931" w:rsidRPr="00FF6AC4" w:rsidRDefault="007451CC">
      <w:pPr>
        <w:rPr>
          <w:rFonts w:cs="Arial"/>
          <w:szCs w:val="22"/>
        </w:rPr>
      </w:pPr>
      <w:r>
        <w:rPr>
          <w:rFonts w:cs="Arial"/>
          <w:noProof/>
          <w:szCs w:val="22"/>
        </w:rPr>
        <w:drawing>
          <wp:inline distT="0" distB="0" distL="0" distR="0" wp14:anchorId="5D36644C" wp14:editId="16C09DF8">
            <wp:extent cx="5612130" cy="5053330"/>
            <wp:effectExtent l="0" t="0" r="762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5053330"/>
                    </a:xfrm>
                    <a:prstGeom prst="rect">
                      <a:avLst/>
                    </a:prstGeom>
                  </pic:spPr>
                </pic:pic>
              </a:graphicData>
            </a:graphic>
          </wp:inline>
        </w:drawing>
      </w:r>
    </w:p>
    <w:p w14:paraId="2E2452FF" w14:textId="77777777" w:rsidR="00C12931" w:rsidRPr="00FF6AC4" w:rsidRDefault="00C12931">
      <w:pPr>
        <w:rPr>
          <w:rFonts w:cs="Arial"/>
          <w:szCs w:val="22"/>
        </w:rPr>
      </w:pPr>
    </w:p>
    <w:p w14:paraId="4290B9A8" w14:textId="77777777" w:rsidR="00C12931" w:rsidRPr="00FF6AC4" w:rsidRDefault="00980B52">
      <w:pPr>
        <w:rPr>
          <w:rFonts w:cs="Arial"/>
          <w:b/>
          <w:sz w:val="24"/>
          <w:szCs w:val="24"/>
        </w:rPr>
      </w:pPr>
      <w:r w:rsidRPr="00FF6AC4">
        <w:rPr>
          <w:rFonts w:cs="Arial"/>
          <w:b/>
          <w:sz w:val="24"/>
          <w:szCs w:val="24"/>
        </w:rPr>
        <w:t>Informações críticas da interface</w:t>
      </w:r>
    </w:p>
    <w:p w14:paraId="452F44A3" w14:textId="77777777" w:rsidR="00C12931" w:rsidRPr="00FF6AC4" w:rsidRDefault="00980B52">
      <w:pPr>
        <w:spacing w:before="60" w:after="60"/>
        <w:jc w:val="both"/>
        <w:rPr>
          <w:rFonts w:cs="Arial"/>
          <w:szCs w:val="22"/>
        </w:rPr>
      </w:pPr>
      <w:r w:rsidRPr="00FF6AC4">
        <w:rPr>
          <w:rFonts w:cs="Arial"/>
          <w:szCs w:val="22"/>
        </w:rPr>
        <w:t>Nesta tela deverão constar:</w:t>
      </w:r>
    </w:p>
    <w:p w14:paraId="4168FC8D" w14:textId="77777777" w:rsidR="00C12931" w:rsidRPr="00FF6AC4" w:rsidRDefault="00980B52">
      <w:pPr>
        <w:numPr>
          <w:ilvl w:val="0"/>
          <w:numId w:val="7"/>
        </w:numPr>
        <w:spacing w:before="60" w:after="60"/>
        <w:jc w:val="both"/>
        <w:rPr>
          <w:rFonts w:cs="Arial"/>
        </w:rPr>
      </w:pPr>
      <w:r w:rsidRPr="00FF6AC4">
        <w:rPr>
          <w:rFonts w:cs="Arial"/>
          <w:szCs w:val="22"/>
        </w:rPr>
        <w:t>Mensagem em destaque de ação executado com sucesso;</w:t>
      </w:r>
    </w:p>
    <w:p w14:paraId="73AD972B" w14:textId="77777777" w:rsidR="00C12931" w:rsidRPr="00FF6AC4" w:rsidRDefault="00980B52">
      <w:pPr>
        <w:numPr>
          <w:ilvl w:val="0"/>
          <w:numId w:val="7"/>
        </w:numPr>
        <w:spacing w:before="60" w:after="60"/>
        <w:jc w:val="both"/>
        <w:rPr>
          <w:rFonts w:cs="Arial"/>
        </w:rPr>
      </w:pPr>
      <w:r w:rsidRPr="00FF6AC4">
        <w:rPr>
          <w:rFonts w:cs="Arial"/>
          <w:szCs w:val="22"/>
        </w:rPr>
        <w:t>Informação sobre os procedimentos;</w:t>
      </w:r>
    </w:p>
    <w:p w14:paraId="658D46AD" w14:textId="77777777" w:rsidR="00C12931" w:rsidRPr="00FF6AC4" w:rsidRDefault="00980B52">
      <w:pPr>
        <w:numPr>
          <w:ilvl w:val="0"/>
          <w:numId w:val="7"/>
        </w:numPr>
        <w:spacing w:before="60" w:after="60"/>
        <w:jc w:val="both"/>
        <w:rPr>
          <w:rFonts w:cs="Arial"/>
        </w:rPr>
      </w:pPr>
      <w:r w:rsidRPr="00FF6AC4">
        <w:rPr>
          <w:rFonts w:cs="Arial"/>
          <w:szCs w:val="22"/>
        </w:rPr>
        <w:t>Botão para acesso aos dados do doador.</w:t>
      </w:r>
    </w:p>
    <w:p w14:paraId="77DD5700" w14:textId="77777777" w:rsidR="00C12931" w:rsidRPr="00FF6AC4" w:rsidRDefault="00C12931">
      <w:pPr>
        <w:rPr>
          <w:rFonts w:cs="Arial"/>
          <w:szCs w:val="22"/>
        </w:rPr>
      </w:pPr>
    </w:p>
    <w:p w14:paraId="06C66A1F" w14:textId="77777777" w:rsidR="009E6442" w:rsidRDefault="009E6442">
      <w:pPr>
        <w:rPr>
          <w:rFonts w:ascii="Times New Roman" w:hAnsi="Times New Roman"/>
          <w:b/>
          <w:sz w:val="28"/>
          <w:szCs w:val="22"/>
        </w:rPr>
      </w:pPr>
      <w:r>
        <w:br w:type="page"/>
      </w:r>
    </w:p>
    <w:p w14:paraId="015F9A62" w14:textId="4A61033F" w:rsidR="00C12931" w:rsidRPr="009E6442" w:rsidRDefault="00980B52" w:rsidP="007451CC">
      <w:pPr>
        <w:pStyle w:val="Ttulo4"/>
      </w:pPr>
      <w:bookmarkStart w:id="106" w:name="_Toc48256423"/>
      <w:r w:rsidRPr="00FF6AC4">
        <w:lastRenderedPageBreak/>
        <w:t>Apadrinhar &lt;apadrinhar&gt;</w:t>
      </w:r>
      <w:bookmarkEnd w:id="106"/>
    </w:p>
    <w:p w14:paraId="4BB24CFC" w14:textId="4D498C38" w:rsidR="00C12931" w:rsidRDefault="00C12931">
      <w:pPr>
        <w:rPr>
          <w:rFonts w:cs="Arial"/>
          <w:b/>
          <w:sz w:val="24"/>
          <w:szCs w:val="24"/>
        </w:rPr>
      </w:pPr>
    </w:p>
    <w:p w14:paraId="199519BC" w14:textId="04E1DFC3" w:rsidR="009E6442" w:rsidRDefault="009E6442">
      <w:pPr>
        <w:rPr>
          <w:rFonts w:cs="Arial"/>
          <w:b/>
          <w:sz w:val="24"/>
          <w:szCs w:val="24"/>
        </w:rPr>
      </w:pPr>
      <w:r>
        <w:rPr>
          <w:noProof/>
        </w:rPr>
        <w:drawing>
          <wp:inline distT="0" distB="0" distL="0" distR="0" wp14:anchorId="51D2BA7E" wp14:editId="6AE766D6">
            <wp:extent cx="5612130" cy="5422900"/>
            <wp:effectExtent l="0" t="0" r="762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5422900"/>
                    </a:xfrm>
                    <a:prstGeom prst="rect">
                      <a:avLst/>
                    </a:prstGeom>
                  </pic:spPr>
                </pic:pic>
              </a:graphicData>
            </a:graphic>
          </wp:inline>
        </w:drawing>
      </w:r>
    </w:p>
    <w:p w14:paraId="6851EDAA" w14:textId="77777777" w:rsidR="009E6442" w:rsidRPr="00FF6AC4" w:rsidRDefault="009E6442">
      <w:pPr>
        <w:rPr>
          <w:rFonts w:cs="Arial"/>
          <w:b/>
          <w:sz w:val="24"/>
          <w:szCs w:val="24"/>
        </w:rPr>
      </w:pPr>
    </w:p>
    <w:p w14:paraId="12403FE9" w14:textId="77777777" w:rsidR="00C12931" w:rsidRPr="00FF6AC4" w:rsidRDefault="00980B52">
      <w:pPr>
        <w:rPr>
          <w:rFonts w:cs="Arial"/>
          <w:b/>
          <w:sz w:val="24"/>
          <w:szCs w:val="24"/>
        </w:rPr>
      </w:pPr>
      <w:r w:rsidRPr="00FF6AC4">
        <w:rPr>
          <w:rFonts w:cs="Arial"/>
          <w:b/>
          <w:sz w:val="24"/>
          <w:szCs w:val="24"/>
        </w:rPr>
        <w:t>Informações críticas da interface</w:t>
      </w:r>
    </w:p>
    <w:p w14:paraId="45E07CD9" w14:textId="77777777" w:rsidR="00C12931" w:rsidRPr="00FF6AC4" w:rsidRDefault="00980B52">
      <w:pPr>
        <w:spacing w:before="60" w:after="60"/>
        <w:jc w:val="both"/>
        <w:rPr>
          <w:rFonts w:cs="Arial"/>
          <w:szCs w:val="22"/>
        </w:rPr>
      </w:pPr>
      <w:r w:rsidRPr="00FF6AC4">
        <w:rPr>
          <w:rFonts w:cs="Arial"/>
          <w:szCs w:val="22"/>
        </w:rPr>
        <w:t>Nesta tela deverão constar:</w:t>
      </w:r>
    </w:p>
    <w:p w14:paraId="50227B4E" w14:textId="77777777" w:rsidR="00C12931" w:rsidRPr="00FF6AC4" w:rsidRDefault="00980B52">
      <w:pPr>
        <w:numPr>
          <w:ilvl w:val="0"/>
          <w:numId w:val="7"/>
        </w:numPr>
        <w:spacing w:before="60" w:after="60"/>
        <w:jc w:val="both"/>
        <w:rPr>
          <w:rFonts w:cs="Arial"/>
        </w:rPr>
      </w:pPr>
      <w:r w:rsidRPr="00FF6AC4">
        <w:rPr>
          <w:rFonts w:cs="Arial"/>
          <w:szCs w:val="22"/>
        </w:rPr>
        <w:t>Foto do pet a ser apadrinhado;</w:t>
      </w:r>
    </w:p>
    <w:p w14:paraId="55E13D72" w14:textId="20526151" w:rsidR="00C12931" w:rsidRPr="007451CC" w:rsidRDefault="00980B52">
      <w:pPr>
        <w:numPr>
          <w:ilvl w:val="0"/>
          <w:numId w:val="7"/>
        </w:numPr>
        <w:spacing w:before="60" w:after="60"/>
        <w:jc w:val="both"/>
        <w:rPr>
          <w:rFonts w:cs="Arial"/>
        </w:rPr>
      </w:pPr>
      <w:r w:rsidRPr="00FF6AC4">
        <w:rPr>
          <w:rFonts w:cs="Arial"/>
          <w:szCs w:val="22"/>
        </w:rPr>
        <w:t>Informações gerais do pet a ser apadrinhado;</w:t>
      </w:r>
    </w:p>
    <w:p w14:paraId="136C32ED" w14:textId="3711AD7B" w:rsidR="007451CC" w:rsidRPr="00FF6AC4" w:rsidRDefault="007451CC">
      <w:pPr>
        <w:numPr>
          <w:ilvl w:val="0"/>
          <w:numId w:val="7"/>
        </w:numPr>
        <w:spacing w:before="60" w:after="60"/>
        <w:jc w:val="both"/>
        <w:rPr>
          <w:rFonts w:cs="Arial"/>
        </w:rPr>
      </w:pPr>
      <w:r>
        <w:rPr>
          <w:rFonts w:cs="Arial"/>
          <w:szCs w:val="22"/>
        </w:rPr>
        <w:t>Informações gerais do doador;</w:t>
      </w:r>
    </w:p>
    <w:p w14:paraId="3CFF1DA6" w14:textId="77777777" w:rsidR="00C12931" w:rsidRPr="00FF6AC4" w:rsidRDefault="00980B52">
      <w:pPr>
        <w:numPr>
          <w:ilvl w:val="0"/>
          <w:numId w:val="7"/>
        </w:numPr>
        <w:spacing w:before="60" w:after="60"/>
        <w:jc w:val="both"/>
        <w:rPr>
          <w:rFonts w:cs="Arial"/>
        </w:rPr>
      </w:pPr>
      <w:r w:rsidRPr="00FF6AC4">
        <w:rPr>
          <w:rFonts w:cs="Arial"/>
          <w:szCs w:val="22"/>
        </w:rPr>
        <w:t>As regras de apadrinhamento;</w:t>
      </w:r>
    </w:p>
    <w:p w14:paraId="70535D09" w14:textId="3C39081F" w:rsidR="00C12931" w:rsidRPr="00FF6AC4" w:rsidRDefault="00980B52" w:rsidP="007451CC">
      <w:pPr>
        <w:numPr>
          <w:ilvl w:val="0"/>
          <w:numId w:val="7"/>
        </w:numPr>
        <w:spacing w:before="60" w:after="60"/>
        <w:jc w:val="both"/>
        <w:rPr>
          <w:rFonts w:cs="Arial"/>
        </w:rPr>
      </w:pPr>
      <w:r w:rsidRPr="00FF6AC4">
        <w:rPr>
          <w:rFonts w:cs="Arial"/>
          <w:szCs w:val="22"/>
        </w:rPr>
        <w:t>O termo de responsabilidade, o qual deverá ser aceito pelo padrinho;</w:t>
      </w:r>
    </w:p>
    <w:p w14:paraId="49250B78" w14:textId="77777777" w:rsidR="00C12931" w:rsidRPr="00FF6AC4" w:rsidRDefault="00980B52">
      <w:pPr>
        <w:numPr>
          <w:ilvl w:val="0"/>
          <w:numId w:val="7"/>
        </w:numPr>
        <w:spacing w:before="60" w:after="60"/>
        <w:jc w:val="both"/>
        <w:rPr>
          <w:rFonts w:cs="Arial"/>
        </w:rPr>
      </w:pPr>
      <w:r w:rsidRPr="00FF6AC4">
        <w:rPr>
          <w:rFonts w:cs="Arial"/>
          <w:szCs w:val="22"/>
        </w:rPr>
        <w:t>Dicas de cuidados com o pet;</w:t>
      </w:r>
    </w:p>
    <w:p w14:paraId="2D35D555" w14:textId="77777777" w:rsidR="00C12931" w:rsidRPr="00FF6AC4" w:rsidRDefault="00980B52">
      <w:pPr>
        <w:numPr>
          <w:ilvl w:val="0"/>
          <w:numId w:val="7"/>
        </w:numPr>
        <w:spacing w:before="60" w:after="60"/>
        <w:jc w:val="both"/>
        <w:rPr>
          <w:rFonts w:cs="Arial"/>
        </w:rPr>
      </w:pPr>
      <w:r w:rsidRPr="00FF6AC4">
        <w:rPr>
          <w:rFonts w:cs="Arial"/>
          <w:szCs w:val="22"/>
        </w:rPr>
        <w:t>Botão para confirmar o desejo de apadrinhamento.</w:t>
      </w:r>
    </w:p>
    <w:p w14:paraId="0545F673" w14:textId="77777777" w:rsidR="00C12931" w:rsidRPr="00FF6AC4" w:rsidRDefault="00C12931">
      <w:pPr>
        <w:rPr>
          <w:rFonts w:cs="Arial"/>
          <w:szCs w:val="22"/>
        </w:rPr>
      </w:pPr>
    </w:p>
    <w:p w14:paraId="33CFFF36" w14:textId="77777777" w:rsidR="009E6442" w:rsidRDefault="009E6442">
      <w:pPr>
        <w:rPr>
          <w:rFonts w:ascii="Times New Roman" w:hAnsi="Times New Roman"/>
          <w:b/>
          <w:sz w:val="28"/>
          <w:szCs w:val="22"/>
        </w:rPr>
      </w:pPr>
      <w:r>
        <w:br w:type="page"/>
      </w:r>
    </w:p>
    <w:p w14:paraId="680C41B6" w14:textId="5280D749" w:rsidR="00C12931" w:rsidRPr="009E6442" w:rsidRDefault="00980B52" w:rsidP="007451CC">
      <w:pPr>
        <w:pStyle w:val="Ttulo4"/>
        <w:rPr>
          <w:color w:val="808080"/>
        </w:rPr>
      </w:pPr>
      <w:bookmarkStart w:id="107" w:name="_Toc48256424"/>
      <w:r w:rsidRPr="00FF6AC4">
        <w:lastRenderedPageBreak/>
        <w:t xml:space="preserve">ONGs e Abrigos </w:t>
      </w:r>
      <w:r w:rsidRPr="00FF6AC4">
        <w:rPr>
          <w:color w:val="808080"/>
        </w:rPr>
        <w:t>&lt;</w:t>
      </w:r>
      <w:proofErr w:type="spellStart"/>
      <w:r w:rsidRPr="00FF6AC4">
        <w:rPr>
          <w:color w:val="808080"/>
        </w:rPr>
        <w:t>ongs_e_abrigos</w:t>
      </w:r>
      <w:proofErr w:type="spellEnd"/>
      <w:r w:rsidRPr="00FF6AC4">
        <w:rPr>
          <w:color w:val="808080"/>
        </w:rPr>
        <w:t>&gt;</w:t>
      </w:r>
      <w:bookmarkEnd w:id="107"/>
    </w:p>
    <w:p w14:paraId="7D8FB4C4" w14:textId="0D16AFED" w:rsidR="009E6442" w:rsidRDefault="009E6442" w:rsidP="007451CC"/>
    <w:p w14:paraId="3A67E027" w14:textId="61EF27FA" w:rsidR="009E6442" w:rsidRPr="007451CC" w:rsidRDefault="009E6442" w:rsidP="007451CC">
      <w:r>
        <w:rPr>
          <w:noProof/>
        </w:rPr>
        <w:drawing>
          <wp:inline distT="0" distB="0" distL="0" distR="0" wp14:anchorId="2EDD94B0" wp14:editId="47603FEA">
            <wp:extent cx="5612130" cy="1918335"/>
            <wp:effectExtent l="0" t="0" r="7620" b="571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1918335"/>
                    </a:xfrm>
                    <a:prstGeom prst="rect">
                      <a:avLst/>
                    </a:prstGeom>
                  </pic:spPr>
                </pic:pic>
              </a:graphicData>
            </a:graphic>
          </wp:inline>
        </w:drawing>
      </w:r>
    </w:p>
    <w:p w14:paraId="3941DC34" w14:textId="77777777" w:rsidR="00C12931" w:rsidRPr="00FF6AC4" w:rsidRDefault="00C12931">
      <w:pPr>
        <w:rPr>
          <w:rFonts w:cs="Arial"/>
          <w:b/>
          <w:sz w:val="24"/>
          <w:szCs w:val="24"/>
        </w:rPr>
      </w:pPr>
    </w:p>
    <w:p w14:paraId="2EA97EC0" w14:textId="77777777" w:rsidR="00C12931" w:rsidRPr="00FF6AC4" w:rsidRDefault="00980B52">
      <w:pPr>
        <w:rPr>
          <w:rFonts w:cs="Arial"/>
          <w:b/>
          <w:sz w:val="24"/>
          <w:szCs w:val="24"/>
        </w:rPr>
      </w:pPr>
      <w:r w:rsidRPr="00FF6AC4">
        <w:rPr>
          <w:rFonts w:cs="Arial"/>
          <w:b/>
          <w:sz w:val="24"/>
          <w:szCs w:val="24"/>
        </w:rPr>
        <w:t>Informações críticas da interface</w:t>
      </w:r>
    </w:p>
    <w:p w14:paraId="377046A5" w14:textId="77777777" w:rsidR="00C12931" w:rsidRPr="00FF6AC4" w:rsidRDefault="00980B52">
      <w:pPr>
        <w:numPr>
          <w:ilvl w:val="0"/>
          <w:numId w:val="1"/>
        </w:numPr>
        <w:spacing w:before="60" w:after="60"/>
        <w:jc w:val="both"/>
        <w:rPr>
          <w:rFonts w:cs="Arial"/>
        </w:rPr>
      </w:pPr>
      <w:r w:rsidRPr="00FF6AC4">
        <w:rPr>
          <w:rFonts w:cs="Arial"/>
          <w:szCs w:val="22"/>
        </w:rPr>
        <w:t>Nesta tela deverão ser exibida relação de todas as ONGs e abrigos cadastrados no sistema;</w:t>
      </w:r>
    </w:p>
    <w:p w14:paraId="6952F8F0" w14:textId="77777777" w:rsidR="00C12931" w:rsidRPr="00FF6AC4" w:rsidRDefault="00980B52">
      <w:pPr>
        <w:numPr>
          <w:ilvl w:val="0"/>
          <w:numId w:val="1"/>
        </w:numPr>
        <w:spacing w:before="60" w:after="60"/>
        <w:jc w:val="both"/>
        <w:rPr>
          <w:rFonts w:cs="Arial"/>
        </w:rPr>
      </w:pPr>
      <w:r w:rsidRPr="00FF6AC4">
        <w:rPr>
          <w:rFonts w:cs="Arial"/>
          <w:szCs w:val="22"/>
        </w:rPr>
        <w:t>Botão para acesso aos dados, de forma mais detalhada, da ONG ou abrigo;</w:t>
      </w:r>
    </w:p>
    <w:p w14:paraId="2F24F697" w14:textId="77777777" w:rsidR="00C12931" w:rsidRPr="00FF6AC4" w:rsidRDefault="00980B52">
      <w:pPr>
        <w:numPr>
          <w:ilvl w:val="0"/>
          <w:numId w:val="1"/>
        </w:numPr>
        <w:spacing w:before="60" w:after="60"/>
        <w:jc w:val="both"/>
        <w:rPr>
          <w:rFonts w:cs="Arial"/>
        </w:rPr>
      </w:pPr>
      <w:r w:rsidRPr="00FF6AC4">
        <w:rPr>
          <w:rFonts w:cs="Arial"/>
          <w:szCs w:val="22"/>
        </w:rPr>
        <w:t xml:space="preserve">Botão para cadastro de uma nova entidade </w:t>
      </w:r>
      <w:r w:rsidRPr="00FF6AC4">
        <w:rPr>
          <w:rFonts w:cs="Arial"/>
          <w:i/>
          <w:szCs w:val="22"/>
        </w:rPr>
        <w:t>(ONG ou abrigo).</w:t>
      </w:r>
    </w:p>
    <w:p w14:paraId="3814CBCF" w14:textId="7701EE52" w:rsidR="00C12931" w:rsidRDefault="00C12931">
      <w:pPr>
        <w:rPr>
          <w:rFonts w:cs="Arial"/>
        </w:rPr>
      </w:pPr>
    </w:p>
    <w:p w14:paraId="248078DE" w14:textId="59FDDEAA" w:rsidR="009E6442" w:rsidRPr="009E6442" w:rsidRDefault="009E6442" w:rsidP="009E6442">
      <w:pPr>
        <w:pStyle w:val="Ttulo4"/>
      </w:pPr>
      <w:bookmarkStart w:id="108" w:name="_Toc48256425"/>
      <w:r w:rsidRPr="009E6442">
        <w:t>Entrar em contato com os gestores &lt;</w:t>
      </w:r>
      <w:proofErr w:type="spellStart"/>
      <w:r w:rsidR="00D97FC8">
        <w:t>fale_conosco</w:t>
      </w:r>
      <w:proofErr w:type="spellEnd"/>
      <w:r w:rsidRPr="009E6442">
        <w:t>&gt;</w:t>
      </w:r>
      <w:bookmarkEnd w:id="108"/>
    </w:p>
    <w:p w14:paraId="6FA992E5" w14:textId="77777777" w:rsidR="009E6442" w:rsidRPr="00FF6AC4" w:rsidRDefault="009E6442" w:rsidP="009E6442">
      <w:pPr>
        <w:spacing w:before="60" w:after="60"/>
        <w:jc w:val="both"/>
        <w:rPr>
          <w:rFonts w:cs="Arial"/>
          <w:szCs w:val="22"/>
        </w:rPr>
      </w:pPr>
    </w:p>
    <w:p w14:paraId="57754883" w14:textId="3B147B8A" w:rsidR="009E6442" w:rsidRDefault="009E6442" w:rsidP="009E6442">
      <w:pPr>
        <w:rPr>
          <w:rFonts w:cs="Arial"/>
          <w:b/>
          <w:sz w:val="24"/>
          <w:szCs w:val="24"/>
        </w:rPr>
      </w:pPr>
      <w:r>
        <w:rPr>
          <w:rFonts w:cs="Arial"/>
          <w:b/>
          <w:noProof/>
          <w:sz w:val="24"/>
          <w:szCs w:val="24"/>
        </w:rPr>
        <w:drawing>
          <wp:inline distT="0" distB="0" distL="0" distR="0" wp14:anchorId="1BD433E7" wp14:editId="5E90E0DA">
            <wp:extent cx="5612130" cy="2538730"/>
            <wp:effectExtent l="0" t="0" r="762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2538730"/>
                    </a:xfrm>
                    <a:prstGeom prst="rect">
                      <a:avLst/>
                    </a:prstGeom>
                  </pic:spPr>
                </pic:pic>
              </a:graphicData>
            </a:graphic>
          </wp:inline>
        </w:drawing>
      </w:r>
    </w:p>
    <w:p w14:paraId="0AD58502" w14:textId="77777777" w:rsidR="009E6442" w:rsidRPr="00FF6AC4" w:rsidRDefault="009E6442" w:rsidP="009E6442">
      <w:pPr>
        <w:rPr>
          <w:rFonts w:cs="Arial"/>
          <w:b/>
          <w:sz w:val="24"/>
          <w:szCs w:val="24"/>
        </w:rPr>
      </w:pPr>
    </w:p>
    <w:p w14:paraId="496BA407" w14:textId="77777777" w:rsidR="009E6442" w:rsidRPr="00FF6AC4" w:rsidRDefault="009E6442" w:rsidP="009E6442">
      <w:pPr>
        <w:rPr>
          <w:rFonts w:cs="Arial"/>
          <w:b/>
          <w:sz w:val="24"/>
          <w:szCs w:val="24"/>
        </w:rPr>
      </w:pPr>
      <w:r w:rsidRPr="00FF6AC4">
        <w:rPr>
          <w:rFonts w:cs="Arial"/>
          <w:b/>
          <w:sz w:val="24"/>
          <w:szCs w:val="24"/>
        </w:rPr>
        <w:t>Informações críticas da interface</w:t>
      </w:r>
    </w:p>
    <w:p w14:paraId="41808399" w14:textId="77777777" w:rsidR="009E6442" w:rsidRPr="00FF6AC4" w:rsidRDefault="009E6442" w:rsidP="009E6442">
      <w:pPr>
        <w:spacing w:before="60" w:after="60"/>
        <w:jc w:val="both"/>
        <w:rPr>
          <w:rFonts w:cs="Arial"/>
          <w:szCs w:val="22"/>
        </w:rPr>
      </w:pPr>
      <w:r w:rsidRPr="00FF6AC4">
        <w:rPr>
          <w:rFonts w:cs="Arial"/>
          <w:szCs w:val="22"/>
        </w:rPr>
        <w:t>Nesta página o usuário o poderá se comunicar com os gestores do sistema. E para isso são disponibilizados os seguintes campos:</w:t>
      </w:r>
    </w:p>
    <w:p w14:paraId="7A45635D" w14:textId="77777777" w:rsidR="009E6442" w:rsidRPr="00FF6AC4" w:rsidRDefault="009E6442" w:rsidP="009E6442">
      <w:pPr>
        <w:numPr>
          <w:ilvl w:val="0"/>
          <w:numId w:val="8"/>
        </w:numPr>
        <w:spacing w:before="60" w:after="60"/>
        <w:jc w:val="both"/>
        <w:rPr>
          <w:rFonts w:cs="Arial"/>
        </w:rPr>
      </w:pPr>
      <w:r w:rsidRPr="00FF6AC4">
        <w:rPr>
          <w:rFonts w:cs="Arial"/>
          <w:szCs w:val="22"/>
        </w:rPr>
        <w:t>Informações do</w:t>
      </w:r>
      <w:r>
        <w:rPr>
          <w:rFonts w:cs="Arial"/>
          <w:szCs w:val="22"/>
        </w:rPr>
        <w:t>s</w:t>
      </w:r>
      <w:r w:rsidRPr="00FF6AC4">
        <w:rPr>
          <w:rFonts w:cs="Arial"/>
          <w:szCs w:val="22"/>
        </w:rPr>
        <w:t xml:space="preserve"> desenvolvedores com nome e e-mail;</w:t>
      </w:r>
    </w:p>
    <w:p w14:paraId="5301DE5F" w14:textId="77777777" w:rsidR="009E6442" w:rsidRPr="00FF6AC4" w:rsidRDefault="009E6442" w:rsidP="009E6442">
      <w:pPr>
        <w:numPr>
          <w:ilvl w:val="0"/>
          <w:numId w:val="8"/>
        </w:numPr>
        <w:spacing w:before="60" w:after="60"/>
        <w:jc w:val="both"/>
        <w:rPr>
          <w:rFonts w:cs="Arial"/>
        </w:rPr>
      </w:pPr>
      <w:r w:rsidRPr="00FF6AC4">
        <w:rPr>
          <w:rFonts w:cs="Arial"/>
          <w:szCs w:val="22"/>
        </w:rPr>
        <w:t>Campo para inserção da mensagem a ser enviada;</w:t>
      </w:r>
    </w:p>
    <w:p w14:paraId="09BCB875" w14:textId="77777777" w:rsidR="009E6442" w:rsidRPr="00FF6AC4" w:rsidRDefault="009E6442" w:rsidP="009E6442">
      <w:pPr>
        <w:numPr>
          <w:ilvl w:val="0"/>
          <w:numId w:val="8"/>
        </w:numPr>
        <w:spacing w:before="60" w:after="60"/>
        <w:jc w:val="both"/>
        <w:rPr>
          <w:rFonts w:cs="Arial"/>
        </w:rPr>
      </w:pPr>
      <w:r w:rsidRPr="00FF6AC4">
        <w:rPr>
          <w:rFonts w:cs="Arial"/>
          <w:szCs w:val="22"/>
        </w:rPr>
        <w:t>Botão enviar.</w:t>
      </w:r>
    </w:p>
    <w:p w14:paraId="2020C709" w14:textId="77777777" w:rsidR="009E6442" w:rsidRPr="00FF6AC4" w:rsidRDefault="009E6442">
      <w:pPr>
        <w:rPr>
          <w:rFonts w:cs="Arial"/>
          <w:szCs w:val="22"/>
        </w:rPr>
      </w:pPr>
    </w:p>
    <w:p w14:paraId="3D221A98" w14:textId="77777777" w:rsidR="009E6442" w:rsidRDefault="009E6442">
      <w:pPr>
        <w:rPr>
          <w:rFonts w:ascii="Times New Roman" w:hAnsi="Times New Roman"/>
          <w:b/>
          <w:sz w:val="28"/>
          <w:szCs w:val="22"/>
        </w:rPr>
      </w:pPr>
      <w:r>
        <w:br w:type="page"/>
      </w:r>
    </w:p>
    <w:p w14:paraId="10DB8C95" w14:textId="2EB6FD59" w:rsidR="00C12931" w:rsidRPr="009E6442" w:rsidRDefault="00980B52" w:rsidP="009E6442">
      <w:pPr>
        <w:pStyle w:val="Ttulo4"/>
        <w:rPr>
          <w:color w:val="808080"/>
        </w:rPr>
      </w:pPr>
      <w:bookmarkStart w:id="109" w:name="_Toc48256426"/>
      <w:r w:rsidRPr="00FF6AC4">
        <w:lastRenderedPageBreak/>
        <w:t xml:space="preserve">Parceiros </w:t>
      </w:r>
      <w:r w:rsidRPr="00FF6AC4">
        <w:rPr>
          <w:color w:val="808080"/>
        </w:rPr>
        <w:t>&lt;parceiros&gt;</w:t>
      </w:r>
      <w:bookmarkEnd w:id="109"/>
    </w:p>
    <w:p w14:paraId="7973CAE9" w14:textId="1C4693D7" w:rsidR="009E6442" w:rsidRDefault="009E6442" w:rsidP="009E6442"/>
    <w:p w14:paraId="7D3E2397" w14:textId="52F925CD" w:rsidR="009E6442" w:rsidRPr="009E6442" w:rsidRDefault="009E6442" w:rsidP="009E6442">
      <w:r>
        <w:rPr>
          <w:noProof/>
        </w:rPr>
        <w:drawing>
          <wp:inline distT="0" distB="0" distL="0" distR="0" wp14:anchorId="3B2C0316" wp14:editId="22B5ACE8">
            <wp:extent cx="5612130" cy="5422900"/>
            <wp:effectExtent l="0" t="0" r="7620"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5422900"/>
                    </a:xfrm>
                    <a:prstGeom prst="rect">
                      <a:avLst/>
                    </a:prstGeom>
                  </pic:spPr>
                </pic:pic>
              </a:graphicData>
            </a:graphic>
          </wp:inline>
        </w:drawing>
      </w:r>
    </w:p>
    <w:p w14:paraId="51ACF570" w14:textId="77777777" w:rsidR="00C12931" w:rsidRPr="00FF6AC4" w:rsidRDefault="00C12931">
      <w:pPr>
        <w:rPr>
          <w:rFonts w:cs="Arial"/>
          <w:b/>
          <w:sz w:val="24"/>
          <w:szCs w:val="24"/>
        </w:rPr>
      </w:pPr>
    </w:p>
    <w:p w14:paraId="7350A433" w14:textId="77777777" w:rsidR="00C12931" w:rsidRPr="00FF6AC4" w:rsidRDefault="00980B52">
      <w:pPr>
        <w:rPr>
          <w:rFonts w:cs="Arial"/>
          <w:b/>
          <w:sz w:val="24"/>
          <w:szCs w:val="24"/>
        </w:rPr>
      </w:pPr>
      <w:r w:rsidRPr="00FF6AC4">
        <w:rPr>
          <w:rFonts w:cs="Arial"/>
          <w:b/>
          <w:sz w:val="24"/>
          <w:szCs w:val="24"/>
        </w:rPr>
        <w:t>Informações críticas da interface</w:t>
      </w:r>
    </w:p>
    <w:p w14:paraId="77B8228C" w14:textId="77777777" w:rsidR="00C12931" w:rsidRPr="00FF6AC4" w:rsidRDefault="00980B52">
      <w:pPr>
        <w:spacing w:before="60" w:after="60"/>
        <w:jc w:val="both"/>
        <w:rPr>
          <w:rFonts w:cs="Arial"/>
          <w:szCs w:val="22"/>
        </w:rPr>
      </w:pPr>
      <w:r w:rsidRPr="00FF6AC4">
        <w:rPr>
          <w:rFonts w:cs="Arial"/>
          <w:szCs w:val="22"/>
        </w:rPr>
        <w:t xml:space="preserve">Nesta página constarão informações sobre as diferentes formas de se tornar colaborador de uma e/ou mais instituições cadastradas </w:t>
      </w:r>
      <w:r w:rsidRPr="00FF6AC4">
        <w:rPr>
          <w:rFonts w:cs="Arial"/>
          <w:i/>
          <w:szCs w:val="22"/>
        </w:rPr>
        <w:t>(ONGs e abrigos)</w:t>
      </w:r>
      <w:r w:rsidRPr="00FF6AC4">
        <w:rPr>
          <w:rFonts w:cs="Arial"/>
          <w:szCs w:val="22"/>
        </w:rPr>
        <w:t>. Sendo elas:</w:t>
      </w:r>
    </w:p>
    <w:p w14:paraId="6E1255F5" w14:textId="77777777" w:rsidR="00C12931" w:rsidRPr="00FF6AC4" w:rsidRDefault="00980B52">
      <w:pPr>
        <w:numPr>
          <w:ilvl w:val="0"/>
          <w:numId w:val="2"/>
        </w:numPr>
        <w:spacing w:before="60" w:after="60"/>
        <w:jc w:val="both"/>
        <w:rPr>
          <w:rFonts w:cs="Arial"/>
        </w:rPr>
      </w:pPr>
      <w:r w:rsidRPr="00FF6AC4">
        <w:rPr>
          <w:rFonts w:cs="Arial"/>
          <w:szCs w:val="22"/>
        </w:rPr>
        <w:t>Adotar um pet;</w:t>
      </w:r>
    </w:p>
    <w:p w14:paraId="50789702" w14:textId="77777777" w:rsidR="00C12931" w:rsidRPr="00FF6AC4" w:rsidRDefault="00980B52">
      <w:pPr>
        <w:numPr>
          <w:ilvl w:val="0"/>
          <w:numId w:val="2"/>
        </w:numPr>
        <w:spacing w:before="60" w:after="60"/>
        <w:jc w:val="both"/>
        <w:rPr>
          <w:rFonts w:cs="Arial"/>
        </w:rPr>
      </w:pPr>
      <w:r w:rsidRPr="00FF6AC4">
        <w:rPr>
          <w:rFonts w:cs="Arial"/>
          <w:szCs w:val="22"/>
        </w:rPr>
        <w:t>Efetuar doções em dinheiro;</w:t>
      </w:r>
    </w:p>
    <w:p w14:paraId="3D45FD12" w14:textId="77777777" w:rsidR="00C12931" w:rsidRPr="00FF6AC4" w:rsidRDefault="00980B52">
      <w:pPr>
        <w:numPr>
          <w:ilvl w:val="0"/>
          <w:numId w:val="2"/>
        </w:numPr>
        <w:spacing w:before="60" w:after="60"/>
        <w:jc w:val="both"/>
        <w:rPr>
          <w:rFonts w:cs="Arial"/>
        </w:rPr>
      </w:pPr>
      <w:r w:rsidRPr="00FF6AC4">
        <w:rPr>
          <w:rFonts w:cs="Arial"/>
          <w:szCs w:val="22"/>
        </w:rPr>
        <w:t>Apadrinhar um pet;</w:t>
      </w:r>
    </w:p>
    <w:p w14:paraId="410A711C" w14:textId="77777777" w:rsidR="00C12931" w:rsidRPr="00FF6AC4" w:rsidRDefault="00980B52">
      <w:pPr>
        <w:numPr>
          <w:ilvl w:val="0"/>
          <w:numId w:val="2"/>
        </w:numPr>
        <w:spacing w:before="60" w:after="60"/>
        <w:jc w:val="both"/>
        <w:rPr>
          <w:rFonts w:cs="Arial"/>
        </w:rPr>
      </w:pPr>
      <w:r w:rsidRPr="00FF6AC4">
        <w:rPr>
          <w:rFonts w:cs="Arial"/>
          <w:szCs w:val="22"/>
        </w:rPr>
        <w:t xml:space="preserve">Voluntariar-se à uma das entidades cadastradas </w:t>
      </w:r>
      <w:r w:rsidRPr="00FF6AC4">
        <w:rPr>
          <w:rFonts w:cs="Arial"/>
          <w:i/>
          <w:szCs w:val="22"/>
        </w:rPr>
        <w:t>(ONG ou abrigo).</w:t>
      </w:r>
    </w:p>
    <w:p w14:paraId="48A20348" w14:textId="77777777" w:rsidR="00C12931" w:rsidRPr="00FF6AC4" w:rsidRDefault="00C12931">
      <w:pPr>
        <w:spacing w:before="60" w:after="60"/>
        <w:jc w:val="both"/>
        <w:rPr>
          <w:rFonts w:cs="Arial"/>
          <w:szCs w:val="22"/>
        </w:rPr>
      </w:pPr>
    </w:p>
    <w:p w14:paraId="0A64BF45" w14:textId="77777777" w:rsidR="00C12931" w:rsidRPr="00FF6AC4" w:rsidRDefault="00980B52">
      <w:pPr>
        <w:rPr>
          <w:rFonts w:cs="Arial"/>
          <w:szCs w:val="22"/>
        </w:rPr>
      </w:pPr>
      <w:r w:rsidRPr="00FF6AC4">
        <w:rPr>
          <w:rFonts w:cs="Arial"/>
        </w:rPr>
        <w:br w:type="page"/>
      </w:r>
    </w:p>
    <w:p w14:paraId="560A72F0" w14:textId="5D5CF8C4" w:rsidR="00C12931" w:rsidRPr="00FF6AC4" w:rsidRDefault="00FB0427" w:rsidP="009E6442">
      <w:pPr>
        <w:pStyle w:val="Ttulo4"/>
      </w:pPr>
      <w:bookmarkStart w:id="110" w:name="_Toc48256427"/>
      <w:r>
        <w:lastRenderedPageBreak/>
        <w:t>Cadastrar pet</w:t>
      </w:r>
      <w:r w:rsidR="00980B52" w:rsidRPr="00FF6AC4">
        <w:t xml:space="preserve"> </w:t>
      </w:r>
      <w:r w:rsidR="00980B52" w:rsidRPr="00FF6AC4">
        <w:rPr>
          <w:color w:val="808080"/>
        </w:rPr>
        <w:t>&lt;</w:t>
      </w:r>
      <w:proofErr w:type="spellStart"/>
      <w:r>
        <w:rPr>
          <w:color w:val="808080"/>
        </w:rPr>
        <w:t>cadastrar_pet</w:t>
      </w:r>
      <w:proofErr w:type="spellEnd"/>
      <w:r w:rsidR="00980B52" w:rsidRPr="00FF6AC4">
        <w:rPr>
          <w:color w:val="808080"/>
        </w:rPr>
        <w:t>&gt;</w:t>
      </w:r>
      <w:bookmarkEnd w:id="110"/>
    </w:p>
    <w:p w14:paraId="69E835DB" w14:textId="7C5EF1A4" w:rsidR="00C12931" w:rsidRDefault="00C12931">
      <w:pPr>
        <w:spacing w:before="60" w:after="60"/>
        <w:jc w:val="both"/>
        <w:rPr>
          <w:rFonts w:cs="Arial"/>
          <w:noProof/>
        </w:rPr>
      </w:pPr>
    </w:p>
    <w:p w14:paraId="61692E57" w14:textId="6010CFC4" w:rsidR="009E6442" w:rsidRPr="00FF6AC4" w:rsidRDefault="009E6442">
      <w:pPr>
        <w:spacing w:before="60" w:after="60"/>
        <w:jc w:val="both"/>
        <w:rPr>
          <w:rFonts w:cs="Arial"/>
          <w:szCs w:val="22"/>
        </w:rPr>
      </w:pPr>
      <w:r>
        <w:rPr>
          <w:rFonts w:cs="Arial"/>
          <w:noProof/>
          <w:szCs w:val="22"/>
        </w:rPr>
        <w:drawing>
          <wp:inline distT="0" distB="0" distL="0" distR="0" wp14:anchorId="7FFF7C39" wp14:editId="67767C29">
            <wp:extent cx="5612130" cy="5422900"/>
            <wp:effectExtent l="0" t="0" r="762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5422900"/>
                    </a:xfrm>
                    <a:prstGeom prst="rect">
                      <a:avLst/>
                    </a:prstGeom>
                  </pic:spPr>
                </pic:pic>
              </a:graphicData>
            </a:graphic>
          </wp:inline>
        </w:drawing>
      </w:r>
    </w:p>
    <w:p w14:paraId="0C66F624" w14:textId="77777777" w:rsidR="00C12931" w:rsidRPr="00FF6AC4" w:rsidRDefault="00C12931">
      <w:pPr>
        <w:rPr>
          <w:rFonts w:cs="Arial"/>
          <w:b/>
          <w:sz w:val="24"/>
          <w:szCs w:val="24"/>
        </w:rPr>
      </w:pPr>
    </w:p>
    <w:p w14:paraId="64FD85EA" w14:textId="77777777" w:rsidR="00C12931" w:rsidRPr="00FF6AC4" w:rsidRDefault="00980B52">
      <w:pPr>
        <w:rPr>
          <w:rFonts w:cs="Arial"/>
          <w:b/>
          <w:sz w:val="24"/>
          <w:szCs w:val="24"/>
        </w:rPr>
      </w:pPr>
      <w:r w:rsidRPr="00FF6AC4">
        <w:rPr>
          <w:rFonts w:cs="Arial"/>
          <w:b/>
          <w:sz w:val="24"/>
          <w:szCs w:val="24"/>
        </w:rPr>
        <w:t>Informações críticas da interface</w:t>
      </w:r>
    </w:p>
    <w:p w14:paraId="6D073CBE" w14:textId="77777777" w:rsidR="00C12931" w:rsidRPr="00FF6AC4" w:rsidRDefault="00980B52">
      <w:pPr>
        <w:spacing w:before="60" w:after="60"/>
        <w:jc w:val="both"/>
        <w:rPr>
          <w:rFonts w:cs="Arial"/>
          <w:szCs w:val="22"/>
        </w:rPr>
      </w:pPr>
      <w:r w:rsidRPr="00FF6AC4">
        <w:rPr>
          <w:rFonts w:cs="Arial"/>
          <w:szCs w:val="22"/>
        </w:rPr>
        <w:t>Nesta página constarão os dados referentes ao animal os quais serão necessários para cadastro do pet para adoção. A inclusão dos dados é obrigatória, salvo quando constar a mensagem de opcional.</w:t>
      </w:r>
    </w:p>
    <w:p w14:paraId="49B243F4" w14:textId="77777777" w:rsidR="00C12931" w:rsidRPr="00FF6AC4" w:rsidRDefault="00980B52">
      <w:pPr>
        <w:numPr>
          <w:ilvl w:val="0"/>
          <w:numId w:val="10"/>
        </w:numPr>
        <w:pBdr>
          <w:top w:val="nil"/>
          <w:left w:val="nil"/>
          <w:bottom w:val="nil"/>
          <w:right w:val="nil"/>
          <w:between w:val="nil"/>
        </w:pBdr>
        <w:spacing w:before="60"/>
        <w:jc w:val="both"/>
        <w:rPr>
          <w:rFonts w:cs="Arial"/>
          <w:color w:val="000000"/>
          <w:szCs w:val="22"/>
        </w:rPr>
      </w:pPr>
      <w:r w:rsidRPr="00FF6AC4">
        <w:rPr>
          <w:rFonts w:cs="Arial"/>
          <w:color w:val="000000"/>
          <w:szCs w:val="22"/>
        </w:rPr>
        <w:t xml:space="preserve">Fotos </w:t>
      </w:r>
      <w:r w:rsidRPr="00FF6AC4">
        <w:rPr>
          <w:rFonts w:cs="Arial"/>
          <w:i/>
          <w:color w:val="000000"/>
          <w:szCs w:val="22"/>
        </w:rPr>
        <w:t>(máximo de 6 fotos)</w:t>
      </w:r>
      <w:r w:rsidRPr="00FF6AC4">
        <w:rPr>
          <w:rFonts w:cs="Arial"/>
          <w:color w:val="000000"/>
          <w:szCs w:val="22"/>
        </w:rPr>
        <w:t>;</w:t>
      </w:r>
    </w:p>
    <w:p w14:paraId="56E5B617"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Link de vídeo </w:t>
      </w:r>
      <w:r w:rsidRPr="00FF6AC4">
        <w:rPr>
          <w:rFonts w:cs="Arial"/>
          <w:i/>
          <w:color w:val="000000"/>
          <w:szCs w:val="22"/>
        </w:rPr>
        <w:t>(opcional)</w:t>
      </w:r>
      <w:r w:rsidRPr="00FF6AC4">
        <w:rPr>
          <w:rFonts w:cs="Arial"/>
          <w:color w:val="000000"/>
          <w:szCs w:val="22"/>
        </w:rPr>
        <w:t>;</w:t>
      </w:r>
    </w:p>
    <w:p w14:paraId="45877103"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Breve descrição do histórico;</w:t>
      </w:r>
    </w:p>
    <w:p w14:paraId="78076610"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Nome;</w:t>
      </w:r>
    </w:p>
    <w:p w14:paraId="4EE37C2E"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Sexo;</w:t>
      </w:r>
    </w:p>
    <w:p w14:paraId="081FE10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Raça;</w:t>
      </w:r>
    </w:p>
    <w:p w14:paraId="4A08AE19"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Porte;</w:t>
      </w:r>
    </w:p>
    <w:p w14:paraId="4A0BC5C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Idade </w:t>
      </w:r>
      <w:r w:rsidRPr="00FF6AC4">
        <w:rPr>
          <w:rFonts w:cs="Arial"/>
          <w:i/>
          <w:color w:val="000000"/>
          <w:szCs w:val="22"/>
        </w:rPr>
        <w:t>(filhote, adulto, etc.)</w:t>
      </w:r>
      <w:r w:rsidRPr="00FF6AC4">
        <w:rPr>
          <w:rFonts w:cs="Arial"/>
          <w:color w:val="000000"/>
          <w:szCs w:val="22"/>
        </w:rPr>
        <w:t>;</w:t>
      </w:r>
    </w:p>
    <w:p w14:paraId="40AF552F"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Data de Nascimento </w:t>
      </w:r>
      <w:r w:rsidRPr="00FF6AC4">
        <w:rPr>
          <w:rFonts w:cs="Arial"/>
          <w:i/>
          <w:color w:val="000000"/>
          <w:szCs w:val="22"/>
        </w:rPr>
        <w:t>(opcional);</w:t>
      </w:r>
    </w:p>
    <w:p w14:paraId="2163C983"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Temperamento;</w:t>
      </w:r>
    </w:p>
    <w:p w14:paraId="0C366D7A"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Sociável com;</w:t>
      </w:r>
    </w:p>
    <w:p w14:paraId="1F128E5B"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Vive bem em;</w:t>
      </w:r>
    </w:p>
    <w:p w14:paraId="25EBF2E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lastRenderedPageBreak/>
        <w:t>Saúde;</w:t>
      </w:r>
    </w:p>
    <w:p w14:paraId="67D26A72"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Deficiência </w:t>
      </w:r>
      <w:r w:rsidRPr="00FF6AC4">
        <w:rPr>
          <w:rFonts w:cs="Arial"/>
          <w:i/>
          <w:color w:val="000000"/>
          <w:szCs w:val="22"/>
        </w:rPr>
        <w:t>(sim ou não)</w:t>
      </w:r>
      <w:r w:rsidRPr="00FF6AC4">
        <w:rPr>
          <w:rFonts w:cs="Arial"/>
          <w:color w:val="000000"/>
          <w:szCs w:val="22"/>
        </w:rPr>
        <w:t>;</w:t>
      </w:r>
    </w:p>
    <w:p w14:paraId="0E4A9226"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Deficiências </w:t>
      </w:r>
      <w:r w:rsidRPr="00FF6AC4">
        <w:rPr>
          <w:rFonts w:cs="Arial"/>
          <w:i/>
          <w:color w:val="000000"/>
          <w:szCs w:val="22"/>
        </w:rPr>
        <w:t>(opcional)</w:t>
      </w:r>
      <w:r w:rsidRPr="00FF6AC4">
        <w:rPr>
          <w:rFonts w:cs="Arial"/>
          <w:color w:val="000000"/>
          <w:szCs w:val="22"/>
        </w:rPr>
        <w:t>;</w:t>
      </w:r>
    </w:p>
    <w:p w14:paraId="5DD58382"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Estado;</w:t>
      </w:r>
    </w:p>
    <w:p w14:paraId="63230BE9"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Cidade;</w:t>
      </w:r>
    </w:p>
    <w:p w14:paraId="528CC2E2" w14:textId="77777777" w:rsidR="00C12931" w:rsidRPr="00FF6AC4" w:rsidRDefault="00980B52">
      <w:pPr>
        <w:numPr>
          <w:ilvl w:val="0"/>
          <w:numId w:val="10"/>
        </w:numPr>
        <w:pBdr>
          <w:top w:val="nil"/>
          <w:left w:val="nil"/>
          <w:bottom w:val="nil"/>
          <w:right w:val="nil"/>
          <w:between w:val="nil"/>
        </w:pBdr>
        <w:spacing w:after="60"/>
        <w:jc w:val="both"/>
        <w:rPr>
          <w:rFonts w:cs="Arial"/>
          <w:color w:val="000000"/>
          <w:szCs w:val="22"/>
        </w:rPr>
      </w:pPr>
      <w:r w:rsidRPr="00FF6AC4">
        <w:rPr>
          <w:rFonts w:cs="Arial"/>
          <w:color w:val="000000"/>
          <w:szCs w:val="22"/>
        </w:rPr>
        <w:t>Botão enviar.</w:t>
      </w:r>
    </w:p>
    <w:p w14:paraId="0C75C494" w14:textId="77777777" w:rsidR="00C12931" w:rsidRPr="00FF6AC4" w:rsidRDefault="00C12931" w:rsidP="009E6442">
      <w:pPr>
        <w:pBdr>
          <w:top w:val="nil"/>
          <w:left w:val="nil"/>
          <w:bottom w:val="nil"/>
          <w:right w:val="nil"/>
          <w:between w:val="nil"/>
        </w:pBdr>
        <w:spacing w:before="60" w:after="60"/>
        <w:jc w:val="both"/>
        <w:rPr>
          <w:rFonts w:cs="Arial"/>
          <w:color w:val="000000"/>
          <w:szCs w:val="22"/>
        </w:rPr>
      </w:pPr>
    </w:p>
    <w:sectPr w:rsidR="00C12931" w:rsidRPr="00FF6AC4">
      <w:headerReference w:type="default" r:id="rId44"/>
      <w:pgSz w:w="11909" w:h="16834"/>
      <w:pgMar w:top="1440" w:right="1440" w:bottom="1440" w:left="1440" w:header="720" w:footer="720" w:gutter="0"/>
      <w:pgNumType w:start="1"/>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88775" w14:textId="77777777" w:rsidR="008B2CD6" w:rsidRDefault="008B2CD6">
      <w:r>
        <w:separator/>
      </w:r>
    </w:p>
  </w:endnote>
  <w:endnote w:type="continuationSeparator" w:id="0">
    <w:p w14:paraId="6957E435" w14:textId="77777777" w:rsidR="008B2CD6" w:rsidRDefault="008B2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DA4F3" w14:textId="77777777" w:rsidR="00473502" w:rsidRDefault="00473502">
    <w:pPr>
      <w:widowControl w:val="0"/>
      <w:pBdr>
        <w:top w:val="nil"/>
        <w:left w:val="nil"/>
        <w:bottom w:val="nil"/>
        <w:right w:val="nil"/>
        <w:between w:val="nil"/>
      </w:pBdr>
      <w:spacing w:line="276" w:lineRule="auto"/>
      <w:rPr>
        <w:rFonts w:eastAsia="Arial" w:cs="Arial"/>
        <w:color w:val="000000"/>
        <w:sz w:val="16"/>
        <w:szCs w:val="16"/>
      </w:rPr>
    </w:pPr>
  </w:p>
  <w:tbl>
    <w:tblPr>
      <w:tblStyle w:val="af5"/>
      <w:tblW w:w="9286" w:type="dxa"/>
      <w:tblInd w:w="0" w:type="dxa"/>
      <w:tblBorders>
        <w:top w:val="single" w:sz="4" w:space="0" w:color="000000"/>
        <w:left w:val="nil"/>
        <w:bottom w:val="nil"/>
        <w:right w:val="nil"/>
        <w:insideH w:val="nil"/>
        <w:insideV w:val="nil"/>
      </w:tblBorders>
      <w:tblLayout w:type="fixed"/>
      <w:tblLook w:val="0000" w:firstRow="0" w:lastRow="0" w:firstColumn="0" w:lastColumn="0" w:noHBand="0" w:noVBand="0"/>
    </w:tblPr>
    <w:tblGrid>
      <w:gridCol w:w="6487"/>
      <w:gridCol w:w="2799"/>
    </w:tblGrid>
    <w:tr w:rsidR="00473502" w14:paraId="1CF71244" w14:textId="77777777">
      <w:tc>
        <w:tcPr>
          <w:tcW w:w="6487" w:type="dxa"/>
        </w:tcPr>
        <w:p w14:paraId="6F9DC934"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bookmarkStart w:id="3" w:name="_3oy7u29" w:colFirst="0" w:colLast="0"/>
          <w:bookmarkEnd w:id="3"/>
          <w:r>
            <w:rPr>
              <w:rFonts w:eastAsia="Arial" w:cs="Arial"/>
              <w:color w:val="000000"/>
              <w:sz w:val="16"/>
              <w:szCs w:val="16"/>
            </w:rPr>
            <w:t xml:space="preserve">Versão </w:t>
          </w:r>
          <w:r>
            <w:rPr>
              <w:rFonts w:eastAsia="Arial" w:cs="Arial"/>
              <w:sz w:val="16"/>
              <w:szCs w:val="16"/>
            </w:rPr>
            <w:t>2.0</w:t>
          </w:r>
          <w:r>
            <w:rPr>
              <w:rFonts w:eastAsia="Arial" w:cs="Arial"/>
              <w:color w:val="000000"/>
              <w:sz w:val="16"/>
              <w:szCs w:val="16"/>
            </w:rPr>
            <w:t xml:space="preserve"> </w:t>
          </w:r>
        </w:p>
      </w:tc>
      <w:tc>
        <w:tcPr>
          <w:tcW w:w="2799" w:type="dxa"/>
        </w:tcPr>
        <w:p w14:paraId="133CC24F" w14:textId="77777777" w:rsidR="00473502" w:rsidRDefault="00473502">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sz w:val="16"/>
              <w:szCs w:val="16"/>
            </w:rPr>
            <w:t>julho</w:t>
          </w:r>
          <w:r>
            <w:rPr>
              <w:rFonts w:eastAsia="Arial" w:cs="Arial"/>
              <w:color w:val="000000"/>
              <w:sz w:val="16"/>
              <w:szCs w:val="16"/>
            </w:rPr>
            <w:t xml:space="preserve"> / </w:t>
          </w:r>
          <w:r>
            <w:rPr>
              <w:rFonts w:eastAsia="Arial" w:cs="Arial"/>
              <w:sz w:val="16"/>
              <w:szCs w:val="16"/>
            </w:rPr>
            <w:t>2020</w:t>
          </w:r>
        </w:p>
      </w:tc>
    </w:tr>
  </w:tbl>
  <w:p w14:paraId="4D846BB5"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92773C" w14:textId="77777777" w:rsidR="008B2CD6" w:rsidRDefault="008B2CD6">
      <w:r>
        <w:separator/>
      </w:r>
    </w:p>
  </w:footnote>
  <w:footnote w:type="continuationSeparator" w:id="0">
    <w:p w14:paraId="38548ED6" w14:textId="77777777" w:rsidR="008B2CD6" w:rsidRDefault="008B2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88005" w14:textId="77777777" w:rsidR="00473502" w:rsidRDefault="00473502">
    <w:pPr>
      <w:pBdr>
        <w:top w:val="nil"/>
        <w:left w:val="nil"/>
        <w:bottom w:val="nil"/>
        <w:right w:val="nil"/>
        <w:between w:val="nil"/>
      </w:pBdr>
      <w:tabs>
        <w:tab w:val="center" w:pos="4320"/>
        <w:tab w:val="right" w:pos="8640"/>
      </w:tabs>
      <w:jc w:val="right"/>
      <w:rPr>
        <w:rFonts w:eastAsia="Arial" w:cs="Arial"/>
        <w:color w:val="000000"/>
        <w:sz w:val="16"/>
        <w:szCs w:val="16"/>
      </w:rPr>
    </w:pPr>
  </w:p>
  <w:p w14:paraId="4184013B" w14:textId="77777777" w:rsidR="00473502" w:rsidRDefault="00473502">
    <w:pPr>
      <w:pBdr>
        <w:top w:val="nil"/>
        <w:left w:val="nil"/>
        <w:bottom w:val="nil"/>
        <w:right w:val="nil"/>
        <w:between w:val="nil"/>
      </w:pBdr>
      <w:tabs>
        <w:tab w:val="center" w:pos="4320"/>
        <w:tab w:val="right" w:pos="8640"/>
      </w:tabs>
      <w:ind w:right="360"/>
      <w:rPr>
        <w:rFonts w:eastAsia="Arial" w:cs="Arial"/>
        <w:color w:val="000000"/>
        <w:sz w:val="16"/>
        <w:szCs w:val="16"/>
      </w:rPr>
    </w:pP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AE16C"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55E99" w14:textId="77777777" w:rsidR="00473502" w:rsidRDefault="0047350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B0114" w14:textId="77777777" w:rsidR="00473502" w:rsidRDefault="00473502">
    <w:pPr>
      <w:widowControl w:val="0"/>
      <w:pBdr>
        <w:top w:val="nil"/>
        <w:left w:val="nil"/>
        <w:bottom w:val="nil"/>
        <w:right w:val="nil"/>
        <w:between w:val="nil"/>
      </w:pBdr>
      <w:spacing w:line="276" w:lineRule="auto"/>
      <w:rPr>
        <w:rFonts w:eastAsia="Arial" w:cs="Arial"/>
        <w:color w:val="000000"/>
        <w:sz w:val="16"/>
        <w:szCs w:val="16"/>
      </w:rPr>
    </w:pPr>
  </w:p>
  <w:tbl>
    <w:tblPr>
      <w:tblStyle w:val="af2"/>
      <w:tblW w:w="9242" w:type="dxa"/>
      <w:tblInd w:w="0" w:type="dxa"/>
      <w:tblLayout w:type="fixed"/>
      <w:tblLook w:val="0000" w:firstRow="0" w:lastRow="0" w:firstColumn="0" w:lastColumn="0" w:noHBand="0" w:noVBand="0"/>
    </w:tblPr>
    <w:tblGrid>
      <w:gridCol w:w="4621"/>
      <w:gridCol w:w="4621"/>
    </w:tblGrid>
    <w:tr w:rsidR="00473502" w14:paraId="5BC81EB7" w14:textId="77777777">
      <w:tc>
        <w:tcPr>
          <w:tcW w:w="4621" w:type="dxa"/>
        </w:tcPr>
        <w:p w14:paraId="1DF51DAE"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5F8065A4" w14:textId="77777777" w:rsidR="00473502" w:rsidRDefault="00473502">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Introdução –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74F4007"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BAC81" w14:textId="77777777" w:rsidR="00473502" w:rsidRDefault="00473502">
    <w:pPr>
      <w:widowControl w:val="0"/>
      <w:pBdr>
        <w:top w:val="nil"/>
        <w:left w:val="nil"/>
        <w:bottom w:val="nil"/>
        <w:right w:val="nil"/>
        <w:between w:val="nil"/>
      </w:pBdr>
      <w:spacing w:line="276" w:lineRule="auto"/>
      <w:rPr>
        <w:rFonts w:eastAsia="Arial" w:cs="Arial"/>
        <w:color w:val="000000"/>
        <w:sz w:val="16"/>
        <w:szCs w:val="16"/>
      </w:rPr>
    </w:pPr>
  </w:p>
  <w:tbl>
    <w:tblPr>
      <w:tblStyle w:val="af1"/>
      <w:tblW w:w="9242" w:type="dxa"/>
      <w:tblInd w:w="0" w:type="dxa"/>
      <w:tblLayout w:type="fixed"/>
      <w:tblLook w:val="0000" w:firstRow="0" w:lastRow="0" w:firstColumn="0" w:lastColumn="0" w:noHBand="0" w:noVBand="0"/>
    </w:tblPr>
    <w:tblGrid>
      <w:gridCol w:w="4621"/>
      <w:gridCol w:w="4621"/>
    </w:tblGrid>
    <w:tr w:rsidR="00473502" w14:paraId="38FEF150" w14:textId="77777777">
      <w:tc>
        <w:tcPr>
          <w:tcW w:w="4621" w:type="dxa"/>
        </w:tcPr>
        <w:p w14:paraId="38558E88"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4549BDB0" w14:textId="77777777" w:rsidR="00473502" w:rsidRDefault="00473502">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Requisitos funcionais – C2.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77C64E1"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CE8D3" w14:textId="77777777" w:rsidR="00473502" w:rsidRDefault="00473502">
    <w:pPr>
      <w:widowControl w:val="0"/>
      <w:pBdr>
        <w:top w:val="nil"/>
        <w:left w:val="nil"/>
        <w:bottom w:val="nil"/>
        <w:right w:val="nil"/>
        <w:between w:val="nil"/>
      </w:pBdr>
      <w:spacing w:line="276" w:lineRule="auto"/>
      <w:rPr>
        <w:rFonts w:eastAsia="Arial" w:cs="Arial"/>
        <w:color w:val="000000"/>
        <w:sz w:val="16"/>
        <w:szCs w:val="16"/>
      </w:rPr>
    </w:pPr>
  </w:p>
  <w:tbl>
    <w:tblPr>
      <w:tblStyle w:val="af4"/>
      <w:tblW w:w="9242" w:type="dxa"/>
      <w:tblInd w:w="0" w:type="dxa"/>
      <w:tblLayout w:type="fixed"/>
      <w:tblLook w:val="0000" w:firstRow="0" w:lastRow="0" w:firstColumn="0" w:lastColumn="0" w:noHBand="0" w:noVBand="0"/>
    </w:tblPr>
    <w:tblGrid>
      <w:gridCol w:w="4621"/>
      <w:gridCol w:w="4621"/>
    </w:tblGrid>
    <w:tr w:rsidR="00473502" w14:paraId="00157BA6" w14:textId="77777777">
      <w:tc>
        <w:tcPr>
          <w:tcW w:w="4621" w:type="dxa"/>
        </w:tcPr>
        <w:p w14:paraId="1FECB9C0"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579EBF15" w14:textId="77777777" w:rsidR="00473502" w:rsidRDefault="00473502">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Requisitos não funcionais – C3.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53353BD0"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739B6" w14:textId="77777777" w:rsidR="00473502" w:rsidRDefault="00473502">
    <w:pPr>
      <w:widowControl w:val="0"/>
      <w:pBdr>
        <w:top w:val="nil"/>
        <w:left w:val="nil"/>
        <w:bottom w:val="nil"/>
        <w:right w:val="nil"/>
        <w:between w:val="nil"/>
      </w:pBdr>
      <w:spacing w:line="276" w:lineRule="auto"/>
      <w:rPr>
        <w:rFonts w:eastAsia="Arial" w:cs="Arial"/>
        <w:color w:val="000000"/>
        <w:sz w:val="16"/>
        <w:szCs w:val="16"/>
      </w:rPr>
    </w:pPr>
  </w:p>
  <w:tbl>
    <w:tblPr>
      <w:tblStyle w:val="af3"/>
      <w:tblW w:w="9242" w:type="dxa"/>
      <w:tblInd w:w="0" w:type="dxa"/>
      <w:tblLayout w:type="fixed"/>
      <w:tblLook w:val="0000" w:firstRow="0" w:lastRow="0" w:firstColumn="0" w:lastColumn="0" w:noHBand="0" w:noVBand="0"/>
    </w:tblPr>
    <w:tblGrid>
      <w:gridCol w:w="4621"/>
      <w:gridCol w:w="4621"/>
    </w:tblGrid>
    <w:tr w:rsidR="00473502" w14:paraId="39C05EC4" w14:textId="77777777">
      <w:tc>
        <w:tcPr>
          <w:tcW w:w="4621" w:type="dxa"/>
        </w:tcPr>
        <w:p w14:paraId="4C8DCF1D"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774F56C3" w14:textId="77777777" w:rsidR="00473502" w:rsidRDefault="00473502">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Descrição da interface com o usuário – C4.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4005CA5" w14:textId="77777777" w:rsidR="00473502" w:rsidRDefault="00473502">
    <w:pPr>
      <w:pBdr>
        <w:top w:val="nil"/>
        <w:left w:val="nil"/>
        <w:bottom w:val="nil"/>
        <w:right w:val="nil"/>
        <w:between w:val="nil"/>
      </w:pBdr>
      <w:tabs>
        <w:tab w:val="center" w:pos="4320"/>
        <w:tab w:val="right" w:pos="8640"/>
      </w:tabs>
      <w:rPr>
        <w:rFonts w:eastAsia="Arial" w:cs="Arial"/>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E3A"/>
    <w:multiLevelType w:val="hybridMultilevel"/>
    <w:tmpl w:val="A58C983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4DB7BF3"/>
    <w:multiLevelType w:val="hybridMultilevel"/>
    <w:tmpl w:val="F2426F9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 w15:restartNumberingAfterBreak="0">
    <w:nsid w:val="06935E7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F8485D"/>
    <w:multiLevelType w:val="hybridMultilevel"/>
    <w:tmpl w:val="B1DCD6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3374E9"/>
    <w:multiLevelType w:val="hybridMultilevel"/>
    <w:tmpl w:val="9E3CE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B42325"/>
    <w:multiLevelType w:val="hybridMultilevel"/>
    <w:tmpl w:val="ED183B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252DCE"/>
    <w:multiLevelType w:val="multilevel"/>
    <w:tmpl w:val="FFFFFFFF"/>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9137FC6"/>
    <w:multiLevelType w:val="hybridMultilevel"/>
    <w:tmpl w:val="581A49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D0E3283"/>
    <w:multiLevelType w:val="hybridMultilevel"/>
    <w:tmpl w:val="089A66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5E19B5"/>
    <w:multiLevelType w:val="hybridMultilevel"/>
    <w:tmpl w:val="C792DF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2D550FA"/>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936184F"/>
    <w:multiLevelType w:val="hybridMultilevel"/>
    <w:tmpl w:val="97006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06761D4"/>
    <w:multiLevelType w:val="multilevel"/>
    <w:tmpl w:val="FFFFFFFF"/>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decimal"/>
      <w:lvlText w:val="●.%4."/>
      <w:lvlJc w:val="left"/>
      <w:pPr>
        <w:ind w:left="0" w:firstLine="0"/>
      </w:pPr>
      <w:rPr>
        <w:vertAlign w:val="baseline"/>
      </w:rPr>
    </w:lvl>
    <w:lvl w:ilvl="4">
      <w:start w:val="1"/>
      <w:numFmt w:val="decimal"/>
      <w:lvlText w:val="●.%4..%5"/>
      <w:lvlJc w:val="left"/>
      <w:pPr>
        <w:ind w:left="0" w:firstLine="0"/>
      </w:pPr>
      <w:rPr>
        <w:vertAlign w:val="baseline"/>
      </w:rPr>
    </w:lvl>
    <w:lvl w:ilvl="5">
      <w:start w:val="1"/>
      <w:numFmt w:val="decimal"/>
      <w:lvlText w:val="●.%4..%5.%6"/>
      <w:lvlJc w:val="left"/>
      <w:pPr>
        <w:ind w:left="0" w:firstLine="0"/>
      </w:pPr>
      <w:rPr>
        <w:vertAlign w:val="baseline"/>
      </w:rPr>
    </w:lvl>
    <w:lvl w:ilvl="6">
      <w:start w:val="1"/>
      <w:numFmt w:val="decimal"/>
      <w:lvlText w:val="●.%4..%5.%6.%7"/>
      <w:lvlJc w:val="left"/>
      <w:pPr>
        <w:ind w:left="0" w:firstLine="0"/>
      </w:pPr>
      <w:rPr>
        <w:vertAlign w:val="baseline"/>
      </w:rPr>
    </w:lvl>
    <w:lvl w:ilvl="7">
      <w:start w:val="1"/>
      <w:numFmt w:val="decimal"/>
      <w:lvlText w:val="●.%4..%5.%6.%7.%8"/>
      <w:lvlJc w:val="left"/>
      <w:pPr>
        <w:ind w:left="0" w:firstLine="0"/>
      </w:pPr>
      <w:rPr>
        <w:vertAlign w:val="baseline"/>
      </w:rPr>
    </w:lvl>
    <w:lvl w:ilvl="8">
      <w:start w:val="1"/>
      <w:numFmt w:val="decimal"/>
      <w:lvlText w:val="●.%4..%5.%6.%7.%8.%9"/>
      <w:lvlJc w:val="left"/>
      <w:pPr>
        <w:ind w:left="0" w:firstLine="0"/>
      </w:pPr>
      <w:rPr>
        <w:vertAlign w:val="baseline"/>
      </w:rPr>
    </w:lvl>
  </w:abstractNum>
  <w:abstractNum w:abstractNumId="13" w15:restartNumberingAfterBreak="0">
    <w:nsid w:val="48B45AD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2570EC7"/>
    <w:multiLevelType w:val="hybridMultilevel"/>
    <w:tmpl w:val="5BC614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2E8686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8F90D57"/>
    <w:multiLevelType w:val="multilevel"/>
    <w:tmpl w:val="FFFFFFFF"/>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99B62F9"/>
    <w:multiLevelType w:val="multilevel"/>
    <w:tmpl w:val="FFFFFFFF"/>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8AC4AF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A662B9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C83211F"/>
    <w:multiLevelType w:val="multilevel"/>
    <w:tmpl w:val="FFFFFFFF"/>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71C14C63"/>
    <w:multiLevelType w:val="hybridMultilevel"/>
    <w:tmpl w:val="F4840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54E7BF2"/>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
      <w:lvlJc w:val="left"/>
      <w:pPr>
        <w:ind w:left="0" w:firstLine="0"/>
      </w:pPr>
      <w:rPr>
        <w:rFonts w:ascii="Noto Sans Symbols" w:eastAsia="Noto Sans Symbols" w:hAnsi="Noto Sans Symbols" w:cs="Noto Sans Symbols"/>
      </w:rPr>
    </w:lvl>
    <w:lvl w:ilvl="3">
      <w:start w:val="1"/>
      <w:numFmt w:val="decimal"/>
      <w:lvlText w:val="●.%4."/>
      <w:lvlJc w:val="left"/>
      <w:pPr>
        <w:ind w:left="0" w:firstLine="0"/>
      </w:pPr>
    </w:lvl>
    <w:lvl w:ilvl="4">
      <w:start w:val="1"/>
      <w:numFmt w:val="decimal"/>
      <w:lvlText w:val="●.%4..%5"/>
      <w:lvlJc w:val="left"/>
      <w:pPr>
        <w:ind w:left="0" w:firstLine="0"/>
      </w:pPr>
    </w:lvl>
    <w:lvl w:ilvl="5">
      <w:start w:val="1"/>
      <w:numFmt w:val="decimal"/>
      <w:lvlText w:val="●.%4..%5.%6"/>
      <w:lvlJc w:val="left"/>
      <w:pPr>
        <w:ind w:left="0" w:firstLine="0"/>
      </w:pPr>
    </w:lvl>
    <w:lvl w:ilvl="6">
      <w:start w:val="1"/>
      <w:numFmt w:val="decimal"/>
      <w:lvlText w:val="●.%4..%5.%6.%7"/>
      <w:lvlJc w:val="left"/>
      <w:pPr>
        <w:ind w:left="0" w:firstLine="0"/>
      </w:pPr>
    </w:lvl>
    <w:lvl w:ilvl="7">
      <w:start w:val="1"/>
      <w:numFmt w:val="decimal"/>
      <w:lvlText w:val="●.%4..%5.%6.%7.%8"/>
      <w:lvlJc w:val="left"/>
      <w:pPr>
        <w:ind w:left="0" w:firstLine="0"/>
      </w:pPr>
    </w:lvl>
    <w:lvl w:ilvl="8">
      <w:start w:val="1"/>
      <w:numFmt w:val="decimal"/>
      <w:lvlText w:val="●.%4..%5.%6.%7.%8.%9"/>
      <w:lvlJc w:val="left"/>
      <w:pPr>
        <w:ind w:left="0" w:firstLine="0"/>
      </w:pPr>
    </w:lvl>
  </w:abstractNum>
  <w:abstractNum w:abstractNumId="23" w15:restartNumberingAfterBreak="0">
    <w:nsid w:val="7801155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C278D1"/>
    <w:multiLevelType w:val="hybridMultilevel"/>
    <w:tmpl w:val="281AEA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DE749D3"/>
    <w:multiLevelType w:val="hybridMultilevel"/>
    <w:tmpl w:val="C492A5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2"/>
  </w:num>
  <w:num w:numId="4">
    <w:abstractNumId w:val="16"/>
  </w:num>
  <w:num w:numId="5">
    <w:abstractNumId w:val="22"/>
  </w:num>
  <w:num w:numId="6">
    <w:abstractNumId w:val="15"/>
  </w:num>
  <w:num w:numId="7">
    <w:abstractNumId w:val="2"/>
  </w:num>
  <w:num w:numId="8">
    <w:abstractNumId w:val="23"/>
  </w:num>
  <w:num w:numId="9">
    <w:abstractNumId w:val="6"/>
  </w:num>
  <w:num w:numId="10">
    <w:abstractNumId w:val="18"/>
  </w:num>
  <w:num w:numId="11">
    <w:abstractNumId w:val="20"/>
  </w:num>
  <w:num w:numId="12">
    <w:abstractNumId w:val="17"/>
  </w:num>
  <w:num w:numId="13">
    <w:abstractNumId w:val="10"/>
  </w:num>
  <w:num w:numId="14">
    <w:abstractNumId w:val="7"/>
  </w:num>
  <w:num w:numId="15">
    <w:abstractNumId w:val="1"/>
  </w:num>
  <w:num w:numId="16">
    <w:abstractNumId w:val="14"/>
  </w:num>
  <w:num w:numId="17">
    <w:abstractNumId w:val="8"/>
  </w:num>
  <w:num w:numId="18">
    <w:abstractNumId w:val="3"/>
  </w:num>
  <w:num w:numId="19">
    <w:abstractNumId w:val="25"/>
  </w:num>
  <w:num w:numId="20">
    <w:abstractNumId w:val="21"/>
  </w:num>
  <w:num w:numId="21">
    <w:abstractNumId w:val="0"/>
  </w:num>
  <w:num w:numId="22">
    <w:abstractNumId w:val="9"/>
  </w:num>
  <w:num w:numId="23">
    <w:abstractNumId w:val="24"/>
  </w:num>
  <w:num w:numId="24">
    <w:abstractNumId w:val="11"/>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931"/>
    <w:rsid w:val="0007127E"/>
    <w:rsid w:val="000918E0"/>
    <w:rsid w:val="000A527B"/>
    <w:rsid w:val="000B2755"/>
    <w:rsid w:val="000C1CA3"/>
    <w:rsid w:val="000C71C6"/>
    <w:rsid w:val="000C7653"/>
    <w:rsid w:val="000E111A"/>
    <w:rsid w:val="00126148"/>
    <w:rsid w:val="00132D41"/>
    <w:rsid w:val="0019769B"/>
    <w:rsid w:val="00270E2C"/>
    <w:rsid w:val="002B5494"/>
    <w:rsid w:val="003B4D70"/>
    <w:rsid w:val="003C70BE"/>
    <w:rsid w:val="003F7685"/>
    <w:rsid w:val="00473502"/>
    <w:rsid w:val="004760EB"/>
    <w:rsid w:val="004D5034"/>
    <w:rsid w:val="004F2750"/>
    <w:rsid w:val="0050445B"/>
    <w:rsid w:val="005B1B80"/>
    <w:rsid w:val="005F07F2"/>
    <w:rsid w:val="00660A95"/>
    <w:rsid w:val="0068374F"/>
    <w:rsid w:val="006C7A42"/>
    <w:rsid w:val="006D7CC8"/>
    <w:rsid w:val="006E22B1"/>
    <w:rsid w:val="007359E6"/>
    <w:rsid w:val="00741D35"/>
    <w:rsid w:val="007451CC"/>
    <w:rsid w:val="007917AD"/>
    <w:rsid w:val="008017D4"/>
    <w:rsid w:val="00834EB0"/>
    <w:rsid w:val="008B2CD6"/>
    <w:rsid w:val="008D06E6"/>
    <w:rsid w:val="008E3AC6"/>
    <w:rsid w:val="00946D66"/>
    <w:rsid w:val="00980B52"/>
    <w:rsid w:val="00985A92"/>
    <w:rsid w:val="009C1C0B"/>
    <w:rsid w:val="009E6442"/>
    <w:rsid w:val="00A30928"/>
    <w:rsid w:val="00AB477C"/>
    <w:rsid w:val="00AD33E5"/>
    <w:rsid w:val="00AE3D57"/>
    <w:rsid w:val="00B06D56"/>
    <w:rsid w:val="00B522F2"/>
    <w:rsid w:val="00B5597A"/>
    <w:rsid w:val="00B7773B"/>
    <w:rsid w:val="00BF601F"/>
    <w:rsid w:val="00C12931"/>
    <w:rsid w:val="00C13952"/>
    <w:rsid w:val="00C23172"/>
    <w:rsid w:val="00C656DC"/>
    <w:rsid w:val="00C92D35"/>
    <w:rsid w:val="00CC00EA"/>
    <w:rsid w:val="00CC1AC1"/>
    <w:rsid w:val="00CD19F1"/>
    <w:rsid w:val="00CE6861"/>
    <w:rsid w:val="00CE6E04"/>
    <w:rsid w:val="00D1240D"/>
    <w:rsid w:val="00D432CC"/>
    <w:rsid w:val="00D576CA"/>
    <w:rsid w:val="00D85CD2"/>
    <w:rsid w:val="00D97FC8"/>
    <w:rsid w:val="00DB0B77"/>
    <w:rsid w:val="00DC16CE"/>
    <w:rsid w:val="00DF2437"/>
    <w:rsid w:val="00E427A3"/>
    <w:rsid w:val="00E67E70"/>
    <w:rsid w:val="00E961C0"/>
    <w:rsid w:val="00EE65B0"/>
    <w:rsid w:val="00F13799"/>
    <w:rsid w:val="00F80B18"/>
    <w:rsid w:val="00FB0427"/>
    <w:rsid w:val="00FD087E"/>
    <w:rsid w:val="00FD40F1"/>
    <w:rsid w:val="00FD6D1B"/>
    <w:rsid w:val="00FE2077"/>
    <w:rsid w:val="00FF6AC4"/>
    <w:rsid w:val="00FF6B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B5D5"/>
  <w15:docId w15:val="{A4821BC8-289D-41BD-A96E-20E6F4A1A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AC4"/>
    <w:rPr>
      <w:rFonts w:ascii="Arial" w:hAnsi="Arial"/>
      <w:sz w:val="22"/>
    </w:rPr>
  </w:style>
  <w:style w:type="paragraph" w:styleId="Ttulo1">
    <w:name w:val="heading 1"/>
    <w:basedOn w:val="Normal"/>
    <w:next w:val="Normal"/>
    <w:uiPriority w:val="9"/>
    <w:qFormat/>
    <w:pPr>
      <w:keepNext/>
      <w:keepLines/>
      <w:spacing w:before="480" w:after="120"/>
      <w:outlineLvl w:val="0"/>
    </w:pPr>
    <w:rPr>
      <w:rFonts w:ascii="Times New Roman" w:hAnsi="Times New Roman"/>
      <w:b/>
      <w:sz w:val="48"/>
      <w:szCs w:val="48"/>
    </w:rPr>
  </w:style>
  <w:style w:type="paragraph" w:styleId="Ttulo2">
    <w:name w:val="heading 2"/>
    <w:basedOn w:val="Normal"/>
    <w:next w:val="Normal"/>
    <w:uiPriority w:val="9"/>
    <w:unhideWhenUsed/>
    <w:qFormat/>
    <w:pPr>
      <w:keepNext/>
      <w:keepLines/>
      <w:spacing w:before="360" w:after="480"/>
      <w:jc w:val="right"/>
      <w:outlineLvl w:val="1"/>
    </w:pPr>
    <w:rPr>
      <w:rFonts w:eastAsia="Arial" w:cs="Arial"/>
      <w:b/>
      <w:sz w:val="40"/>
      <w:szCs w:val="40"/>
    </w:rPr>
  </w:style>
  <w:style w:type="paragraph" w:styleId="Ttulo3">
    <w:name w:val="heading 3"/>
    <w:basedOn w:val="Normal"/>
    <w:next w:val="Normal"/>
    <w:uiPriority w:val="9"/>
    <w:unhideWhenUsed/>
    <w:qFormat/>
    <w:rsid w:val="00FF6AC4"/>
    <w:pPr>
      <w:keepNext/>
      <w:keepLines/>
      <w:shd w:val="clear" w:color="auto" w:fill="CCCCCC"/>
      <w:spacing w:before="360" w:after="120"/>
      <w:outlineLvl w:val="2"/>
    </w:pPr>
    <w:rPr>
      <w:rFonts w:ascii="Times New Roman" w:eastAsia="Arial" w:hAnsi="Times New Roman" w:cs="Arial"/>
      <w:b/>
      <w:sz w:val="28"/>
      <w:szCs w:val="28"/>
    </w:rPr>
  </w:style>
  <w:style w:type="paragraph" w:styleId="Ttulo4">
    <w:name w:val="heading 4"/>
    <w:basedOn w:val="Normal"/>
    <w:next w:val="Normal"/>
    <w:uiPriority w:val="9"/>
    <w:unhideWhenUsed/>
    <w:qFormat/>
    <w:rsid w:val="00B522F2"/>
    <w:pPr>
      <w:keepNext/>
      <w:keepLines/>
      <w:spacing w:before="60" w:after="60"/>
      <w:jc w:val="both"/>
      <w:outlineLvl w:val="3"/>
    </w:pPr>
    <w:rPr>
      <w:rFonts w:ascii="Times New Roman" w:hAnsi="Times New Roman"/>
      <w:b/>
      <w:sz w:val="28"/>
      <w:szCs w:val="22"/>
    </w:rPr>
  </w:style>
  <w:style w:type="paragraph" w:styleId="Ttulo5">
    <w:name w:val="heading 5"/>
    <w:basedOn w:val="Normal"/>
    <w:next w:val="Normal"/>
    <w:uiPriority w:val="9"/>
    <w:unhideWhenUsed/>
    <w:qFormat/>
    <w:pPr>
      <w:keepNext/>
      <w:keepLines/>
      <w:spacing w:before="240" w:after="60"/>
      <w:outlineLvl w:val="4"/>
    </w:pPr>
    <w:rPr>
      <w:rFonts w:eastAsia="Arial" w:cs="Arial"/>
      <w:b/>
      <w:sz w:val="24"/>
      <w:szCs w:val="24"/>
    </w:rPr>
  </w:style>
  <w:style w:type="paragraph" w:styleId="Ttulo6">
    <w:name w:val="heading 6"/>
    <w:basedOn w:val="Normal"/>
    <w:next w:val="Normal"/>
    <w:uiPriority w:val="9"/>
    <w:semiHidden/>
    <w:unhideWhenUsed/>
    <w:qFormat/>
    <w:pPr>
      <w:keepNext/>
      <w:keepLines/>
      <w:spacing w:before="200" w:after="40"/>
      <w:outlineLvl w:val="5"/>
    </w:pPr>
    <w:rPr>
      <w:rFonts w:ascii="Times New Roman" w:hAnsi="Times New Roman"/>
      <w:b/>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480"/>
      <w:jc w:val="right"/>
    </w:pPr>
    <w:rPr>
      <w:rFonts w:ascii="Times New Roman" w:hAnsi="Times New Roman"/>
      <w:b/>
      <w:sz w:val="60"/>
      <w:szCs w:val="6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paragraph" w:styleId="Sumrio2">
    <w:name w:val="toc 2"/>
    <w:basedOn w:val="Normal"/>
    <w:next w:val="Normal"/>
    <w:autoRedefine/>
    <w:uiPriority w:val="39"/>
    <w:unhideWhenUsed/>
    <w:rsid w:val="00741D35"/>
    <w:pPr>
      <w:spacing w:after="100"/>
      <w:ind w:left="200"/>
    </w:pPr>
    <w:rPr>
      <w:rFonts w:ascii="Times New Roman" w:hAnsi="Times New Roman"/>
      <w:sz w:val="20"/>
    </w:rPr>
  </w:style>
  <w:style w:type="paragraph" w:styleId="Sumrio3">
    <w:name w:val="toc 3"/>
    <w:basedOn w:val="Normal"/>
    <w:next w:val="Normal"/>
    <w:autoRedefine/>
    <w:uiPriority w:val="39"/>
    <w:unhideWhenUsed/>
    <w:rsid w:val="00741D35"/>
    <w:pPr>
      <w:spacing w:after="100"/>
      <w:ind w:left="400"/>
    </w:pPr>
    <w:rPr>
      <w:rFonts w:ascii="Times New Roman" w:hAnsi="Times New Roman"/>
      <w:sz w:val="20"/>
    </w:rPr>
  </w:style>
  <w:style w:type="paragraph" w:styleId="Sumrio1">
    <w:name w:val="toc 1"/>
    <w:basedOn w:val="Normal"/>
    <w:next w:val="Normal"/>
    <w:autoRedefine/>
    <w:uiPriority w:val="39"/>
    <w:unhideWhenUsed/>
    <w:rsid w:val="00741D35"/>
    <w:pPr>
      <w:spacing w:after="100"/>
    </w:pPr>
    <w:rPr>
      <w:rFonts w:ascii="Times New Roman" w:hAnsi="Times New Roman"/>
      <w:sz w:val="20"/>
    </w:rPr>
  </w:style>
  <w:style w:type="paragraph" w:styleId="Sumrio4">
    <w:name w:val="toc 4"/>
    <w:basedOn w:val="Normal"/>
    <w:next w:val="Normal"/>
    <w:autoRedefine/>
    <w:uiPriority w:val="39"/>
    <w:unhideWhenUsed/>
    <w:rsid w:val="00741D35"/>
    <w:pPr>
      <w:spacing w:after="100"/>
      <w:ind w:left="600"/>
    </w:pPr>
    <w:rPr>
      <w:rFonts w:ascii="Times New Roman" w:hAnsi="Times New Roman"/>
      <w:sz w:val="20"/>
    </w:rPr>
  </w:style>
  <w:style w:type="paragraph" w:styleId="Sumrio5">
    <w:name w:val="toc 5"/>
    <w:basedOn w:val="Normal"/>
    <w:next w:val="Normal"/>
    <w:autoRedefine/>
    <w:uiPriority w:val="39"/>
    <w:unhideWhenUsed/>
    <w:rsid w:val="00741D35"/>
    <w:pPr>
      <w:spacing w:after="100"/>
      <w:ind w:left="800"/>
    </w:pPr>
    <w:rPr>
      <w:rFonts w:ascii="Times New Roman" w:hAnsi="Times New Roman"/>
      <w:sz w:val="20"/>
    </w:rPr>
  </w:style>
  <w:style w:type="character" w:styleId="Hyperlink">
    <w:name w:val="Hyperlink"/>
    <w:basedOn w:val="Fontepargpadro"/>
    <w:uiPriority w:val="99"/>
    <w:unhideWhenUsed/>
    <w:rsid w:val="00741D35"/>
    <w:rPr>
      <w:color w:val="0000FF" w:themeColor="hyperlink"/>
      <w:u w:val="single"/>
    </w:rPr>
  </w:style>
  <w:style w:type="paragraph" w:styleId="PargrafodaLista">
    <w:name w:val="List Paragraph"/>
    <w:basedOn w:val="Normal"/>
    <w:uiPriority w:val="34"/>
    <w:qFormat/>
    <w:rsid w:val="00D432CC"/>
    <w:pPr>
      <w:ind w:left="720"/>
      <w:contextualSpacing/>
    </w:pPr>
    <w:rPr>
      <w:rFonts w:ascii="Times New Roman" w:hAnsi="Times New Roman"/>
      <w:sz w:val="20"/>
    </w:rPr>
  </w:style>
  <w:style w:type="character" w:styleId="HiperlinkVisitado">
    <w:name w:val="FollowedHyperlink"/>
    <w:basedOn w:val="Fontepargpadro"/>
    <w:uiPriority w:val="99"/>
    <w:semiHidden/>
    <w:unhideWhenUsed/>
    <w:rsid w:val="006837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hyperlink" Target="https://c88168.axshare.com/" TargetMode="External"/><Relationship Id="rId39" Type="http://schemas.openxmlformats.org/officeDocument/2006/relationships/image" Target="media/image24.png"/><Relationship Id="rId21" Type="http://schemas.openxmlformats.org/officeDocument/2006/relationships/image" Target="media/image9.jp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6.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eader" Target="header5.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6.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2622C-76C4-4DC3-A316-8A3F5995C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8793</Words>
  <Characters>47488</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Leal</dc:creator>
  <cp:lastModifiedBy>Anderson Leal</cp:lastModifiedBy>
  <cp:revision>2</cp:revision>
  <dcterms:created xsi:type="dcterms:W3CDTF">2020-08-17T13:53:00Z</dcterms:created>
  <dcterms:modified xsi:type="dcterms:W3CDTF">2020-08-17T13:53:00Z</dcterms:modified>
</cp:coreProperties>
</file>